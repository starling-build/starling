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80" w:lineRule="exact"/>
        <w:jc w:val="center"/>
        <w:textAlignment w:val="auto"/>
        <w:rPr>
          <w:rFonts w:hint="eastAsia" w:ascii="方正小标宋简体" w:hAnsi="方正小标宋简体" w:eastAsia="方正小标宋简体" w:cs="方正小标宋简体"/>
          <w:b w:val="0"/>
          <w:bCs w:val="0"/>
          <w:sz w:val="44"/>
          <w:szCs w:val="44"/>
          <w:highlight w:val="none"/>
        </w:rPr>
      </w:pPr>
      <w:r>
        <w:rPr>
          <w:rFonts w:hint="eastAsia" w:ascii="方正小标宋简体" w:hAnsi="方正小标宋简体" w:eastAsia="方正小标宋简体" w:cs="方正小标宋简体"/>
          <w:b w:val="0"/>
          <w:bCs w:val="0"/>
          <w:sz w:val="44"/>
          <w:szCs w:val="44"/>
          <w:highlight w:val="none"/>
        </w:rPr>
        <w:t>浙</w:t>
      </w:r>
      <w:bookmarkStart w:id="0" w:name="_GoBack"/>
      <w:bookmarkEnd w:id="0"/>
      <w:r>
        <w:rPr>
          <w:rFonts w:hint="eastAsia" w:ascii="方正小标宋简体" w:hAnsi="方正小标宋简体" w:eastAsia="方正小标宋简体" w:cs="方正小标宋简体"/>
          <w:b w:val="0"/>
          <w:bCs w:val="0"/>
          <w:sz w:val="44"/>
          <w:szCs w:val="44"/>
          <w:highlight w:val="none"/>
        </w:rPr>
        <w:t>江省交通建设工程从业主体</w:t>
      </w:r>
    </w:p>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80" w:lineRule="exact"/>
        <w:jc w:val="center"/>
        <w:textAlignment w:val="auto"/>
        <w:rPr>
          <w:rFonts w:hint="eastAsia" w:ascii="方正小标宋简体" w:hAnsi="方正小标宋简体" w:eastAsia="方正小标宋简体" w:cs="方正小标宋简体"/>
          <w:b w:val="0"/>
          <w:bCs w:val="0"/>
          <w:sz w:val="44"/>
          <w:szCs w:val="44"/>
          <w:highlight w:val="none"/>
        </w:rPr>
      </w:pPr>
      <w:r>
        <w:rPr>
          <w:rFonts w:hint="eastAsia" w:ascii="方正小标宋简体" w:hAnsi="方正小标宋简体" w:eastAsia="方正小标宋简体" w:cs="方正小标宋简体"/>
          <w:b w:val="0"/>
          <w:bCs w:val="0"/>
          <w:sz w:val="44"/>
          <w:szCs w:val="44"/>
          <w:highlight w:val="none"/>
        </w:rPr>
        <w:t>信用评价管理细则（试行）</w:t>
      </w:r>
    </w:p>
    <w:p>
      <w:pPr>
        <w:keepNext w:val="0"/>
        <w:keepLines w:val="0"/>
        <w:pageBreakBefore w:val="0"/>
        <w:widowControl/>
        <w:tabs>
          <w:tab w:val="left" w:pos="4760"/>
        </w:tabs>
        <w:kinsoku/>
        <w:wordWrap/>
        <w:topLinePunct w:val="0"/>
        <w:autoSpaceDN/>
        <w:bidi w:val="0"/>
        <w:snapToGrid/>
        <w:spacing w:line="580" w:lineRule="exact"/>
        <w:jc w:val="left"/>
        <w:rPr>
          <w:rFonts w:ascii="仿宋_GB2312"/>
          <w:b w:val="0"/>
          <w:bCs w:val="0"/>
          <w:szCs w:val="32"/>
          <w:highlight w:val="none"/>
        </w:rPr>
      </w:pPr>
      <w:r>
        <w:rPr>
          <w:rFonts w:hint="eastAsia" w:ascii="仿宋_GB2312"/>
          <w:b w:val="0"/>
          <w:bCs w:val="0"/>
          <w:szCs w:val="32"/>
          <w:highlight w:val="none"/>
        </w:rPr>
        <w:tab/>
      </w:r>
    </w:p>
    <w:p>
      <w:pPr>
        <w:keepNext w:val="0"/>
        <w:keepLines w:val="0"/>
        <w:pageBreakBefore w:val="0"/>
        <w:widowControl/>
        <w:kinsoku/>
        <w:wordWrap/>
        <w:topLinePunct w:val="0"/>
        <w:autoSpaceDN/>
        <w:bidi w:val="0"/>
        <w:snapToGrid/>
        <w:spacing w:line="580" w:lineRule="exact"/>
        <w:ind w:firstLine="640" w:firstLineChars="200"/>
        <w:jc w:val="both"/>
        <w:rPr>
          <w:rFonts w:hint="eastAsia" w:ascii="仿宋_GB2312" w:hAnsi="仿宋_GB2312" w:eastAsia="仿宋_GB2312" w:cs="仿宋_GB2312"/>
          <w:b w:val="0"/>
          <w:bCs w:val="0"/>
          <w:szCs w:val="32"/>
          <w:highlight w:val="none"/>
        </w:rPr>
      </w:pPr>
      <w:r>
        <w:rPr>
          <w:rFonts w:hint="eastAsia" w:ascii="仿宋_GB2312" w:hAnsi="仿宋_GB2312" w:eastAsia="仿宋_GB2312" w:cs="仿宋_GB2312"/>
          <w:b w:val="0"/>
          <w:bCs w:val="0"/>
          <w:szCs w:val="32"/>
          <w:highlight w:val="none"/>
        </w:rPr>
        <w:t>为推进全省</w:t>
      </w:r>
      <w:r>
        <w:rPr>
          <w:rFonts w:hint="eastAsia" w:ascii="仿宋_GB2312" w:hAnsi="仿宋_GB2312" w:eastAsia="仿宋_GB2312" w:cs="仿宋_GB2312"/>
          <w:b w:val="0"/>
          <w:bCs w:val="0"/>
          <w:color w:val="000000"/>
          <w:szCs w:val="32"/>
          <w:highlight w:val="none"/>
        </w:rPr>
        <w:t>交通</w:t>
      </w:r>
      <w:r>
        <w:rPr>
          <w:rFonts w:hint="eastAsia" w:ascii="仿宋_GB2312" w:hAnsi="仿宋_GB2312" w:eastAsia="仿宋_GB2312" w:cs="仿宋_GB2312"/>
          <w:b w:val="0"/>
          <w:bCs w:val="0"/>
          <w:szCs w:val="32"/>
          <w:highlight w:val="none"/>
        </w:rPr>
        <w:t>建设工程领域信用体系建设，构建权利平等、机会平等、规则平等的营商环境，根据《国务院办公厅关于加快推进社会信用体系建设构建以信用为基础的新型监管机制的指导意见》（</w:t>
      </w:r>
      <w:r>
        <w:rPr>
          <w:rFonts w:hint="eastAsia" w:ascii="仿宋_GB2312" w:hAnsi="仿宋_GB2312" w:eastAsia="仿宋_GB2312" w:cs="仿宋_GB2312"/>
          <w:b w:val="0"/>
          <w:bCs w:val="0"/>
          <w:color w:val="232323"/>
          <w:szCs w:val="32"/>
          <w:highlight w:val="none"/>
        </w:rPr>
        <w:t>国办发〔2019〕35号</w:t>
      </w:r>
      <w:r>
        <w:rPr>
          <w:rFonts w:hint="eastAsia" w:ascii="仿宋_GB2312" w:hAnsi="仿宋_GB2312" w:eastAsia="仿宋_GB2312" w:cs="仿宋_GB2312"/>
          <w:b w:val="0"/>
          <w:bCs w:val="0"/>
          <w:szCs w:val="32"/>
          <w:highlight w:val="none"/>
        </w:rPr>
        <w:t>）和《国务院办公厅关于进一步完善失信约束制度构建诚信建设长效机制的指导意见》（</w:t>
      </w:r>
      <w:r>
        <w:rPr>
          <w:rFonts w:hint="eastAsia" w:ascii="仿宋_GB2312" w:hAnsi="仿宋_GB2312" w:eastAsia="仿宋_GB2312" w:cs="仿宋_GB2312"/>
          <w:b w:val="0"/>
          <w:bCs w:val="0"/>
          <w:color w:val="232323"/>
          <w:szCs w:val="32"/>
          <w:highlight w:val="none"/>
        </w:rPr>
        <w:t>国办发〔2020〕49号</w:t>
      </w:r>
      <w:r>
        <w:rPr>
          <w:rFonts w:hint="eastAsia" w:ascii="仿宋_GB2312" w:hAnsi="仿宋_GB2312" w:eastAsia="仿宋_GB2312" w:cs="仿宋_GB2312"/>
          <w:b w:val="0"/>
          <w:bCs w:val="0"/>
          <w:szCs w:val="32"/>
          <w:highlight w:val="none"/>
        </w:rPr>
        <w:t>），以及《浙江省公共信用信息管理条例》等相关规定，按照“依法依规、公平公正、审慎适度、过惩相当”原则，结合我省实际，制定本细则。</w:t>
      </w:r>
    </w:p>
    <w:p>
      <w:pPr>
        <w:keepNext w:val="0"/>
        <w:keepLines w:val="0"/>
        <w:pageBreakBefore w:val="0"/>
        <w:kinsoku/>
        <w:wordWrap/>
        <w:overflowPunct w:val="0"/>
        <w:topLinePunct w:val="0"/>
        <w:autoSpaceDN/>
        <w:bidi w:val="0"/>
        <w:snapToGrid/>
        <w:spacing w:line="580" w:lineRule="exact"/>
        <w:ind w:firstLine="645"/>
        <w:jc w:val="left"/>
        <w:rPr>
          <w:rFonts w:ascii="黑体" w:hAnsi="黑体" w:eastAsia="黑体"/>
          <w:b w:val="0"/>
          <w:bCs w:val="0"/>
          <w:szCs w:val="32"/>
          <w:highlight w:val="none"/>
        </w:rPr>
      </w:pPr>
      <w:r>
        <w:rPr>
          <w:rFonts w:hint="eastAsia" w:ascii="黑体" w:hAnsi="黑体" w:eastAsia="黑体"/>
          <w:b w:val="0"/>
          <w:bCs w:val="0"/>
          <w:szCs w:val="32"/>
          <w:highlight w:val="none"/>
        </w:rPr>
        <w:t>一、适用范围</w:t>
      </w:r>
    </w:p>
    <w:p>
      <w:pPr>
        <w:keepNext w:val="0"/>
        <w:keepLines w:val="0"/>
        <w:pageBreakBefore w:val="0"/>
        <w:kinsoku/>
        <w:wordWrap/>
        <w:overflowPunct w:val="0"/>
        <w:topLinePunct w:val="0"/>
        <w:autoSpaceDE w:val="0"/>
        <w:autoSpaceDN/>
        <w:bidi w:val="0"/>
        <w:adjustRightInd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本细则适用于浙江省内公路水运建设工程设计、施工、监理、试验检测等从业单位和设计负责人、施工项目经理、施工技术负责人、施工安全负责人、总监理工程师、副总监理工程师、试验检测项目负责人、试验检测技术负责人等从业人员，以及</w:t>
      </w:r>
      <w:r>
        <w:rPr>
          <w:rFonts w:hint="eastAsia" w:ascii="仿宋_GB2312"/>
          <w:b w:val="0"/>
          <w:bCs w:val="0"/>
          <w:kern w:val="0"/>
          <w:szCs w:val="32"/>
          <w:highlight w:val="none"/>
        </w:rPr>
        <w:t>由我省交通运输主管部门监管的</w:t>
      </w:r>
      <w:r>
        <w:rPr>
          <w:rFonts w:hint="eastAsia" w:ascii="仿宋_GB2312"/>
          <w:b w:val="0"/>
          <w:bCs w:val="0"/>
          <w:szCs w:val="32"/>
          <w:highlight w:val="none"/>
        </w:rPr>
        <w:t>地方铁路、城际轨道建设工程施工单位（以下简称“从业主体”）的信用信息采集、归集、共享、评价、应用等管理工作。</w:t>
      </w:r>
    </w:p>
    <w:p>
      <w:pPr>
        <w:pStyle w:val="7"/>
        <w:keepNext w:val="0"/>
        <w:keepLines w:val="0"/>
        <w:pageBreakBefore w:val="0"/>
        <w:kinsoku/>
        <w:wordWrap/>
        <w:overflowPunct w:val="0"/>
        <w:topLinePunct w:val="0"/>
        <w:autoSpaceDN/>
        <w:bidi w:val="0"/>
        <w:snapToGrid/>
        <w:spacing w:line="580" w:lineRule="exact"/>
        <w:ind w:left="640" w:firstLine="0" w:firstLineChars="0"/>
        <w:jc w:val="left"/>
        <w:rPr>
          <w:rFonts w:ascii="黑体" w:hAnsi="黑体" w:eastAsia="黑体"/>
          <w:b w:val="0"/>
          <w:bCs w:val="0"/>
          <w:szCs w:val="32"/>
          <w:highlight w:val="none"/>
        </w:rPr>
      </w:pPr>
      <w:r>
        <w:rPr>
          <w:rFonts w:hint="eastAsia" w:ascii="黑体" w:hAnsi="黑体" w:eastAsia="黑体"/>
          <w:b w:val="0"/>
          <w:bCs w:val="0"/>
          <w:szCs w:val="32"/>
          <w:highlight w:val="none"/>
        </w:rPr>
        <w:t>二、职责分工</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（一）省级交通运输主管部门指导、监督全省</w:t>
      </w:r>
      <w:r>
        <w:rPr>
          <w:rFonts w:hint="eastAsia" w:ascii="仿宋_GB2312"/>
          <w:b w:val="0"/>
          <w:bCs w:val="0"/>
          <w:highlight w:val="none"/>
        </w:rPr>
        <w:t>交通</w:t>
      </w:r>
      <w:r>
        <w:rPr>
          <w:rFonts w:hint="eastAsia" w:ascii="仿宋_GB2312"/>
          <w:b w:val="0"/>
          <w:bCs w:val="0"/>
          <w:kern w:val="0"/>
          <w:szCs w:val="32"/>
          <w:highlight w:val="none"/>
        </w:rPr>
        <w:t>建设工程信用评价管理工作，</w:t>
      </w:r>
      <w:r>
        <w:rPr>
          <w:rFonts w:hint="eastAsia" w:ascii="仿宋_GB2312"/>
          <w:b w:val="0"/>
          <w:bCs w:val="0"/>
          <w:highlight w:val="none"/>
        </w:rPr>
        <w:t>制定全省交通建设工程从业主体信用评价细则</w:t>
      </w:r>
      <w:r>
        <w:rPr>
          <w:rFonts w:hint="eastAsia" w:ascii="仿宋_GB2312"/>
          <w:b w:val="0"/>
          <w:bCs w:val="0"/>
          <w:highlight w:val="none"/>
          <w:lang w:eastAsia="zh-CN"/>
        </w:rPr>
        <w:t>，</w:t>
      </w:r>
      <w:r>
        <w:rPr>
          <w:rFonts w:hint="eastAsia" w:ascii="仿宋_GB2312"/>
          <w:b w:val="0"/>
          <w:bCs w:val="0"/>
          <w:highlight w:val="none"/>
        </w:rPr>
        <w:t>组织开展全省交通建设工程从业主体信用评价工作</w:t>
      </w:r>
      <w:r>
        <w:rPr>
          <w:rFonts w:hint="eastAsia" w:ascii="仿宋_GB2312"/>
          <w:b w:val="0"/>
          <w:bCs w:val="0"/>
          <w:kern w:val="0"/>
          <w:szCs w:val="32"/>
          <w:highlight w:val="none"/>
        </w:rPr>
        <w:t>，</w:t>
      </w:r>
      <w:r>
        <w:rPr>
          <w:rFonts w:hint="eastAsia" w:ascii="仿宋_GB2312"/>
          <w:b w:val="0"/>
          <w:bCs w:val="0"/>
          <w:highlight w:val="none"/>
        </w:rPr>
        <w:t>归集监督检查活动中产生的有关信用信息和省级其他监督部门提供的相关信用信息，</w:t>
      </w:r>
      <w:r>
        <w:rPr>
          <w:rFonts w:hint="eastAsia" w:ascii="仿宋_GB2312"/>
          <w:b w:val="0"/>
          <w:bCs w:val="0"/>
          <w:kern w:val="0"/>
          <w:szCs w:val="32"/>
          <w:highlight w:val="none"/>
        </w:rPr>
        <w:t>认定、发布、应用全省</w:t>
      </w:r>
      <w:r>
        <w:rPr>
          <w:rFonts w:hint="eastAsia" w:ascii="仿宋_GB2312"/>
          <w:b w:val="0"/>
          <w:bCs w:val="0"/>
          <w:highlight w:val="none"/>
        </w:rPr>
        <w:t>交通</w:t>
      </w:r>
      <w:r>
        <w:rPr>
          <w:rFonts w:hint="eastAsia" w:ascii="仿宋_GB2312"/>
          <w:b w:val="0"/>
          <w:bCs w:val="0"/>
          <w:kern w:val="0"/>
          <w:szCs w:val="32"/>
          <w:highlight w:val="none"/>
        </w:rPr>
        <w:t>建设工程从业主体的信用评价结果。</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省公路与运输管理中心、省港航管理中心、省交通工程管理中心按照各自职责做好信用评价管理工作。</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（二）市级交通运输（</w:t>
      </w:r>
      <w:r>
        <w:rPr>
          <w:rFonts w:hint="eastAsia" w:ascii="仿宋_GB2312"/>
          <w:b w:val="0"/>
          <w:bCs w:val="0"/>
          <w:szCs w:val="32"/>
          <w:highlight w:val="none"/>
        </w:rPr>
        <w:t>港航</w:t>
      </w:r>
      <w:r>
        <w:rPr>
          <w:rFonts w:hint="eastAsia" w:ascii="仿宋_GB2312"/>
          <w:b w:val="0"/>
          <w:bCs w:val="0"/>
          <w:kern w:val="0"/>
          <w:szCs w:val="32"/>
          <w:highlight w:val="none"/>
        </w:rPr>
        <w:t>）主管部门指导、监督辖区内从业主体信用评价管理工作，负责辖区内新增项目基础信息和从业主体基础信息审核，归集监督检查活动中产生的有关信用信息和市级其他监督部门提供的相关信用信息，应用信用评价结果。</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（三）县级交通运输主管部门负责辖区内从业主体信用评价管理工作，归集监督检查活动中产生的有关信用信息和县级其他监督部门提供的相关信用信息，应用信用评价结果。</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（四）项目建设单位（实施机构）负责录入项目基础信息和从业主体基础信息，录入项目建设管理活动中产生的有关信用信息，应用信用评价结果。</w:t>
      </w:r>
    </w:p>
    <w:p>
      <w:pPr>
        <w:pStyle w:val="7"/>
        <w:keepNext w:val="0"/>
        <w:keepLines w:val="0"/>
        <w:pageBreakBefore w:val="0"/>
        <w:kinsoku/>
        <w:wordWrap/>
        <w:overflowPunct w:val="0"/>
        <w:topLinePunct w:val="0"/>
        <w:autoSpaceDN/>
        <w:bidi w:val="0"/>
        <w:snapToGrid/>
        <w:spacing w:line="580" w:lineRule="exact"/>
        <w:ind w:firstLine="640"/>
        <w:jc w:val="left"/>
        <w:rPr>
          <w:rFonts w:ascii="黑体" w:hAnsi="黑体" w:eastAsia="黑体"/>
          <w:b w:val="0"/>
          <w:bCs w:val="0"/>
          <w:szCs w:val="32"/>
          <w:highlight w:val="none"/>
        </w:rPr>
      </w:pPr>
      <w:r>
        <w:rPr>
          <w:rFonts w:hint="eastAsia" w:ascii="黑体" w:hAnsi="黑体" w:eastAsia="黑体"/>
          <w:b w:val="0"/>
          <w:bCs w:val="0"/>
          <w:szCs w:val="32"/>
          <w:highlight w:val="none"/>
        </w:rPr>
        <w:t>三、信用信息主要内容</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信用信息包括基础信息、不良信息和守信激励信息。</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eastAsia="楷体_GB2312"/>
          <w:b w:val="0"/>
          <w:bCs w:val="0"/>
          <w:kern w:val="0"/>
          <w:szCs w:val="32"/>
          <w:highlight w:val="none"/>
        </w:rPr>
      </w:pPr>
      <w:r>
        <w:rPr>
          <w:rFonts w:hint="eastAsia" w:eastAsia="楷体_GB2312"/>
          <w:b w:val="0"/>
          <w:bCs w:val="0"/>
          <w:kern w:val="0"/>
          <w:szCs w:val="32"/>
          <w:highlight w:val="none"/>
        </w:rPr>
        <w:t>（一）基础信息主要包括：</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浙江省内</w:t>
      </w:r>
      <w:r>
        <w:rPr>
          <w:rFonts w:hint="eastAsia" w:ascii="方正仿宋_GB18030" w:hAnsi="方正仿宋_GB18030" w:eastAsia="方正仿宋_GB18030" w:cs="方正仿宋_GB18030"/>
          <w:b w:val="0"/>
          <w:bCs w:val="0"/>
          <w:color w:val="000000"/>
          <w:szCs w:val="32"/>
          <w:highlight w:val="none"/>
        </w:rPr>
        <w:t>交通</w:t>
      </w:r>
      <w:r>
        <w:rPr>
          <w:rFonts w:hint="eastAsia" w:ascii="仿宋_GB2312"/>
          <w:b w:val="0"/>
          <w:bCs w:val="0"/>
          <w:szCs w:val="32"/>
          <w:highlight w:val="none"/>
        </w:rPr>
        <w:t>建设工程项目代码、工程概况、标段设置、合同金额、季度进展等项目</w:t>
      </w:r>
      <w:r>
        <w:rPr>
          <w:rFonts w:hint="eastAsia" w:ascii="仿宋_GB2312"/>
          <w:b w:val="0"/>
          <w:bCs w:val="0"/>
          <w:kern w:val="0"/>
          <w:szCs w:val="32"/>
          <w:highlight w:val="none"/>
        </w:rPr>
        <w:t>基础</w:t>
      </w:r>
      <w:r>
        <w:rPr>
          <w:rFonts w:hint="eastAsia" w:ascii="仿宋_GB2312"/>
          <w:b w:val="0"/>
          <w:bCs w:val="0"/>
          <w:szCs w:val="32"/>
          <w:highlight w:val="none"/>
        </w:rPr>
        <w:t>信息</w:t>
      </w:r>
      <w:r>
        <w:rPr>
          <w:rFonts w:hint="eastAsia" w:ascii="仿宋_GB2312"/>
          <w:b w:val="0"/>
          <w:bCs w:val="0"/>
          <w:szCs w:val="32"/>
          <w:highlight w:val="none"/>
          <w:lang w:eastAsia="zh-CN"/>
        </w:rPr>
        <w:t>；</w:t>
      </w:r>
      <w:r>
        <w:rPr>
          <w:rFonts w:hint="eastAsia" w:ascii="仿宋_GB2312"/>
          <w:b w:val="0"/>
          <w:bCs w:val="0"/>
          <w:szCs w:val="32"/>
          <w:highlight w:val="none"/>
        </w:rPr>
        <w:t>从业单位名称、资质等级、从业人员姓名、职务等从业主体基础信息。</w:t>
      </w:r>
    </w:p>
    <w:p>
      <w:pPr>
        <w:keepNext w:val="0"/>
        <w:keepLines w:val="0"/>
        <w:pageBreakBefore w:val="0"/>
        <w:kinsoku/>
        <w:wordWrap/>
        <w:overflowPunct w:val="0"/>
        <w:topLinePunct w:val="0"/>
        <w:autoSpaceDN/>
        <w:bidi w:val="0"/>
        <w:snapToGrid/>
        <w:spacing w:line="580" w:lineRule="exact"/>
        <w:ind w:firstLine="640" w:firstLineChars="200"/>
        <w:jc w:val="left"/>
        <w:rPr>
          <w:rFonts w:eastAsia="楷体_GB2312"/>
          <w:b w:val="0"/>
          <w:bCs w:val="0"/>
          <w:kern w:val="0"/>
          <w:szCs w:val="32"/>
          <w:highlight w:val="none"/>
        </w:rPr>
      </w:pPr>
      <w:r>
        <w:rPr>
          <w:rFonts w:hint="eastAsia" w:eastAsia="楷体_GB2312"/>
          <w:b w:val="0"/>
          <w:bCs w:val="0"/>
          <w:kern w:val="0"/>
          <w:szCs w:val="32"/>
          <w:highlight w:val="none"/>
        </w:rPr>
        <w:t>（二）不良信息主要包括：</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1.</w:t>
      </w:r>
      <w:r>
        <w:rPr>
          <w:rFonts w:hint="eastAsia" w:ascii="仿宋_GB2312"/>
          <w:b w:val="0"/>
          <w:bCs w:val="0"/>
          <w:color w:val="232323"/>
          <w:szCs w:val="32"/>
          <w:highlight w:val="none"/>
        </w:rPr>
        <w:t>在法定期限内未提起行政复议、行政诉讼，或者经行政复议、行政诉讼最终维持原决定的行政处罚信息，但适用简易程序作出的除外</w:t>
      </w:r>
      <w:r>
        <w:rPr>
          <w:rFonts w:hint="eastAsia" w:ascii="仿宋_GB2312"/>
          <w:b w:val="0"/>
          <w:bCs w:val="0"/>
          <w:color w:val="232323"/>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2.</w:t>
      </w:r>
      <w:r>
        <w:rPr>
          <w:rFonts w:hint="eastAsia" w:ascii="仿宋_GB2312"/>
          <w:b w:val="0"/>
          <w:bCs w:val="0"/>
          <w:color w:val="232323"/>
          <w:szCs w:val="32"/>
          <w:highlight w:val="none"/>
        </w:rPr>
        <w:t>经司法生效判决认定构成犯罪的信息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3.不履行判决、裁定等生效法律文书的信息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4.</w:t>
      </w:r>
      <w:r>
        <w:rPr>
          <w:rFonts w:hint="eastAsia" w:ascii="仿宋_GB2312"/>
          <w:b w:val="0"/>
          <w:bCs w:val="0"/>
          <w:color w:val="232323"/>
          <w:szCs w:val="32"/>
          <w:highlight w:val="none"/>
        </w:rPr>
        <w:t>不履行行政决定而被依法行政强制执行的信息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5.根据国家和省有关标准或者规定认定的严重失信名单信息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6.行政检查、有关合同履行不良信息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7.工程质量和生产安全事故相关不良信息</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8.其他依法依规认定的不良信息。</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eastAsia="楷体_GB2312"/>
          <w:b w:val="0"/>
          <w:bCs w:val="0"/>
          <w:kern w:val="0"/>
          <w:szCs w:val="32"/>
          <w:highlight w:val="none"/>
        </w:rPr>
      </w:pPr>
      <w:r>
        <w:rPr>
          <w:rFonts w:hint="eastAsia" w:eastAsia="楷体_GB2312"/>
          <w:b w:val="0"/>
          <w:bCs w:val="0"/>
          <w:kern w:val="0"/>
          <w:szCs w:val="32"/>
          <w:highlight w:val="none"/>
        </w:rPr>
        <w:t>（三）守信激励信息主要包括：</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抢险救灾和工程建设推进相关嘉奖、工程质量奖项、“</w:t>
      </w:r>
      <w:r>
        <w:rPr>
          <w:rFonts w:hint="eastAsia" w:ascii="仿宋_GB2312"/>
          <w:b w:val="0"/>
          <w:bCs w:val="0"/>
          <w:kern w:val="0"/>
          <w:szCs w:val="32"/>
          <w:highlight w:val="none"/>
        </w:rPr>
        <w:t>平安百年品质工程</w:t>
      </w:r>
      <w:r>
        <w:rPr>
          <w:rFonts w:hint="eastAsia" w:ascii="仿宋_GB2312"/>
          <w:b w:val="0"/>
          <w:bCs w:val="0"/>
          <w:szCs w:val="32"/>
          <w:highlight w:val="none"/>
        </w:rPr>
        <w:t>”</w:t>
      </w:r>
      <w:r>
        <w:rPr>
          <w:rFonts w:hint="eastAsia" w:ascii="仿宋_GB2312"/>
          <w:b w:val="0"/>
          <w:bCs w:val="0"/>
          <w:kern w:val="0"/>
          <w:szCs w:val="32"/>
          <w:highlight w:val="none"/>
        </w:rPr>
        <w:t>示范创建或示范冠名、认定和应用首台（套）设备、交通运输部平安工程冠名，以</w:t>
      </w:r>
      <w:r>
        <w:rPr>
          <w:rFonts w:hint="eastAsia" w:ascii="仿宋_GB2312"/>
          <w:b w:val="0"/>
          <w:bCs w:val="0"/>
          <w:szCs w:val="32"/>
          <w:highlight w:val="none"/>
        </w:rPr>
        <w:t>及其他省级以上表彰通报认定的激励信息。</w:t>
      </w:r>
    </w:p>
    <w:p>
      <w:pPr>
        <w:pStyle w:val="7"/>
        <w:keepNext w:val="0"/>
        <w:keepLines w:val="0"/>
        <w:pageBreakBefore w:val="0"/>
        <w:kinsoku/>
        <w:wordWrap/>
        <w:overflowPunct w:val="0"/>
        <w:topLinePunct w:val="0"/>
        <w:autoSpaceDN/>
        <w:bidi w:val="0"/>
        <w:snapToGrid/>
        <w:spacing w:line="580" w:lineRule="exact"/>
        <w:ind w:left="640" w:firstLine="0" w:firstLineChars="0"/>
        <w:jc w:val="left"/>
        <w:rPr>
          <w:rFonts w:ascii="黑体" w:hAnsi="黑体" w:eastAsia="黑体"/>
          <w:b w:val="0"/>
          <w:bCs w:val="0"/>
          <w:szCs w:val="32"/>
          <w:highlight w:val="none"/>
        </w:rPr>
      </w:pPr>
      <w:r>
        <w:rPr>
          <w:rFonts w:hint="eastAsia" w:ascii="黑体" w:hAnsi="黑体" w:eastAsia="黑体"/>
          <w:b w:val="0"/>
          <w:bCs w:val="0"/>
          <w:szCs w:val="32"/>
          <w:highlight w:val="none"/>
        </w:rPr>
        <w:t>四、评价范围</w:t>
      </w:r>
    </w:p>
    <w:p>
      <w:pPr>
        <w:pStyle w:val="7"/>
        <w:keepNext w:val="0"/>
        <w:keepLines w:val="0"/>
        <w:pageBreakBefore w:val="0"/>
        <w:kinsoku/>
        <w:wordWrap/>
        <w:overflowPunct w:val="0"/>
        <w:topLinePunct w:val="0"/>
        <w:autoSpaceDN/>
        <w:bidi w:val="0"/>
        <w:snapToGrid/>
        <w:spacing w:line="580" w:lineRule="exact"/>
        <w:ind w:left="-2" w:firstLine="628" w:firstLineChars="0"/>
        <w:jc w:val="both"/>
        <w:outlineLvl w:val="0"/>
        <w:rPr>
          <w:rFonts w:ascii="楷体_GB2312" w:hAnsi="楷体_GB2312" w:eastAsia="楷体_GB2312" w:cs="楷体_GB2312"/>
          <w:b w:val="0"/>
          <w:bCs w:val="0"/>
          <w:szCs w:val="32"/>
          <w:highlight w:val="none"/>
        </w:rPr>
      </w:pPr>
      <w:r>
        <w:rPr>
          <w:rFonts w:hint="eastAsia" w:ascii="楷体_GB2312" w:hAnsi="楷体_GB2312" w:eastAsia="楷体_GB2312" w:cs="楷体_GB2312"/>
          <w:b w:val="0"/>
          <w:bCs w:val="0"/>
          <w:szCs w:val="32"/>
          <w:highlight w:val="none"/>
        </w:rPr>
        <w:t>（一）常规评价项目及时间</w:t>
      </w:r>
    </w:p>
    <w:p>
      <w:pPr>
        <w:keepNext w:val="0"/>
        <w:keepLines w:val="0"/>
        <w:pageBreakBefore w:val="0"/>
        <w:widowControl/>
        <w:kinsoku/>
        <w:wordWrap/>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评价项目：</w:t>
      </w:r>
    </w:p>
    <w:p>
      <w:pPr>
        <w:keepNext w:val="0"/>
        <w:keepLines w:val="0"/>
        <w:pageBreakBefore w:val="0"/>
        <w:widowControl/>
        <w:kinsoku/>
        <w:wordWrap/>
        <w:topLinePunct w:val="0"/>
        <w:autoSpaceDN/>
        <w:bidi w:val="0"/>
        <w:snapToGrid/>
        <w:spacing w:line="580" w:lineRule="exact"/>
        <w:ind w:firstLine="640" w:firstLineChars="200"/>
        <w:jc w:val="both"/>
        <w:rPr>
          <w:rFonts w:hint="eastAsia" w:ascii="仿宋_GB2312" w:eastAsia="仿宋_GB2312"/>
          <w:b w:val="0"/>
          <w:bCs w:val="0"/>
          <w:kern w:val="0"/>
          <w:szCs w:val="32"/>
          <w:highlight w:val="none"/>
          <w:lang w:eastAsia="zh-CN"/>
        </w:rPr>
      </w:pPr>
      <w:r>
        <w:rPr>
          <w:rFonts w:hint="eastAsia" w:ascii="仿宋_GB2312"/>
          <w:b w:val="0"/>
          <w:bCs w:val="0"/>
          <w:kern w:val="0"/>
          <w:szCs w:val="32"/>
          <w:highlight w:val="none"/>
        </w:rPr>
        <w:t>1.公路建设项目主体工程（公路路基、路面、桥梁、隧道、交叉工程）合同价在2000万元及以上且项目概算总投资在1亿元及以上的施工标段</w:t>
      </w:r>
      <w:r>
        <w:rPr>
          <w:rFonts w:hint="eastAsia" w:ascii="仿宋_GB2312"/>
          <w:b w:val="0"/>
          <w:bCs w:val="0"/>
          <w:kern w:val="0"/>
          <w:szCs w:val="32"/>
          <w:highlight w:val="none"/>
          <w:lang w:eastAsia="zh-CN"/>
        </w:rPr>
        <w:t>，</w:t>
      </w:r>
      <w:r>
        <w:rPr>
          <w:rFonts w:hint="eastAsia" w:ascii="仿宋_GB2312"/>
          <w:b w:val="0"/>
          <w:bCs w:val="0"/>
          <w:kern w:val="0"/>
          <w:szCs w:val="32"/>
          <w:highlight w:val="none"/>
        </w:rPr>
        <w:t>或合同价在</w:t>
      </w:r>
      <w:r>
        <w:rPr>
          <w:rFonts w:ascii="仿宋_GB2312"/>
          <w:b w:val="0"/>
          <w:bCs w:val="0"/>
          <w:kern w:val="0"/>
          <w:szCs w:val="32"/>
          <w:highlight w:val="none"/>
        </w:rPr>
        <w:t>5</w:t>
      </w:r>
      <w:r>
        <w:rPr>
          <w:rFonts w:hint="eastAsia" w:ascii="仿宋_GB2312"/>
          <w:b w:val="0"/>
          <w:bCs w:val="0"/>
          <w:kern w:val="0"/>
          <w:szCs w:val="32"/>
          <w:highlight w:val="none"/>
        </w:rPr>
        <w:t>000万元</w:t>
      </w:r>
      <w:r>
        <w:rPr>
          <w:rFonts w:hint="eastAsia" w:ascii="仿宋_GB2312"/>
          <w:b w:val="0"/>
          <w:bCs w:val="0"/>
          <w:kern w:val="0"/>
          <w:szCs w:val="32"/>
          <w:highlight w:val="none"/>
          <w:lang w:eastAsia="zh-CN"/>
        </w:rPr>
        <w:t>及</w:t>
      </w:r>
      <w:r>
        <w:rPr>
          <w:rFonts w:hint="eastAsia" w:ascii="仿宋_GB2312"/>
          <w:b w:val="0"/>
          <w:bCs w:val="0"/>
          <w:kern w:val="0"/>
          <w:szCs w:val="32"/>
          <w:highlight w:val="none"/>
        </w:rPr>
        <w:t>以上的施工标段</w:t>
      </w:r>
      <w:r>
        <w:rPr>
          <w:rFonts w:hint="eastAsia" w:ascii="仿宋_GB2312"/>
          <w:b w:val="0"/>
          <w:bCs w:val="0"/>
          <w:kern w:val="0"/>
          <w:szCs w:val="32"/>
          <w:highlight w:val="none"/>
          <w:lang w:eastAsia="zh-CN"/>
        </w:rPr>
        <w:t>；</w:t>
      </w:r>
    </w:p>
    <w:p>
      <w:pPr>
        <w:keepNext w:val="0"/>
        <w:keepLines w:val="0"/>
        <w:pageBreakBefore w:val="0"/>
        <w:widowControl/>
        <w:kinsoku/>
        <w:wordWrap/>
        <w:topLinePunct w:val="0"/>
        <w:autoSpaceDN/>
        <w:bidi w:val="0"/>
        <w:snapToGrid/>
        <w:spacing w:line="580" w:lineRule="exact"/>
        <w:ind w:firstLine="640" w:firstLineChars="200"/>
        <w:jc w:val="both"/>
        <w:rPr>
          <w:rFonts w:hint="eastAsia" w:ascii="仿宋_GB2312" w:eastAsia="仿宋_GB2312"/>
          <w:b w:val="0"/>
          <w:bCs w:val="0"/>
          <w:kern w:val="0"/>
          <w:szCs w:val="32"/>
          <w:highlight w:val="none"/>
          <w:lang w:eastAsia="zh-CN"/>
        </w:rPr>
      </w:pPr>
      <w:r>
        <w:rPr>
          <w:rFonts w:hint="eastAsia" w:ascii="仿宋_GB2312"/>
          <w:b w:val="0"/>
          <w:bCs w:val="0"/>
          <w:kern w:val="0"/>
          <w:szCs w:val="32"/>
          <w:highlight w:val="none"/>
        </w:rPr>
        <w:t>2.公路建设项目交安设施和机电（通信、监控、收费、照明）等附属工程合同价在400万元及以上且项目概算总投资在1亿元及以上的施工标段</w:t>
      </w:r>
      <w:r>
        <w:rPr>
          <w:rFonts w:hint="eastAsia" w:ascii="仿宋_GB2312"/>
          <w:b w:val="0"/>
          <w:bCs w:val="0"/>
          <w:kern w:val="0"/>
          <w:szCs w:val="32"/>
          <w:highlight w:val="none"/>
          <w:lang w:eastAsia="zh-CN"/>
        </w:rPr>
        <w:t>；</w:t>
      </w:r>
    </w:p>
    <w:p>
      <w:pPr>
        <w:keepNext w:val="0"/>
        <w:keepLines w:val="0"/>
        <w:pageBreakBefore w:val="0"/>
        <w:widowControl/>
        <w:kinsoku/>
        <w:wordWrap/>
        <w:topLinePunct w:val="0"/>
        <w:autoSpaceDN/>
        <w:bidi w:val="0"/>
        <w:snapToGrid/>
        <w:spacing w:line="580" w:lineRule="exact"/>
        <w:ind w:firstLine="640" w:firstLineChars="200"/>
        <w:jc w:val="both"/>
        <w:rPr>
          <w:rFonts w:hint="eastAsia" w:ascii="仿宋_GB2312" w:eastAsia="仿宋_GB2312"/>
          <w:b w:val="0"/>
          <w:bCs w:val="0"/>
          <w:kern w:val="0"/>
          <w:szCs w:val="32"/>
          <w:highlight w:val="none"/>
          <w:lang w:eastAsia="zh-CN"/>
        </w:rPr>
      </w:pPr>
      <w:r>
        <w:rPr>
          <w:rFonts w:hint="eastAsia" w:ascii="仿宋_GB2312"/>
          <w:b w:val="0"/>
          <w:bCs w:val="0"/>
          <w:kern w:val="0"/>
          <w:szCs w:val="32"/>
          <w:highlight w:val="none"/>
        </w:rPr>
        <w:t>3.水运建设项目合同价在400万元及以上且项目概算总投资在5000万元及以上的施工标段</w:t>
      </w:r>
      <w:r>
        <w:rPr>
          <w:rFonts w:hint="eastAsia" w:ascii="仿宋_GB2312"/>
          <w:b w:val="0"/>
          <w:bCs w:val="0"/>
          <w:kern w:val="0"/>
          <w:szCs w:val="32"/>
          <w:highlight w:val="none"/>
          <w:lang w:eastAsia="zh-CN"/>
        </w:rPr>
        <w:t>；</w:t>
      </w:r>
    </w:p>
    <w:p>
      <w:pPr>
        <w:keepNext w:val="0"/>
        <w:keepLines w:val="0"/>
        <w:pageBreakBefore w:val="0"/>
        <w:widowControl/>
        <w:kinsoku/>
        <w:wordWrap/>
        <w:topLinePunct w:val="0"/>
        <w:autoSpaceDN/>
        <w:bidi w:val="0"/>
        <w:snapToGrid/>
        <w:spacing w:line="580" w:lineRule="exact"/>
        <w:ind w:firstLine="640" w:firstLineChars="200"/>
        <w:jc w:val="both"/>
        <w:rPr>
          <w:rFonts w:hint="eastAsia" w:ascii="仿宋_GB2312" w:eastAsia="仿宋_GB2312"/>
          <w:b w:val="0"/>
          <w:bCs w:val="0"/>
          <w:kern w:val="0"/>
          <w:szCs w:val="32"/>
          <w:highlight w:val="none"/>
          <w:lang w:eastAsia="zh-CN"/>
        </w:rPr>
      </w:pPr>
      <w:r>
        <w:rPr>
          <w:rFonts w:hint="eastAsia" w:ascii="仿宋_GB2312"/>
          <w:b w:val="0"/>
          <w:bCs w:val="0"/>
          <w:kern w:val="0"/>
          <w:szCs w:val="32"/>
          <w:highlight w:val="none"/>
        </w:rPr>
        <w:t>4.公路水运建设项目施工评价标段对应的所有设计和检测标段，施工评价标段对应的合同价在50万元及以上的监理标段</w:t>
      </w:r>
      <w:r>
        <w:rPr>
          <w:rFonts w:hint="eastAsia" w:ascii="仿宋_GB2312"/>
          <w:b w:val="0"/>
          <w:bCs w:val="0"/>
          <w:kern w:val="0"/>
          <w:szCs w:val="32"/>
          <w:highlight w:val="none"/>
          <w:lang w:eastAsia="zh-CN"/>
        </w:rPr>
        <w:t>；</w:t>
      </w:r>
    </w:p>
    <w:p>
      <w:pPr>
        <w:keepNext w:val="0"/>
        <w:keepLines w:val="0"/>
        <w:pageBreakBefore w:val="0"/>
        <w:widowControl/>
        <w:kinsoku/>
        <w:wordWrap/>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5.各级交通运输主管部门监管的地方铁路、城际轨道建设工程的施工标段。</w:t>
      </w:r>
    </w:p>
    <w:p>
      <w:pPr>
        <w:keepNext w:val="0"/>
        <w:keepLines w:val="0"/>
        <w:pageBreakBefore w:val="0"/>
        <w:widowControl/>
        <w:kinsoku/>
        <w:wordWrap/>
        <w:topLinePunct w:val="0"/>
        <w:autoSpaceDN/>
        <w:bidi w:val="0"/>
        <w:snapToGrid/>
        <w:spacing w:line="580" w:lineRule="exact"/>
        <w:ind w:firstLine="640" w:firstLineChars="200"/>
        <w:jc w:val="left"/>
        <w:rPr>
          <w:rFonts w:ascii="仿宋_GB2312" w:hAnsi="仿宋_GB2312" w:cs="仿宋_GB2312"/>
          <w:b w:val="0"/>
          <w:bCs w:val="0"/>
          <w:szCs w:val="32"/>
          <w:highlight w:val="none"/>
        </w:rPr>
      </w:pPr>
      <w:r>
        <w:rPr>
          <w:rFonts w:hint="eastAsia" w:ascii="仿宋_GB2312" w:hAnsi="仿宋_GB2312" w:cs="仿宋_GB2312"/>
          <w:b w:val="0"/>
          <w:bCs w:val="0"/>
          <w:szCs w:val="32"/>
          <w:highlight w:val="none"/>
        </w:rPr>
        <w:t>评价时间：</w:t>
      </w:r>
    </w:p>
    <w:p>
      <w:pPr>
        <w:keepNext w:val="0"/>
        <w:keepLines w:val="0"/>
        <w:pageBreakBefore w:val="0"/>
        <w:widowControl/>
        <w:kinsoku/>
        <w:wordWrap/>
        <w:topLinePunct w:val="0"/>
        <w:autoSpaceDN/>
        <w:bidi w:val="0"/>
        <w:snapToGrid/>
        <w:spacing w:line="580" w:lineRule="exact"/>
        <w:ind w:firstLine="640" w:firstLineChars="200"/>
        <w:jc w:val="both"/>
        <w:rPr>
          <w:rFonts w:ascii="仿宋_GB2312"/>
          <w:b w:val="0"/>
          <w:bCs w:val="0"/>
          <w:strike/>
          <w:kern w:val="0"/>
          <w:szCs w:val="32"/>
          <w:highlight w:val="none"/>
        </w:rPr>
      </w:pPr>
      <w:r>
        <w:rPr>
          <w:rFonts w:hint="eastAsia" w:ascii="仿宋_GB2312"/>
          <w:b w:val="0"/>
          <w:bCs w:val="0"/>
          <w:kern w:val="0"/>
          <w:szCs w:val="32"/>
          <w:highlight w:val="none"/>
        </w:rPr>
        <w:t>常规评价项目（标段）中，公路水运建设项目设计单位、施工单位、监理单位和相关从业人员的评价时段自监理签发开工令之日起</w:t>
      </w:r>
      <w:r>
        <w:rPr>
          <w:rFonts w:hint="eastAsia" w:ascii="仿宋_GB2312"/>
          <w:b w:val="0"/>
          <w:bCs w:val="0"/>
          <w:kern w:val="0"/>
          <w:szCs w:val="32"/>
          <w:highlight w:val="none"/>
          <w:lang w:eastAsia="zh-CN"/>
        </w:rPr>
        <w:t>，</w:t>
      </w:r>
      <w:r>
        <w:rPr>
          <w:rFonts w:hint="eastAsia" w:ascii="仿宋_GB2312"/>
          <w:b w:val="0"/>
          <w:bCs w:val="0"/>
          <w:kern w:val="0"/>
          <w:szCs w:val="32"/>
          <w:highlight w:val="none"/>
        </w:rPr>
        <w:t>至交工验收或者中间交验合格之日止（机电工程自进入试运行后不再评价）</w:t>
      </w:r>
      <w:r>
        <w:rPr>
          <w:rFonts w:hint="eastAsia" w:ascii="仿宋_GB2312"/>
          <w:b w:val="0"/>
          <w:bCs w:val="0"/>
          <w:kern w:val="0"/>
          <w:szCs w:val="32"/>
          <w:highlight w:val="none"/>
          <w:lang w:eastAsia="zh-CN"/>
        </w:rPr>
        <w:t>；</w:t>
      </w:r>
      <w:r>
        <w:rPr>
          <w:rFonts w:hint="eastAsia" w:ascii="仿宋_GB2312"/>
          <w:b w:val="0"/>
          <w:bCs w:val="0"/>
          <w:kern w:val="0"/>
          <w:szCs w:val="32"/>
          <w:highlight w:val="none"/>
        </w:rPr>
        <w:t>试验检测单位和相关从业人员的评价时段自合同签订之日起至检测项目注销之日止。</w:t>
      </w:r>
      <w:r>
        <w:rPr>
          <w:rFonts w:ascii="仿宋_GB2312"/>
          <w:b w:val="0"/>
          <w:bCs w:val="0"/>
          <w:kern w:val="0"/>
          <w:szCs w:val="32"/>
          <w:highlight w:val="none"/>
        </w:rPr>
        <w:t>地方铁路工程施工单位的评价时段自监理签发开工令之日起至初步验收通过之日止</w:t>
      </w:r>
      <w:r>
        <w:rPr>
          <w:rFonts w:hint="eastAsia" w:ascii="仿宋_GB2312"/>
          <w:b w:val="0"/>
          <w:bCs w:val="0"/>
          <w:kern w:val="0"/>
          <w:szCs w:val="32"/>
          <w:highlight w:val="none"/>
          <w:lang w:eastAsia="zh-CN"/>
        </w:rPr>
        <w:t>；</w:t>
      </w:r>
      <w:r>
        <w:rPr>
          <w:rFonts w:ascii="仿宋_GB2312"/>
          <w:b w:val="0"/>
          <w:bCs w:val="0"/>
          <w:kern w:val="0"/>
          <w:szCs w:val="32"/>
          <w:highlight w:val="none"/>
        </w:rPr>
        <w:t>城际轨道工程施工单位的评价时段自监理签发开工令之日起至项目工程质量验收通过之日止。</w:t>
      </w:r>
      <w:r>
        <w:rPr>
          <w:rFonts w:hint="eastAsia" w:ascii="仿宋_GB2312"/>
          <w:b w:val="0"/>
          <w:bCs w:val="0"/>
          <w:kern w:val="0"/>
          <w:szCs w:val="32"/>
          <w:highlight w:val="none"/>
        </w:rPr>
        <w:t>评价年度内交通建设项目从业主体自监理签发开工令（合同签订）后连续履约时间应不少于3个月。公路水运建设项目从业主体在项目（标段）竣工验收前发生负面清单所列行为，按负面清单管理至执行期限结束。</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color w:val="000000"/>
          <w:kern w:val="0"/>
          <w:szCs w:val="32"/>
          <w:highlight w:val="none"/>
        </w:rPr>
      </w:pPr>
      <w:r>
        <w:rPr>
          <w:rFonts w:hint="eastAsia" w:ascii="仿宋_GB2312"/>
          <w:b w:val="0"/>
          <w:bCs w:val="0"/>
          <w:color w:val="000000"/>
          <w:kern w:val="0"/>
          <w:szCs w:val="32"/>
          <w:highlight w:val="none"/>
        </w:rPr>
        <w:t>因不可抗力等非自身原因</w:t>
      </w:r>
      <w:r>
        <w:rPr>
          <w:rFonts w:ascii="仿宋_GB2312"/>
          <w:b w:val="0"/>
          <w:bCs w:val="0"/>
          <w:color w:val="000000"/>
          <w:kern w:val="0"/>
          <w:szCs w:val="32"/>
          <w:highlight w:val="none"/>
        </w:rPr>
        <w:t>暂停施工</w:t>
      </w:r>
      <w:r>
        <w:rPr>
          <w:rFonts w:hint="eastAsia" w:ascii="仿宋_GB2312"/>
          <w:b w:val="0"/>
          <w:bCs w:val="0"/>
          <w:color w:val="000000"/>
          <w:kern w:val="0"/>
          <w:szCs w:val="32"/>
          <w:highlight w:val="none"/>
        </w:rPr>
        <w:t>的常规评价项目（标段），若评价年度内连续履约时间不少于3个月，从业主体仍需参与当年度信用评价，由项目所在地设区市交通运输（港航）主管部门认定。</w:t>
      </w:r>
    </w:p>
    <w:p>
      <w:pPr>
        <w:pStyle w:val="7"/>
        <w:keepNext w:val="0"/>
        <w:keepLines w:val="0"/>
        <w:pageBreakBefore w:val="0"/>
        <w:kinsoku/>
        <w:wordWrap/>
        <w:overflowPunct w:val="0"/>
        <w:topLinePunct w:val="0"/>
        <w:autoSpaceDN/>
        <w:bidi w:val="0"/>
        <w:snapToGrid/>
        <w:spacing w:line="580" w:lineRule="exact"/>
        <w:ind w:firstLine="640"/>
        <w:jc w:val="left"/>
        <w:rPr>
          <w:rFonts w:ascii="楷体_GB2312" w:hAnsi="楷体_GB2312" w:eastAsia="楷体_GB2312" w:cs="楷体_GB2312"/>
          <w:b w:val="0"/>
          <w:bCs w:val="0"/>
          <w:szCs w:val="32"/>
          <w:highlight w:val="none"/>
        </w:rPr>
      </w:pPr>
      <w:r>
        <w:rPr>
          <w:rFonts w:hint="eastAsia" w:ascii="楷体_GB2312" w:hAnsi="楷体_GB2312" w:eastAsia="楷体_GB2312" w:cs="楷体_GB2312"/>
          <w:b w:val="0"/>
          <w:bCs w:val="0"/>
          <w:szCs w:val="32"/>
          <w:highlight w:val="none"/>
        </w:rPr>
        <w:t>（二）负面清单评价项目</w:t>
      </w:r>
    </w:p>
    <w:p>
      <w:pPr>
        <w:pStyle w:val="7"/>
        <w:keepNext w:val="0"/>
        <w:keepLines w:val="0"/>
        <w:pageBreakBefore w:val="0"/>
        <w:kinsoku/>
        <w:wordWrap/>
        <w:overflowPunct w:val="0"/>
        <w:topLinePunct w:val="0"/>
        <w:autoSpaceDN/>
        <w:bidi w:val="0"/>
        <w:snapToGrid/>
        <w:spacing w:line="580" w:lineRule="exact"/>
        <w:ind w:firstLine="640"/>
        <w:jc w:val="both"/>
        <w:rPr>
          <w:rFonts w:ascii="仿宋_GB2312"/>
          <w:b w:val="0"/>
          <w:bCs w:val="0"/>
          <w:szCs w:val="32"/>
          <w:highlight w:val="none"/>
        </w:rPr>
      </w:pPr>
      <w:r>
        <w:rPr>
          <w:rFonts w:hint="eastAsia" w:ascii="仿宋_GB2312"/>
          <w:b w:val="0"/>
          <w:bCs w:val="0"/>
          <w:szCs w:val="32"/>
          <w:highlight w:val="none"/>
        </w:rPr>
        <w:t>省内所有</w:t>
      </w:r>
      <w:r>
        <w:rPr>
          <w:rFonts w:hint="eastAsia" w:ascii="方正仿宋_GB18030" w:hAnsi="方正仿宋_GB18030" w:eastAsia="方正仿宋_GB18030" w:cs="方正仿宋_GB18030"/>
          <w:b w:val="0"/>
          <w:bCs w:val="0"/>
          <w:color w:val="000000"/>
          <w:szCs w:val="32"/>
          <w:highlight w:val="none"/>
        </w:rPr>
        <w:t>交通</w:t>
      </w:r>
      <w:r>
        <w:rPr>
          <w:rFonts w:hint="eastAsia" w:ascii="仿宋_GB2312"/>
          <w:b w:val="0"/>
          <w:bCs w:val="0"/>
          <w:szCs w:val="32"/>
          <w:highlight w:val="none"/>
        </w:rPr>
        <w:t>建设工程</w:t>
      </w:r>
      <w:r>
        <w:rPr>
          <w:rFonts w:hint="eastAsia" w:ascii="仿宋_GB2312"/>
          <w:b w:val="0"/>
          <w:bCs w:val="0"/>
          <w:kern w:val="0"/>
          <w:szCs w:val="32"/>
          <w:highlight w:val="none"/>
        </w:rPr>
        <w:t>发生工程质量事故、生产安全事故、围标串标、非法转包、违法分包</w:t>
      </w:r>
      <w:r>
        <w:rPr>
          <w:rFonts w:hint="eastAsia" w:ascii="仿宋_GB2312"/>
          <w:b w:val="0"/>
          <w:bCs w:val="0"/>
          <w:szCs w:val="32"/>
          <w:highlight w:val="none"/>
        </w:rPr>
        <w:t>、</w:t>
      </w:r>
      <w:r>
        <w:rPr>
          <w:rFonts w:hint="eastAsia" w:ascii="仿宋_GB2312"/>
          <w:b w:val="0"/>
          <w:bCs w:val="0"/>
          <w:kern w:val="0"/>
          <w:szCs w:val="32"/>
          <w:highlight w:val="none"/>
        </w:rPr>
        <w:t>业绩造假、</w:t>
      </w:r>
      <w:r>
        <w:rPr>
          <w:rFonts w:hint="eastAsia" w:ascii="仿宋_GB2312"/>
          <w:b w:val="0"/>
          <w:bCs w:val="0"/>
          <w:szCs w:val="32"/>
          <w:highlight w:val="none"/>
        </w:rPr>
        <w:t>行贿受贿、环境污染、恶意欠薪等方面被依法认定的不良信息的，均按信用评价负面清单进行动态管理（详见附件3、4、5）。</w:t>
      </w:r>
    </w:p>
    <w:p>
      <w:pPr>
        <w:keepNext w:val="0"/>
        <w:keepLines w:val="0"/>
        <w:pageBreakBefore w:val="0"/>
        <w:kinsoku/>
        <w:wordWrap/>
        <w:overflowPunct w:val="0"/>
        <w:topLinePunct w:val="0"/>
        <w:autoSpaceDN/>
        <w:bidi w:val="0"/>
        <w:snapToGrid/>
        <w:spacing w:line="580" w:lineRule="exact"/>
        <w:ind w:firstLine="640" w:firstLineChars="200"/>
        <w:jc w:val="left"/>
        <w:rPr>
          <w:rFonts w:ascii="黑体" w:hAnsi="黑体" w:eastAsia="黑体"/>
          <w:b w:val="0"/>
          <w:bCs w:val="0"/>
          <w:szCs w:val="32"/>
          <w:highlight w:val="none"/>
        </w:rPr>
      </w:pPr>
      <w:r>
        <w:rPr>
          <w:rFonts w:hint="eastAsia" w:ascii="黑体" w:hAnsi="黑体" w:eastAsia="黑体"/>
          <w:b w:val="0"/>
          <w:bCs w:val="0"/>
          <w:szCs w:val="32"/>
          <w:highlight w:val="none"/>
        </w:rPr>
        <w:t>五、信用评价规则</w:t>
      </w:r>
    </w:p>
    <w:p>
      <w:pPr>
        <w:keepNext w:val="0"/>
        <w:keepLines w:val="0"/>
        <w:pageBreakBefore w:val="0"/>
        <w:tabs>
          <w:tab w:val="left" w:pos="3345"/>
        </w:tabs>
        <w:kinsoku/>
        <w:wordWrap/>
        <w:topLinePunct w:val="0"/>
        <w:autoSpaceDN/>
        <w:bidi w:val="0"/>
        <w:snapToGrid/>
        <w:spacing w:line="580" w:lineRule="exact"/>
        <w:ind w:firstLine="640" w:firstLineChars="200"/>
        <w:jc w:val="both"/>
        <w:rPr>
          <w:rFonts w:hint="eastAsia" w:eastAsia="楷体_GB2312"/>
          <w:b w:val="0"/>
          <w:bCs w:val="0"/>
          <w:kern w:val="0"/>
          <w:szCs w:val="32"/>
          <w:highlight w:val="none"/>
          <w:lang w:eastAsia="zh-CN"/>
        </w:rPr>
      </w:pPr>
      <w:r>
        <w:rPr>
          <w:rFonts w:hint="eastAsia" w:eastAsia="楷体_GB2312"/>
          <w:b w:val="0"/>
          <w:bCs w:val="0"/>
          <w:kern w:val="0"/>
          <w:szCs w:val="32"/>
          <w:highlight w:val="none"/>
        </w:rPr>
        <w:t>（一）从业单位信用计分规则</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color w:val="000000"/>
          <w:kern w:val="0"/>
          <w:szCs w:val="32"/>
          <w:highlight w:val="none"/>
        </w:rPr>
      </w:pPr>
      <w:r>
        <w:rPr>
          <w:rFonts w:hint="eastAsia" w:ascii="仿宋_GB2312"/>
          <w:b w:val="0"/>
          <w:bCs w:val="0"/>
          <w:color w:val="000000"/>
          <w:kern w:val="0"/>
          <w:szCs w:val="32"/>
          <w:highlight w:val="none"/>
        </w:rPr>
        <w:t>从业单位信用评价得分包含基础信用分和信用附加分。基础信用分为99分，信用附加分最高为1分。</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color w:val="000000"/>
          <w:kern w:val="0"/>
          <w:szCs w:val="32"/>
          <w:highlight w:val="none"/>
        </w:rPr>
      </w:pPr>
      <w:r>
        <w:rPr>
          <w:rFonts w:hint="eastAsia" w:ascii="仿宋_GB2312"/>
          <w:b w:val="0"/>
          <w:bCs w:val="0"/>
          <w:kern w:val="0"/>
          <w:szCs w:val="32"/>
          <w:highlight w:val="none"/>
        </w:rPr>
        <w:t>从业单位信用评价以</w:t>
      </w:r>
      <w:r>
        <w:rPr>
          <w:rFonts w:ascii="仿宋_GB2312"/>
          <w:b w:val="0"/>
          <w:bCs w:val="0"/>
          <w:kern w:val="0"/>
          <w:szCs w:val="32"/>
          <w:highlight w:val="none"/>
        </w:rPr>
        <w:t>项目标段</w:t>
      </w:r>
      <w:r>
        <w:rPr>
          <w:rFonts w:hint="eastAsia" w:ascii="仿宋_GB2312"/>
          <w:b w:val="0"/>
          <w:bCs w:val="0"/>
          <w:kern w:val="0"/>
          <w:szCs w:val="32"/>
          <w:highlight w:val="none"/>
        </w:rPr>
        <w:t>为评价单元进行评分。单个评价标段的初始信用分为99分，信用附加分最高为1分。从业单位所有评价项目信用评分的加权平均值为该单位的基础信用分。</w:t>
      </w:r>
      <w:r>
        <w:rPr>
          <w:rFonts w:hint="eastAsia" w:ascii="仿宋_GB2312"/>
          <w:b w:val="0"/>
          <w:bCs w:val="0"/>
          <w:color w:val="000000"/>
          <w:kern w:val="0"/>
          <w:szCs w:val="32"/>
          <w:highlight w:val="none"/>
        </w:rPr>
        <w:t>计分规则详见附件1。</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从业单位的信用附加分通过其在</w:t>
      </w:r>
      <w:r>
        <w:rPr>
          <w:rFonts w:hint="eastAsia" w:ascii="仿宋_GB2312"/>
          <w:b w:val="0"/>
          <w:bCs w:val="0"/>
          <w:szCs w:val="32"/>
          <w:highlight w:val="none"/>
        </w:rPr>
        <w:t>省内交通建设项目中</w:t>
      </w:r>
      <w:r>
        <w:rPr>
          <w:rFonts w:hint="eastAsia" w:ascii="仿宋_GB2312"/>
          <w:b w:val="0"/>
          <w:bCs w:val="0"/>
          <w:color w:val="000000"/>
          <w:szCs w:val="32"/>
          <w:highlight w:val="none"/>
        </w:rPr>
        <w:t>的</w:t>
      </w:r>
      <w:r>
        <w:rPr>
          <w:rFonts w:hint="eastAsia" w:ascii="仿宋_GB2312"/>
          <w:b w:val="0"/>
          <w:bCs w:val="0"/>
          <w:color w:val="000000"/>
          <w:kern w:val="0"/>
          <w:szCs w:val="32"/>
          <w:highlight w:val="none"/>
        </w:rPr>
        <w:t>守信激励信息取得</w:t>
      </w:r>
      <w:r>
        <w:rPr>
          <w:rFonts w:hint="eastAsia" w:ascii="仿宋_GB2312"/>
          <w:b w:val="0"/>
          <w:bCs w:val="0"/>
          <w:color w:val="000000"/>
          <w:szCs w:val="32"/>
          <w:highlight w:val="none"/>
        </w:rPr>
        <w:t>。附加分信息由</w:t>
      </w:r>
      <w:r>
        <w:rPr>
          <w:rFonts w:hint="eastAsia" w:ascii="仿宋_GB2312"/>
          <w:b w:val="0"/>
          <w:bCs w:val="0"/>
          <w:color w:val="000000"/>
          <w:kern w:val="0"/>
          <w:szCs w:val="32"/>
          <w:highlight w:val="none"/>
        </w:rPr>
        <w:t>从业单位报送项目所在地</w:t>
      </w:r>
      <w:r>
        <w:rPr>
          <w:rFonts w:hint="eastAsia" w:ascii="仿宋_GB2312" w:hAnsi="宋体"/>
          <w:b w:val="0"/>
          <w:bCs w:val="0"/>
          <w:color w:val="000000"/>
          <w:kern w:val="0"/>
          <w:szCs w:val="32"/>
          <w:highlight w:val="none"/>
        </w:rPr>
        <w:t>设区市交通运输（港航）主管部门</w:t>
      </w:r>
      <w:r>
        <w:rPr>
          <w:rFonts w:hint="eastAsia" w:ascii="仿宋_GB2312"/>
          <w:b w:val="0"/>
          <w:bCs w:val="0"/>
          <w:color w:val="000000"/>
          <w:kern w:val="0"/>
          <w:szCs w:val="32"/>
          <w:highlight w:val="none"/>
        </w:rPr>
        <w:t>，经</w:t>
      </w:r>
      <w:r>
        <w:rPr>
          <w:rFonts w:hint="eastAsia" w:ascii="仿宋_GB2312" w:hAnsi="宋体"/>
          <w:b w:val="0"/>
          <w:bCs w:val="0"/>
          <w:color w:val="000000"/>
          <w:kern w:val="0"/>
          <w:szCs w:val="32"/>
          <w:highlight w:val="none"/>
        </w:rPr>
        <w:t>设区市交通运输（港航）主管部门</w:t>
      </w:r>
      <w:r>
        <w:rPr>
          <w:rFonts w:hint="eastAsia" w:ascii="仿宋_GB2312"/>
          <w:b w:val="0"/>
          <w:bCs w:val="0"/>
          <w:color w:val="000000"/>
          <w:kern w:val="0"/>
          <w:szCs w:val="32"/>
          <w:highlight w:val="none"/>
        </w:rPr>
        <w:t>核实后录入省统建的信用交通系统（以下</w:t>
      </w:r>
      <w:r>
        <w:rPr>
          <w:rFonts w:hint="eastAsia" w:ascii="仿宋_GB2312"/>
          <w:b w:val="0"/>
          <w:bCs w:val="0"/>
          <w:kern w:val="0"/>
          <w:szCs w:val="32"/>
          <w:highlight w:val="none"/>
        </w:rPr>
        <w:t>简称“系统”）。</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从业单位信用评价具体标准见附件6、7。</w:t>
      </w:r>
    </w:p>
    <w:p>
      <w:pPr>
        <w:keepNext w:val="0"/>
        <w:keepLines w:val="0"/>
        <w:pageBreakBefore w:val="0"/>
        <w:tabs>
          <w:tab w:val="left" w:pos="1569"/>
          <w:tab w:val="left" w:pos="3345"/>
        </w:tabs>
        <w:kinsoku/>
        <w:wordWrap/>
        <w:topLinePunct w:val="0"/>
        <w:autoSpaceDN/>
        <w:bidi w:val="0"/>
        <w:snapToGrid/>
        <w:spacing w:line="580" w:lineRule="exact"/>
        <w:ind w:left="-2" w:firstLine="628"/>
        <w:jc w:val="both"/>
        <w:outlineLvl w:val="0"/>
        <w:rPr>
          <w:rFonts w:eastAsia="楷体_GB2312"/>
          <w:b w:val="0"/>
          <w:bCs w:val="0"/>
          <w:color w:val="000000"/>
          <w:kern w:val="0"/>
          <w:szCs w:val="32"/>
          <w:highlight w:val="none"/>
        </w:rPr>
      </w:pPr>
      <w:r>
        <w:rPr>
          <w:rFonts w:hint="eastAsia" w:eastAsia="楷体_GB2312"/>
          <w:b w:val="0"/>
          <w:bCs w:val="0"/>
          <w:color w:val="000000"/>
          <w:kern w:val="0"/>
          <w:szCs w:val="32"/>
          <w:highlight w:val="none"/>
        </w:rPr>
        <w:t>（二）从业人员履约信用计分规则</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color w:val="000000"/>
          <w:kern w:val="0"/>
          <w:szCs w:val="32"/>
          <w:highlight w:val="none"/>
        </w:rPr>
      </w:pPr>
      <w:r>
        <w:rPr>
          <w:rFonts w:hint="eastAsia" w:ascii="仿宋_GB2312"/>
          <w:b w:val="0"/>
          <w:bCs w:val="0"/>
          <w:kern w:val="0"/>
          <w:szCs w:val="32"/>
          <w:highlight w:val="none"/>
        </w:rPr>
        <w:t>从业人员履约信用评价以</w:t>
      </w:r>
      <w:r>
        <w:rPr>
          <w:rFonts w:ascii="仿宋_GB2312"/>
          <w:b w:val="0"/>
          <w:bCs w:val="0"/>
          <w:kern w:val="0"/>
          <w:szCs w:val="32"/>
          <w:highlight w:val="none"/>
        </w:rPr>
        <w:t>项目标段</w:t>
      </w:r>
      <w:r>
        <w:rPr>
          <w:rFonts w:hint="eastAsia" w:ascii="仿宋_GB2312"/>
          <w:b w:val="0"/>
          <w:bCs w:val="0"/>
          <w:kern w:val="0"/>
          <w:szCs w:val="32"/>
          <w:highlight w:val="none"/>
        </w:rPr>
        <w:t>为评价单元进行评分。单个评价项目的初始信用分为99.5分，信用附加分最高为0.5分。按不良行为扣分标准累计扣分和附加分后，得到单个评价项目的信用得分。从业人员履约信用得分与从业单位的不良行为相关联，按责任分工进行扣分。设计负责人、施工项目经理、总监理工程师、副总监理工程师、试验检测项目负责人、试验检测</w:t>
      </w:r>
      <w:r>
        <w:rPr>
          <w:rFonts w:hint="eastAsia" w:ascii="仿宋_GB2312"/>
          <w:b w:val="0"/>
          <w:bCs w:val="0"/>
          <w:szCs w:val="32"/>
          <w:highlight w:val="none"/>
        </w:rPr>
        <w:t>技术负责人</w:t>
      </w:r>
      <w:r>
        <w:rPr>
          <w:rFonts w:hint="eastAsia" w:ascii="仿宋_GB2312"/>
          <w:b w:val="0"/>
          <w:bCs w:val="0"/>
          <w:color w:val="000000"/>
          <w:kern w:val="0"/>
          <w:szCs w:val="32"/>
          <w:highlight w:val="none"/>
        </w:rPr>
        <w:t>按从业单位评分标准的1倍计取，</w:t>
      </w:r>
      <w:r>
        <w:rPr>
          <w:rFonts w:hint="eastAsia" w:ascii="仿宋_GB2312"/>
          <w:b w:val="0"/>
          <w:bCs w:val="0"/>
          <w:szCs w:val="32"/>
          <w:highlight w:val="none"/>
        </w:rPr>
        <w:t>施工技术负责人</w:t>
      </w:r>
      <w:r>
        <w:rPr>
          <w:rFonts w:hint="eastAsia" w:ascii="仿宋_GB2312"/>
          <w:b w:val="0"/>
          <w:bCs w:val="0"/>
          <w:color w:val="000000"/>
          <w:kern w:val="0"/>
          <w:szCs w:val="32"/>
          <w:highlight w:val="none"/>
        </w:rPr>
        <w:t>、</w:t>
      </w:r>
      <w:r>
        <w:rPr>
          <w:rFonts w:hint="eastAsia" w:ascii="仿宋_GB2312"/>
          <w:b w:val="0"/>
          <w:bCs w:val="0"/>
          <w:szCs w:val="32"/>
          <w:highlight w:val="none"/>
        </w:rPr>
        <w:t>施工安全负责人</w:t>
      </w:r>
      <w:r>
        <w:rPr>
          <w:rFonts w:hint="eastAsia" w:ascii="仿宋_GB2312"/>
          <w:b w:val="0"/>
          <w:bCs w:val="0"/>
          <w:color w:val="000000"/>
          <w:kern w:val="0"/>
          <w:szCs w:val="32"/>
          <w:highlight w:val="none"/>
        </w:rPr>
        <w:t>按从业单位相对应评分标准的2倍计取。有多个评价项目的，从业人员信用得分按所有评价项目最低得分认定。</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color w:val="000000"/>
          <w:kern w:val="0"/>
          <w:szCs w:val="32"/>
          <w:highlight w:val="none"/>
        </w:rPr>
      </w:pPr>
      <w:r>
        <w:rPr>
          <w:rFonts w:hint="eastAsia" w:ascii="仿宋_GB2312"/>
          <w:b w:val="0"/>
          <w:bCs w:val="0"/>
          <w:color w:val="000000"/>
          <w:kern w:val="0"/>
          <w:szCs w:val="32"/>
          <w:highlight w:val="none"/>
        </w:rPr>
        <w:t>从业人员的信用评价具体标准见附件6。</w:t>
      </w:r>
    </w:p>
    <w:p>
      <w:pPr>
        <w:pStyle w:val="8"/>
        <w:keepNext w:val="0"/>
        <w:keepLines w:val="0"/>
        <w:pageBreakBefore w:val="0"/>
        <w:kinsoku/>
        <w:wordWrap/>
        <w:topLinePunct w:val="0"/>
        <w:autoSpaceDN/>
        <w:bidi w:val="0"/>
        <w:snapToGrid/>
        <w:spacing w:before="0" w:after="0" w:line="580" w:lineRule="exact"/>
        <w:ind w:firstLine="640" w:firstLineChars="200"/>
        <w:outlineLvl w:val="0"/>
        <w:rPr>
          <w:rFonts w:ascii="Times New Roman" w:hAnsi="Times New Roman" w:eastAsia="楷体_GB2312"/>
          <w:b w:val="0"/>
          <w:bCs w:val="0"/>
          <w:sz w:val="32"/>
          <w:szCs w:val="32"/>
          <w:highlight w:val="none"/>
        </w:rPr>
      </w:pPr>
      <w:r>
        <w:rPr>
          <w:rFonts w:hint="eastAsia" w:ascii="Times New Roman" w:hAnsi="Times New Roman" w:eastAsia="楷体_GB2312"/>
          <w:b w:val="0"/>
          <w:bCs w:val="0"/>
          <w:sz w:val="32"/>
          <w:szCs w:val="32"/>
          <w:highlight w:val="none"/>
        </w:rPr>
        <w:t>（三）特别规定</w:t>
      </w:r>
    </w:p>
    <w:p>
      <w:pPr>
        <w:pStyle w:val="8"/>
        <w:keepNext w:val="0"/>
        <w:keepLines w:val="0"/>
        <w:pageBreakBefore w:val="0"/>
        <w:kinsoku/>
        <w:wordWrap/>
        <w:topLinePunct w:val="0"/>
        <w:autoSpaceDN/>
        <w:bidi w:val="0"/>
        <w:snapToGrid/>
        <w:spacing w:before="0" w:after="0" w:line="580" w:lineRule="exact"/>
        <w:ind w:firstLine="640" w:firstLineChars="200"/>
        <w:jc w:val="both"/>
        <w:rPr>
          <w:rFonts w:ascii="仿宋_GB2312" w:eastAsia="仿宋_GB2312"/>
          <w:b w:val="0"/>
          <w:bCs w:val="0"/>
          <w:sz w:val="32"/>
          <w:szCs w:val="32"/>
          <w:highlight w:val="none"/>
        </w:rPr>
      </w:pPr>
      <w:r>
        <w:rPr>
          <w:rFonts w:hint="eastAsia" w:ascii="仿宋_GB2312" w:eastAsia="仿宋_GB2312"/>
          <w:b w:val="0"/>
          <w:bCs w:val="0"/>
          <w:sz w:val="32"/>
          <w:szCs w:val="32"/>
          <w:highlight w:val="none"/>
        </w:rPr>
        <w:t>1.招投标活动中，联合体投标单位发生负面清单所列投标行为的，联合体牵头人和责任成员方均纳入负面清单管理。</w:t>
      </w:r>
    </w:p>
    <w:p>
      <w:pPr>
        <w:pStyle w:val="3"/>
        <w:keepNext w:val="0"/>
        <w:keepLines w:val="0"/>
        <w:pageBreakBefore w:val="0"/>
        <w:widowControl/>
        <w:kinsoku/>
        <w:wordWrap/>
        <w:topLinePunct w:val="0"/>
        <w:autoSpaceDN/>
        <w:bidi w:val="0"/>
        <w:snapToGrid/>
        <w:spacing w:before="0" w:beforeAutospacing="0" w:after="0" w:afterAutospacing="0" w:line="580" w:lineRule="exact"/>
        <w:ind w:firstLine="627"/>
        <w:jc w:val="both"/>
        <w:rPr>
          <w:rFonts w:ascii="仿宋_GB2312"/>
          <w:b w:val="0"/>
          <w:bCs w:val="0"/>
          <w:sz w:val="32"/>
          <w:szCs w:val="32"/>
          <w:highlight w:val="none"/>
        </w:rPr>
      </w:pPr>
      <w:r>
        <w:rPr>
          <w:rFonts w:hint="eastAsia" w:ascii="仿宋_GB2312"/>
          <w:b w:val="0"/>
          <w:bCs w:val="0"/>
          <w:sz w:val="32"/>
          <w:szCs w:val="32"/>
          <w:highlight w:val="none"/>
        </w:rPr>
        <w:t>2.项目参建过程中，联合体牵头人发生负面清单所列不良行为的，纳入负面清单管理</w:t>
      </w:r>
      <w:r>
        <w:rPr>
          <w:rFonts w:hint="eastAsia" w:ascii="仿宋_GB2312"/>
          <w:b w:val="0"/>
          <w:bCs w:val="0"/>
          <w:sz w:val="32"/>
          <w:szCs w:val="32"/>
          <w:highlight w:val="none"/>
          <w:lang w:eastAsia="zh-CN"/>
        </w:rPr>
        <w:t>；</w:t>
      </w:r>
      <w:r>
        <w:rPr>
          <w:rFonts w:hint="eastAsia" w:ascii="仿宋_GB2312"/>
          <w:b w:val="0"/>
          <w:bCs w:val="0"/>
          <w:sz w:val="32"/>
          <w:szCs w:val="32"/>
          <w:highlight w:val="none"/>
        </w:rPr>
        <w:t>对非直接责任成员方予以信用扣分，无责任成员方不予扣分。</w:t>
      </w:r>
    </w:p>
    <w:p>
      <w:pPr>
        <w:pStyle w:val="3"/>
        <w:keepNext w:val="0"/>
        <w:keepLines w:val="0"/>
        <w:pageBreakBefore w:val="0"/>
        <w:widowControl/>
        <w:kinsoku/>
        <w:wordWrap/>
        <w:topLinePunct w:val="0"/>
        <w:autoSpaceDN/>
        <w:bidi w:val="0"/>
        <w:snapToGrid/>
        <w:spacing w:before="0" w:beforeAutospacing="0" w:after="0" w:afterAutospacing="0" w:line="580" w:lineRule="exact"/>
        <w:ind w:firstLine="627"/>
        <w:jc w:val="both"/>
        <w:rPr>
          <w:rFonts w:ascii="仿宋_GB2312"/>
          <w:b w:val="0"/>
          <w:bCs w:val="0"/>
          <w:sz w:val="32"/>
          <w:szCs w:val="32"/>
          <w:highlight w:val="none"/>
        </w:rPr>
      </w:pPr>
      <w:r>
        <w:rPr>
          <w:rFonts w:hint="eastAsia" w:ascii="仿宋_GB2312"/>
          <w:b w:val="0"/>
          <w:bCs w:val="0"/>
          <w:sz w:val="32"/>
          <w:szCs w:val="32"/>
          <w:highlight w:val="none"/>
        </w:rPr>
        <w:t>联合体成员方发生负面清单所列不良行为的，纳入负面清单管理</w:t>
      </w:r>
      <w:r>
        <w:rPr>
          <w:rFonts w:hint="eastAsia" w:ascii="仿宋_GB2312"/>
          <w:b w:val="0"/>
          <w:bCs w:val="0"/>
          <w:sz w:val="32"/>
          <w:szCs w:val="32"/>
          <w:highlight w:val="none"/>
          <w:lang w:eastAsia="zh-CN"/>
        </w:rPr>
        <w:t>；</w:t>
      </w:r>
      <w:r>
        <w:rPr>
          <w:rFonts w:hint="eastAsia" w:ascii="仿宋_GB2312"/>
          <w:b w:val="0"/>
          <w:bCs w:val="0"/>
          <w:sz w:val="32"/>
          <w:szCs w:val="32"/>
          <w:highlight w:val="none"/>
        </w:rPr>
        <w:t>对牵头人和非直接责任成员方予以信用扣分，无责任成员方不予扣分。</w:t>
      </w:r>
    </w:p>
    <w:p>
      <w:pPr>
        <w:pStyle w:val="3"/>
        <w:keepNext w:val="0"/>
        <w:keepLines w:val="0"/>
        <w:pageBreakBefore w:val="0"/>
        <w:widowControl/>
        <w:kinsoku/>
        <w:wordWrap/>
        <w:topLinePunct w:val="0"/>
        <w:autoSpaceDN/>
        <w:bidi w:val="0"/>
        <w:snapToGrid/>
        <w:spacing w:before="0" w:beforeAutospacing="0" w:after="0" w:afterAutospacing="0" w:line="580" w:lineRule="exact"/>
        <w:ind w:firstLine="627"/>
        <w:jc w:val="both"/>
        <w:rPr>
          <w:rFonts w:ascii="仿宋_GB2312"/>
          <w:b w:val="0"/>
          <w:bCs w:val="0"/>
          <w:sz w:val="32"/>
          <w:szCs w:val="32"/>
          <w:highlight w:val="none"/>
        </w:rPr>
      </w:pPr>
      <w:r>
        <w:rPr>
          <w:rFonts w:hint="eastAsia" w:ascii="仿宋_GB2312"/>
          <w:b w:val="0"/>
          <w:bCs w:val="0"/>
          <w:sz w:val="32"/>
          <w:szCs w:val="32"/>
          <w:highlight w:val="none"/>
        </w:rPr>
        <w:t>联合体牵头人或成员方发生附件6、7等其他不良行为的，仅对直接责任方予以信用扣分。</w:t>
      </w:r>
    </w:p>
    <w:p>
      <w:pPr>
        <w:pStyle w:val="8"/>
        <w:keepNext w:val="0"/>
        <w:keepLines w:val="0"/>
        <w:pageBreakBefore w:val="0"/>
        <w:kinsoku/>
        <w:wordWrap/>
        <w:topLinePunct w:val="0"/>
        <w:autoSpaceDN/>
        <w:bidi w:val="0"/>
        <w:snapToGrid/>
        <w:spacing w:before="0" w:after="0" w:line="580" w:lineRule="exact"/>
        <w:ind w:firstLine="640" w:firstLineChars="200"/>
        <w:jc w:val="both"/>
        <w:rPr>
          <w:rFonts w:ascii="仿宋_GB2312" w:hAnsi="Times New Roman" w:eastAsia="仿宋_GB2312"/>
          <w:b w:val="0"/>
          <w:bCs w:val="0"/>
          <w:sz w:val="32"/>
          <w:szCs w:val="32"/>
          <w:highlight w:val="none"/>
        </w:rPr>
      </w:pPr>
      <w:r>
        <w:rPr>
          <w:rFonts w:hint="eastAsia" w:ascii="仿宋_GB2312" w:hAnsi="Times New Roman" w:eastAsia="仿宋_GB2312"/>
          <w:b w:val="0"/>
          <w:bCs w:val="0"/>
          <w:sz w:val="32"/>
          <w:szCs w:val="32"/>
          <w:highlight w:val="none"/>
        </w:rPr>
        <w:t>3.从业主体发生负面清单所列不良行为被动态调整后，有评价项目的仍需进行信用评分</w:t>
      </w:r>
      <w:r>
        <w:rPr>
          <w:rFonts w:hint="eastAsia" w:ascii="仿宋_GB2312" w:hAnsi="Times New Roman" w:eastAsia="仿宋_GB2312"/>
          <w:b w:val="0"/>
          <w:bCs w:val="0"/>
          <w:sz w:val="32"/>
          <w:szCs w:val="32"/>
          <w:highlight w:val="none"/>
          <w:lang w:eastAsia="zh-CN"/>
        </w:rPr>
        <w:t>；</w:t>
      </w:r>
      <w:r>
        <w:rPr>
          <w:rFonts w:hint="eastAsia" w:ascii="仿宋_GB2312" w:hAnsi="Times New Roman" w:eastAsia="仿宋_GB2312"/>
          <w:b w:val="0"/>
          <w:bCs w:val="0"/>
          <w:sz w:val="32"/>
          <w:szCs w:val="32"/>
          <w:highlight w:val="none"/>
        </w:rPr>
        <w:t>得出的评价得分与动态调整结果相关联，最终信用等级不得高于动态调整后信用等级。</w:t>
      </w:r>
    </w:p>
    <w:p>
      <w:pPr>
        <w:pStyle w:val="8"/>
        <w:keepNext w:val="0"/>
        <w:keepLines w:val="0"/>
        <w:pageBreakBefore w:val="0"/>
        <w:kinsoku/>
        <w:wordWrap/>
        <w:topLinePunct w:val="0"/>
        <w:autoSpaceDN/>
        <w:bidi w:val="0"/>
        <w:snapToGrid/>
        <w:spacing w:before="0" w:after="0" w:line="580" w:lineRule="exact"/>
        <w:ind w:firstLine="640" w:firstLineChars="200"/>
        <w:jc w:val="both"/>
        <w:rPr>
          <w:rFonts w:ascii="仿宋_GB2312" w:eastAsia="仿宋_GB2312"/>
          <w:b w:val="0"/>
          <w:bCs w:val="0"/>
          <w:sz w:val="32"/>
          <w:szCs w:val="32"/>
          <w:highlight w:val="none"/>
        </w:rPr>
      </w:pPr>
      <w:r>
        <w:rPr>
          <w:rFonts w:hint="eastAsia" w:ascii="仿宋_GB2312" w:eastAsia="仿宋_GB2312"/>
          <w:b w:val="0"/>
          <w:bCs w:val="0"/>
          <w:sz w:val="32"/>
          <w:szCs w:val="32"/>
          <w:highlight w:val="none"/>
        </w:rPr>
        <w:t>4</w:t>
      </w:r>
      <w:r>
        <w:rPr>
          <w:rFonts w:ascii="仿宋_GB2312" w:eastAsia="仿宋_GB2312"/>
          <w:b w:val="0"/>
          <w:bCs w:val="0"/>
          <w:sz w:val="32"/>
          <w:szCs w:val="32"/>
          <w:highlight w:val="none"/>
        </w:rPr>
        <w:t>.</w:t>
      </w:r>
      <w:r>
        <w:rPr>
          <w:rFonts w:hint="eastAsia" w:ascii="仿宋_GB2312" w:eastAsia="仿宋_GB2312"/>
          <w:b w:val="0"/>
          <w:bCs w:val="0"/>
          <w:sz w:val="32"/>
          <w:szCs w:val="32"/>
          <w:highlight w:val="none"/>
        </w:rPr>
        <w:t>设计施工总承包（EPC）、全过程咨询、代建+监</w:t>
      </w:r>
      <w:r>
        <w:rPr>
          <w:rFonts w:hint="eastAsia" w:ascii="仿宋_GB2312" w:eastAsia="仿宋_GB2312"/>
          <w:b w:val="0"/>
          <w:bCs w:val="0"/>
          <w:color w:val="000000"/>
          <w:sz w:val="32"/>
          <w:szCs w:val="32"/>
          <w:highlight w:val="none"/>
        </w:rPr>
        <w:t>理等建设模式的从业主体，按设计、施工、监理、试验检测等类别分别</w:t>
      </w:r>
      <w:r>
        <w:rPr>
          <w:rFonts w:hint="eastAsia" w:ascii="仿宋_GB2312" w:hAnsi="Times New Roman" w:eastAsia="仿宋_GB2312"/>
          <w:b w:val="0"/>
          <w:bCs w:val="0"/>
          <w:color w:val="000000"/>
          <w:sz w:val="32"/>
          <w:szCs w:val="32"/>
          <w:highlight w:val="none"/>
        </w:rPr>
        <w:t>评价</w:t>
      </w:r>
      <w:r>
        <w:rPr>
          <w:rFonts w:hint="eastAsia" w:ascii="仿宋_GB2312" w:eastAsia="仿宋_GB2312"/>
          <w:b w:val="0"/>
          <w:bCs w:val="0"/>
          <w:color w:val="000000"/>
          <w:sz w:val="32"/>
          <w:szCs w:val="32"/>
          <w:highlight w:val="none"/>
        </w:rPr>
        <w:t>。</w:t>
      </w:r>
    </w:p>
    <w:p>
      <w:pPr>
        <w:pStyle w:val="8"/>
        <w:keepNext w:val="0"/>
        <w:keepLines w:val="0"/>
        <w:pageBreakBefore w:val="0"/>
        <w:kinsoku/>
        <w:wordWrap/>
        <w:topLinePunct w:val="0"/>
        <w:autoSpaceDN/>
        <w:bidi w:val="0"/>
        <w:snapToGrid/>
        <w:spacing w:before="0" w:after="0" w:line="580" w:lineRule="exact"/>
        <w:ind w:firstLine="640" w:firstLineChars="200"/>
        <w:jc w:val="both"/>
        <w:rPr>
          <w:rFonts w:ascii="仿宋_GB2312" w:eastAsia="仿宋_GB2312"/>
          <w:b w:val="0"/>
          <w:bCs w:val="0"/>
          <w:sz w:val="32"/>
          <w:szCs w:val="32"/>
          <w:highlight w:val="none"/>
        </w:rPr>
      </w:pPr>
      <w:r>
        <w:rPr>
          <w:rFonts w:hint="eastAsia" w:ascii="仿宋_GB2312" w:eastAsia="仿宋_GB2312"/>
          <w:b w:val="0"/>
          <w:bCs w:val="0"/>
          <w:sz w:val="32"/>
          <w:szCs w:val="32"/>
          <w:highlight w:val="none"/>
        </w:rPr>
        <w:t>5.施工分包单位的不良行为纳入项目（标段）施工总承包单位的信用评价。</w:t>
      </w:r>
    </w:p>
    <w:p>
      <w:pPr>
        <w:keepNext w:val="0"/>
        <w:keepLines w:val="0"/>
        <w:pageBreakBefore w:val="0"/>
        <w:kinsoku/>
        <w:wordWrap/>
        <w:overflowPunct w:val="0"/>
        <w:topLinePunct w:val="0"/>
        <w:autoSpaceDN/>
        <w:bidi w:val="0"/>
        <w:snapToGrid/>
        <w:spacing w:line="580" w:lineRule="exact"/>
        <w:ind w:firstLine="640" w:firstLineChars="200"/>
        <w:jc w:val="left"/>
        <w:rPr>
          <w:rFonts w:ascii="黑体" w:hAnsi="黑体" w:eastAsia="黑体"/>
          <w:b w:val="0"/>
          <w:bCs w:val="0"/>
          <w:szCs w:val="32"/>
          <w:highlight w:val="none"/>
        </w:rPr>
      </w:pPr>
      <w:r>
        <w:rPr>
          <w:rFonts w:hint="eastAsia" w:ascii="黑体" w:hAnsi="黑体" w:eastAsia="黑体"/>
          <w:b w:val="0"/>
          <w:bCs w:val="0"/>
          <w:szCs w:val="32"/>
          <w:highlight w:val="none"/>
        </w:rPr>
        <w:t>六、信用等级</w:t>
      </w:r>
    </w:p>
    <w:p>
      <w:pPr>
        <w:keepNext w:val="0"/>
        <w:keepLines w:val="0"/>
        <w:pageBreakBefore w:val="0"/>
        <w:kinsoku/>
        <w:wordWrap/>
        <w:overflowPunct w:val="0"/>
        <w:topLinePunct w:val="0"/>
        <w:autoSpaceDN/>
        <w:bidi w:val="0"/>
        <w:snapToGrid/>
        <w:spacing w:line="580" w:lineRule="exact"/>
        <w:ind w:firstLine="640" w:firstLineChars="200"/>
        <w:jc w:val="both"/>
        <w:outlineLvl w:val="0"/>
        <w:rPr>
          <w:rFonts w:eastAsia="楷体_GB2312"/>
          <w:b w:val="0"/>
          <w:bCs w:val="0"/>
          <w:kern w:val="0"/>
          <w:szCs w:val="32"/>
          <w:highlight w:val="none"/>
        </w:rPr>
      </w:pPr>
      <w:r>
        <w:rPr>
          <w:rFonts w:hint="eastAsia" w:eastAsia="楷体_GB2312"/>
          <w:b w:val="0"/>
          <w:bCs w:val="0"/>
          <w:kern w:val="0"/>
          <w:szCs w:val="32"/>
          <w:highlight w:val="none"/>
        </w:rPr>
        <w:t>（一）信用等级划分</w:t>
      </w:r>
    </w:p>
    <w:p>
      <w:pPr>
        <w:keepNext w:val="0"/>
        <w:keepLines w:val="0"/>
        <w:pageBreakBefore w:val="0"/>
        <w:kinsoku/>
        <w:wordWrap/>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从业主体的信用等级分为AA、A、B、C、D五个等级。其中：设计、施工从业单位以不同资质分别参建不同项目（标段）时，按不同资质分别确定信用等级</w:t>
      </w:r>
      <w:r>
        <w:rPr>
          <w:rFonts w:hint="eastAsia" w:ascii="仿宋_GB2312"/>
          <w:b w:val="0"/>
          <w:bCs w:val="0"/>
          <w:szCs w:val="32"/>
          <w:highlight w:val="none"/>
          <w:lang w:eastAsia="zh-CN"/>
        </w:rPr>
        <w:t>；</w:t>
      </w:r>
      <w:r>
        <w:rPr>
          <w:rFonts w:hint="eastAsia" w:ascii="仿宋_GB2312"/>
          <w:b w:val="0"/>
          <w:bCs w:val="0"/>
          <w:szCs w:val="32"/>
          <w:highlight w:val="none"/>
        </w:rPr>
        <w:t>监理、试验检测从业单位不分资质类型，按评价标段确定信用等级</w:t>
      </w:r>
      <w:r>
        <w:rPr>
          <w:rFonts w:hint="eastAsia" w:ascii="仿宋_GB2312"/>
          <w:b w:val="0"/>
          <w:bCs w:val="0"/>
          <w:szCs w:val="32"/>
          <w:highlight w:val="none"/>
          <w:lang w:eastAsia="zh-CN"/>
        </w:rPr>
        <w:t>；</w:t>
      </w:r>
      <w:r>
        <w:rPr>
          <w:rFonts w:hint="eastAsia" w:ascii="仿宋_GB2312"/>
          <w:b w:val="0"/>
          <w:bCs w:val="0"/>
          <w:szCs w:val="32"/>
          <w:highlight w:val="none"/>
        </w:rPr>
        <w:t>从业人员按评价项目（标段）时任职岗位确定信用等级。</w:t>
      </w:r>
    </w:p>
    <w:p>
      <w:pPr>
        <w:keepNext w:val="0"/>
        <w:keepLines w:val="0"/>
        <w:pageBreakBefore w:val="0"/>
        <w:numPr>
          <w:ilvl w:val="0"/>
          <w:numId w:val="1"/>
        </w:numPr>
        <w:kinsoku/>
        <w:wordWrap/>
        <w:overflowPunct w:val="0"/>
        <w:topLinePunct w:val="0"/>
        <w:autoSpaceDN/>
        <w:bidi w:val="0"/>
        <w:snapToGrid/>
        <w:spacing w:line="580" w:lineRule="exact"/>
        <w:ind w:firstLine="640" w:firstLineChars="200"/>
        <w:jc w:val="both"/>
        <w:rPr>
          <w:rFonts w:eastAsia="楷体_GB2312"/>
          <w:b w:val="0"/>
          <w:bCs w:val="0"/>
          <w:kern w:val="0"/>
          <w:szCs w:val="32"/>
          <w:highlight w:val="none"/>
        </w:rPr>
      </w:pPr>
      <w:r>
        <w:rPr>
          <w:rFonts w:hint="eastAsia" w:eastAsia="楷体_GB2312"/>
          <w:b w:val="0"/>
          <w:bCs w:val="0"/>
          <w:kern w:val="0"/>
          <w:szCs w:val="32"/>
          <w:highlight w:val="none"/>
        </w:rPr>
        <w:t>信用等级确定</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hAnsi="仿宋_GB2312" w:eastAsia="仿宋_GB2312" w:cs="仿宋_GB2312"/>
          <w:b w:val="0"/>
          <w:bCs w:val="0"/>
          <w:color w:val="000000"/>
          <w:szCs w:val="32"/>
          <w:highlight w:val="none"/>
        </w:rPr>
      </w:pPr>
      <w:r>
        <w:rPr>
          <w:rFonts w:hint="eastAsia" w:ascii="仿宋_GB2312"/>
          <w:b w:val="0"/>
          <w:bCs w:val="0"/>
          <w:szCs w:val="32"/>
          <w:highlight w:val="none"/>
        </w:rPr>
        <w:t>综合评</w:t>
      </w:r>
      <w:r>
        <w:rPr>
          <w:rFonts w:hint="eastAsia" w:ascii="仿宋_GB2312" w:hAnsi="仿宋_GB2312" w:eastAsia="仿宋_GB2312" w:cs="仿宋_GB2312"/>
          <w:b w:val="0"/>
          <w:bCs w:val="0"/>
          <w:szCs w:val="32"/>
          <w:highlight w:val="none"/>
        </w:rPr>
        <w:t>价得分X≥95且符合附件2所列条件之一，为AA级</w:t>
      </w:r>
      <w:r>
        <w:rPr>
          <w:rFonts w:hint="eastAsia" w:ascii="仿宋_GB2312" w:hAnsi="仿宋_GB2312" w:cs="仿宋_GB2312"/>
          <w:b w:val="0"/>
          <w:bCs w:val="0"/>
          <w:szCs w:val="32"/>
          <w:highlight w:val="none"/>
          <w:lang w:eastAsia="zh-CN"/>
        </w:rPr>
        <w:t>；</w:t>
      </w:r>
      <w:r>
        <w:rPr>
          <w:rFonts w:hint="eastAsia" w:ascii="仿宋_GB2312" w:hAnsi="仿宋_GB2312" w:eastAsia="仿宋_GB2312" w:cs="仿宋_GB2312"/>
          <w:b w:val="0"/>
          <w:bCs w:val="0"/>
          <w:szCs w:val="32"/>
          <w:highlight w:val="none"/>
        </w:rPr>
        <w:t>评价得分95&gt;X≥85为A级</w:t>
      </w:r>
      <w:r>
        <w:rPr>
          <w:rFonts w:hint="eastAsia" w:ascii="仿宋_GB2312" w:hAnsi="仿宋_GB2312" w:cs="仿宋_GB2312"/>
          <w:b w:val="0"/>
          <w:bCs w:val="0"/>
          <w:szCs w:val="32"/>
          <w:highlight w:val="none"/>
          <w:lang w:eastAsia="zh-CN"/>
        </w:rPr>
        <w:t>；</w:t>
      </w:r>
      <w:r>
        <w:rPr>
          <w:rFonts w:hint="eastAsia" w:ascii="仿宋_GB2312" w:hAnsi="仿宋_GB2312" w:eastAsia="仿宋_GB2312" w:cs="仿宋_GB2312"/>
          <w:b w:val="0"/>
          <w:bCs w:val="0"/>
          <w:szCs w:val="32"/>
          <w:highlight w:val="none"/>
        </w:rPr>
        <w:t>85&gt;X≥75为B级</w:t>
      </w:r>
      <w:r>
        <w:rPr>
          <w:rFonts w:hint="eastAsia" w:ascii="仿宋_GB2312" w:hAnsi="仿宋_GB2312" w:cs="仿宋_GB2312"/>
          <w:b w:val="0"/>
          <w:bCs w:val="0"/>
          <w:szCs w:val="32"/>
          <w:highlight w:val="none"/>
          <w:lang w:eastAsia="zh-CN"/>
        </w:rPr>
        <w:t>；</w:t>
      </w:r>
      <w:r>
        <w:rPr>
          <w:rFonts w:hint="eastAsia" w:ascii="仿宋_GB2312" w:hAnsi="仿宋_GB2312" w:eastAsia="仿宋_GB2312" w:cs="仿宋_GB2312"/>
          <w:b w:val="0"/>
          <w:bCs w:val="0"/>
          <w:szCs w:val="32"/>
          <w:highlight w:val="none"/>
        </w:rPr>
        <w:t>75&gt;X≥60为C级</w:t>
      </w:r>
      <w:r>
        <w:rPr>
          <w:rFonts w:hint="eastAsia" w:ascii="仿宋_GB2312" w:hAnsi="仿宋_GB2312" w:cs="仿宋_GB2312"/>
          <w:b w:val="0"/>
          <w:bCs w:val="0"/>
          <w:szCs w:val="32"/>
          <w:highlight w:val="none"/>
          <w:lang w:eastAsia="zh-CN"/>
        </w:rPr>
        <w:t>；</w:t>
      </w:r>
      <w:r>
        <w:rPr>
          <w:rFonts w:hint="eastAsia" w:ascii="仿宋_GB2312" w:hAnsi="仿宋_GB2312" w:eastAsia="仿宋_GB2312" w:cs="仿宋_GB2312"/>
          <w:b w:val="0"/>
          <w:bCs w:val="0"/>
          <w:szCs w:val="32"/>
          <w:highlight w:val="none"/>
        </w:rPr>
        <w:t>X&lt;60为D级。</w:t>
      </w:r>
    </w:p>
    <w:p>
      <w:pPr>
        <w:keepNext w:val="0"/>
        <w:keepLines w:val="0"/>
        <w:pageBreakBefore w:val="0"/>
        <w:kinsoku/>
        <w:wordWrap/>
        <w:overflowPunct w:val="0"/>
        <w:topLinePunct w:val="0"/>
        <w:autoSpaceDN/>
        <w:bidi w:val="0"/>
        <w:snapToGrid/>
        <w:spacing w:line="580" w:lineRule="exact"/>
        <w:ind w:firstLine="640" w:firstLineChars="200"/>
        <w:jc w:val="both"/>
        <w:outlineLvl w:val="0"/>
        <w:rPr>
          <w:rFonts w:ascii="楷体_GB2312" w:hAnsi="楷体_GB2312" w:eastAsia="楷体_GB2312" w:cs="楷体_GB2312"/>
          <w:b w:val="0"/>
          <w:bCs w:val="0"/>
          <w:kern w:val="0"/>
          <w:szCs w:val="32"/>
          <w:highlight w:val="none"/>
        </w:rPr>
      </w:pPr>
      <w:r>
        <w:rPr>
          <w:rFonts w:hint="eastAsia" w:ascii="楷体_GB2312" w:hAnsi="楷体_GB2312" w:eastAsia="楷体_GB2312" w:cs="楷体_GB2312"/>
          <w:b w:val="0"/>
          <w:bCs w:val="0"/>
          <w:kern w:val="0"/>
          <w:szCs w:val="32"/>
          <w:highlight w:val="none"/>
        </w:rPr>
        <w:t>（三）</w:t>
      </w:r>
      <w:r>
        <w:rPr>
          <w:rFonts w:hint="eastAsia" w:ascii="楷体_GB2312" w:hAnsi="楷体_GB2312" w:eastAsia="楷体_GB2312" w:cs="楷体_GB2312"/>
          <w:b w:val="0"/>
          <w:bCs w:val="0"/>
          <w:szCs w:val="32"/>
          <w:highlight w:val="none"/>
        </w:rPr>
        <w:t>其他情形</w:t>
      </w:r>
    </w:p>
    <w:p>
      <w:pPr>
        <w:keepNext w:val="0"/>
        <w:keepLines w:val="0"/>
        <w:pageBreakBefore w:val="0"/>
        <w:shd w:val="clear" w:color="auto" w:fill="FFFFFF"/>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1.从业主体评价得分95分及以上，但不符合附件2所列条</w:t>
      </w:r>
      <w:r>
        <w:rPr>
          <w:rFonts w:hint="eastAsia" w:ascii="仿宋_GB2312"/>
          <w:b w:val="0"/>
          <w:bCs w:val="0"/>
          <w:szCs w:val="32"/>
          <w:highlight w:val="none"/>
          <w:shd w:val="clear" w:color="auto" w:fill="FFFFFF"/>
        </w:rPr>
        <w:t>件的或首次评价的，当前评价周期信用等级最高为A级，评价得分按94.9分</w:t>
      </w:r>
      <w:r>
        <w:rPr>
          <w:rFonts w:hint="eastAsia" w:ascii="仿宋_GB2312"/>
          <w:b w:val="0"/>
          <w:bCs w:val="0"/>
          <w:szCs w:val="32"/>
          <w:highlight w:val="none"/>
        </w:rPr>
        <w:t>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rPr>
        <w:t>2.从业主体上一评价周期</w:t>
      </w:r>
      <w:r>
        <w:rPr>
          <w:rFonts w:hint="eastAsia" w:ascii="仿宋_GB2312"/>
          <w:b w:val="0"/>
          <w:bCs w:val="0"/>
          <w:szCs w:val="32"/>
          <w:highlight w:val="none"/>
          <w:lang w:val="en-US" w:eastAsia="zh-CN"/>
        </w:rPr>
        <w:t>为</w:t>
      </w:r>
      <w:r>
        <w:rPr>
          <w:rFonts w:hint="eastAsia" w:ascii="仿宋_GB2312"/>
          <w:b w:val="0"/>
          <w:bCs w:val="0"/>
          <w:szCs w:val="32"/>
          <w:highlight w:val="none"/>
        </w:rPr>
        <w:t>首次评价</w:t>
      </w:r>
      <w:r>
        <w:rPr>
          <w:rFonts w:hint="eastAsia" w:ascii="仿宋_GB2312"/>
          <w:b w:val="0"/>
          <w:bCs w:val="0"/>
          <w:szCs w:val="32"/>
          <w:highlight w:val="none"/>
          <w:lang w:eastAsia="zh-CN"/>
        </w:rPr>
        <w:t>，</w:t>
      </w:r>
      <w:r>
        <w:rPr>
          <w:rFonts w:hint="eastAsia" w:ascii="仿宋_GB2312"/>
          <w:b w:val="0"/>
          <w:bCs w:val="0"/>
          <w:szCs w:val="32"/>
          <w:highlight w:val="none"/>
          <w:lang w:val="en-US" w:eastAsia="zh-CN"/>
        </w:rPr>
        <w:t>且</w:t>
      </w:r>
      <w:r>
        <w:rPr>
          <w:rFonts w:hint="eastAsia" w:ascii="仿宋_GB2312"/>
          <w:b w:val="0"/>
          <w:bCs w:val="0"/>
          <w:szCs w:val="32"/>
          <w:highlight w:val="none"/>
        </w:rPr>
        <w:t>评价得分大于等于95分</w:t>
      </w:r>
      <w:r>
        <w:rPr>
          <w:rFonts w:hint="eastAsia" w:ascii="仿宋_GB2312"/>
          <w:b w:val="0"/>
          <w:bCs w:val="0"/>
          <w:szCs w:val="32"/>
          <w:highlight w:val="none"/>
          <w:lang w:eastAsia="zh-CN"/>
        </w:rPr>
        <w:t>（</w:t>
      </w:r>
      <w:r>
        <w:rPr>
          <w:rFonts w:hint="eastAsia" w:ascii="仿宋_GB2312"/>
          <w:b w:val="0"/>
          <w:bCs w:val="0"/>
          <w:szCs w:val="32"/>
          <w:highlight w:val="none"/>
        </w:rPr>
        <w:t>信用等级为A级</w:t>
      </w:r>
      <w:r>
        <w:rPr>
          <w:rFonts w:hint="eastAsia" w:ascii="仿宋_GB2312"/>
          <w:b w:val="0"/>
          <w:bCs w:val="0"/>
          <w:szCs w:val="32"/>
          <w:highlight w:val="none"/>
          <w:lang w:eastAsia="zh-CN"/>
        </w:rPr>
        <w:t>）</w:t>
      </w:r>
      <w:r>
        <w:rPr>
          <w:rFonts w:hint="eastAsia" w:ascii="仿宋_GB2312"/>
          <w:b w:val="0"/>
          <w:bCs w:val="0"/>
          <w:szCs w:val="32"/>
          <w:highlight w:val="none"/>
        </w:rPr>
        <w:t>，其延用信用得分</w:t>
      </w:r>
      <w:r>
        <w:rPr>
          <w:rFonts w:hint="eastAsia" w:ascii="仿宋_GB2312" w:hAnsi="Times New Roman" w:eastAsia="仿宋_GB2312" w:cs="Times New Roman"/>
          <w:b w:val="0"/>
          <w:bCs w:val="0"/>
          <w:szCs w:val="32"/>
          <w:highlight w:val="none"/>
        </w:rPr>
        <w:t>按94.9分确定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lang w:val="en-US" w:eastAsia="zh-CN"/>
        </w:rPr>
        <w:t>3</w:t>
      </w:r>
      <w:r>
        <w:rPr>
          <w:rFonts w:hint="eastAsia" w:ascii="仿宋_GB2312"/>
          <w:b w:val="0"/>
          <w:bCs w:val="0"/>
          <w:szCs w:val="32"/>
          <w:highlight w:val="none"/>
        </w:rPr>
        <w:t>.从业主体上一评价周期信用评价等级为B级及以下的，当前评价周期信用等级最高为A级，评价得分大于等于90分的，按90分确定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lang w:val="en-US" w:eastAsia="zh-CN"/>
        </w:rPr>
        <w:t>4</w:t>
      </w:r>
      <w:r>
        <w:rPr>
          <w:rFonts w:hint="eastAsia" w:ascii="仿宋_GB2312"/>
          <w:b w:val="0"/>
          <w:bCs w:val="0"/>
          <w:szCs w:val="32"/>
          <w:highlight w:val="none"/>
        </w:rPr>
        <w:t>.从业单位任一评价项目得分低于85分的，当期信用等级最高为A级，评价得分大于等于90分的，按90分确定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lang w:val="en-US" w:eastAsia="zh-CN"/>
        </w:rPr>
        <w:t>5</w:t>
      </w:r>
      <w:r>
        <w:rPr>
          <w:rFonts w:hint="eastAsia" w:ascii="仿宋_GB2312"/>
          <w:b w:val="0"/>
          <w:bCs w:val="0"/>
          <w:szCs w:val="32"/>
          <w:highlight w:val="none"/>
        </w:rPr>
        <w:t>.从业单位有两个及以上评价项目的评价得分低于85分的，当期信用等级最高为B级，评价得分大于等于80分的，按80分确定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lang w:val="en-US" w:eastAsia="zh-CN"/>
        </w:rPr>
        <w:t>6</w:t>
      </w:r>
      <w:r>
        <w:rPr>
          <w:rFonts w:hint="eastAsia" w:ascii="仿宋_GB2312"/>
          <w:b w:val="0"/>
          <w:bCs w:val="0"/>
          <w:szCs w:val="32"/>
          <w:highlight w:val="none"/>
        </w:rPr>
        <w:t>.从业单位发生负面清单所列行为，动态调整降为A级的，评价得分按90分确定。动态调整降为B级的，评价得分按80分确定。动态调整降为C级的，评价得分按67.5分确定。动态调整降为D级的，评价得分按30分确定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hint="eastAsia" w:ascii="仿宋_GB2312" w:eastAsia="仿宋_GB2312"/>
          <w:b w:val="0"/>
          <w:bCs w:val="0"/>
          <w:szCs w:val="32"/>
          <w:highlight w:val="none"/>
          <w:lang w:eastAsia="zh-CN"/>
        </w:rPr>
      </w:pPr>
      <w:r>
        <w:rPr>
          <w:rFonts w:hint="eastAsia" w:ascii="仿宋_GB2312"/>
          <w:b w:val="0"/>
          <w:bCs w:val="0"/>
          <w:szCs w:val="32"/>
          <w:highlight w:val="none"/>
          <w:lang w:val="en-US" w:eastAsia="zh-CN"/>
        </w:rPr>
        <w:t>7</w:t>
      </w:r>
      <w:r>
        <w:rPr>
          <w:rFonts w:hint="eastAsia" w:ascii="仿宋_GB2312"/>
          <w:b w:val="0"/>
          <w:bCs w:val="0"/>
          <w:szCs w:val="32"/>
          <w:highlight w:val="none"/>
        </w:rPr>
        <w:t>.从业主体在一个评价周期内发生一次负面清单所列行为动态调整执行期满后继续评价的，12个月内信用等级最高为A级，评价得分大于等于90分的，按90分确定</w:t>
      </w:r>
      <w:r>
        <w:rPr>
          <w:rFonts w:hint="eastAsia" w:ascii="仿宋_GB2312"/>
          <w:b w:val="0"/>
          <w:bCs w:val="0"/>
          <w:szCs w:val="32"/>
          <w:highlight w:val="none"/>
          <w:lang w:eastAsia="zh-CN"/>
        </w:rPr>
        <w:t>；</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lang w:val="en-US" w:eastAsia="zh-CN"/>
        </w:rPr>
        <w:t>8</w:t>
      </w:r>
      <w:r>
        <w:rPr>
          <w:rFonts w:hint="eastAsia" w:ascii="仿宋_GB2312"/>
          <w:b w:val="0"/>
          <w:bCs w:val="0"/>
          <w:szCs w:val="32"/>
          <w:highlight w:val="none"/>
        </w:rPr>
        <w:t>.从业主体在一个评价周期内发生两次及以上负面清单所列行为且动态调整至D级，执行期满后继续评价的，12个月内信用等级最高为B级，评价得分大于等于80分的，按80分确定。</w:t>
      </w:r>
    </w:p>
    <w:p>
      <w:pPr>
        <w:pStyle w:val="8"/>
        <w:keepNext w:val="0"/>
        <w:keepLines w:val="0"/>
        <w:pageBreakBefore w:val="0"/>
        <w:widowControl w:val="0"/>
        <w:kinsoku/>
        <w:wordWrap/>
        <w:topLinePunct w:val="0"/>
        <w:autoSpaceDN/>
        <w:bidi w:val="0"/>
        <w:snapToGrid/>
        <w:spacing w:before="0" w:after="0" w:line="580" w:lineRule="exact"/>
        <w:ind w:firstLine="640" w:firstLineChars="200"/>
        <w:jc w:val="both"/>
        <w:rPr>
          <w:rFonts w:ascii="仿宋_GB2312" w:hAnsi="Calibri" w:eastAsia="仿宋_GB2312"/>
          <w:b w:val="0"/>
          <w:bCs w:val="0"/>
          <w:kern w:val="2"/>
          <w:sz w:val="32"/>
          <w:szCs w:val="32"/>
          <w:highlight w:val="none"/>
        </w:rPr>
      </w:pPr>
      <w:r>
        <w:rPr>
          <w:rFonts w:hint="eastAsia" w:ascii="仿宋_GB2312" w:hAnsi="Calibri" w:eastAsia="仿宋_GB2312"/>
          <w:b w:val="0"/>
          <w:bCs w:val="0"/>
          <w:kern w:val="2"/>
          <w:sz w:val="32"/>
          <w:szCs w:val="32"/>
          <w:highlight w:val="none"/>
        </w:rPr>
        <w:t>信用等级确定后，从业单位更名或者资质升级的，当期信用等级不变。从业单位发生分立的，承继资质的从业单位信用等级按B级认定，但分立前原从业单位信用等级低于B级的，按分立前原从业单位信用等级确定。从业单位发生合并重组的，合并后从业单位的信用等级按合并前原各从业单位中的最低信用等级确定。</w:t>
      </w:r>
    </w:p>
    <w:p>
      <w:pPr>
        <w:keepNext w:val="0"/>
        <w:keepLines w:val="0"/>
        <w:pageBreakBefore w:val="0"/>
        <w:kinsoku/>
        <w:wordWrap/>
        <w:overflowPunct w:val="0"/>
        <w:topLinePunct w:val="0"/>
        <w:autoSpaceDN/>
        <w:bidi w:val="0"/>
        <w:snapToGrid/>
        <w:spacing w:line="580" w:lineRule="exact"/>
        <w:ind w:firstLine="640" w:firstLineChars="200"/>
        <w:jc w:val="left"/>
        <w:rPr>
          <w:rFonts w:ascii="黑体" w:hAnsi="黑体" w:eastAsia="黑体"/>
          <w:b w:val="0"/>
          <w:bCs w:val="0"/>
          <w:szCs w:val="32"/>
          <w:highlight w:val="none"/>
        </w:rPr>
      </w:pPr>
      <w:r>
        <w:rPr>
          <w:rFonts w:hint="eastAsia" w:ascii="黑体" w:hAnsi="黑体" w:eastAsia="黑体"/>
          <w:b w:val="0"/>
          <w:bCs w:val="0"/>
          <w:szCs w:val="32"/>
          <w:highlight w:val="none"/>
        </w:rPr>
        <w:t>七、信用评价流程</w:t>
      </w:r>
    </w:p>
    <w:p>
      <w:pPr>
        <w:keepNext w:val="0"/>
        <w:keepLines w:val="0"/>
        <w:pageBreakBefore w:val="0"/>
        <w:widowControl/>
        <w:kinsoku/>
        <w:wordWrap/>
        <w:overflowPunct w:val="0"/>
        <w:topLinePunct w:val="0"/>
        <w:autoSpaceDN/>
        <w:bidi w:val="0"/>
        <w:snapToGrid/>
        <w:spacing w:line="580" w:lineRule="exact"/>
        <w:ind w:firstLine="640"/>
        <w:jc w:val="both"/>
        <w:outlineLvl w:val="0"/>
        <w:rPr>
          <w:rFonts w:eastAsia="楷体_GB2312"/>
          <w:b w:val="0"/>
          <w:bCs w:val="0"/>
          <w:kern w:val="0"/>
          <w:szCs w:val="32"/>
          <w:highlight w:val="none"/>
        </w:rPr>
      </w:pPr>
      <w:r>
        <w:rPr>
          <w:rFonts w:hint="eastAsia" w:eastAsia="楷体_GB2312"/>
          <w:b w:val="0"/>
          <w:bCs w:val="0"/>
          <w:kern w:val="0"/>
          <w:szCs w:val="32"/>
          <w:highlight w:val="none"/>
        </w:rPr>
        <w:t>（一）信息录入</w:t>
      </w:r>
    </w:p>
    <w:p>
      <w:pPr>
        <w:keepNext w:val="0"/>
        <w:keepLines w:val="0"/>
        <w:pageBreakBefore w:val="0"/>
        <w:widowControl/>
        <w:kinsoku/>
        <w:wordWrap/>
        <w:overflowPunct w:val="0"/>
        <w:topLinePunct w:val="0"/>
        <w:autoSpaceDN/>
        <w:bidi w:val="0"/>
        <w:snapToGrid/>
        <w:spacing w:line="580" w:lineRule="exact"/>
        <w:ind w:firstLine="640"/>
        <w:jc w:val="both"/>
        <w:rPr>
          <w:rFonts w:ascii="仿宋_GB2312"/>
          <w:b w:val="0"/>
          <w:bCs w:val="0"/>
          <w:color w:val="000000"/>
          <w:szCs w:val="32"/>
          <w:highlight w:val="none"/>
        </w:rPr>
      </w:pPr>
      <w:r>
        <w:rPr>
          <w:rFonts w:hint="eastAsia" w:ascii="仿宋_GB2312"/>
          <w:b w:val="0"/>
          <w:bCs w:val="0"/>
          <w:szCs w:val="32"/>
          <w:highlight w:val="none"/>
        </w:rPr>
        <w:t>从业主体的信用信息实时录入。</w:t>
      </w:r>
      <w:r>
        <w:rPr>
          <w:rFonts w:hint="eastAsia" w:ascii="仿宋_GB2312"/>
          <w:b w:val="0"/>
          <w:bCs w:val="0"/>
          <w:kern w:val="0"/>
          <w:szCs w:val="32"/>
          <w:highlight w:val="none"/>
        </w:rPr>
        <w:t>与从业主体签订合同后，项目建设单位（实施机构）应在监理开工令签发（合同签订）一个月内录入项目基础信息和从业主体基础信息，对未及时录入的，相关交通运输（港航）主管部门和从业单位要催促建设单位及时录入，对延迟录入的项目建设单位（实施机构）给予通报。12月底前</w:t>
      </w:r>
      <w:r>
        <w:rPr>
          <w:rFonts w:hint="eastAsia" w:ascii="仿宋_GB2312"/>
          <w:b w:val="0"/>
          <w:bCs w:val="0"/>
          <w:color w:val="000000"/>
          <w:kern w:val="0"/>
          <w:szCs w:val="32"/>
          <w:highlight w:val="none"/>
        </w:rPr>
        <w:t>未录入</w:t>
      </w:r>
      <w:r>
        <w:rPr>
          <w:rFonts w:hint="eastAsia" w:ascii="仿宋_GB2312"/>
          <w:b w:val="0"/>
          <w:bCs w:val="0"/>
          <w:kern w:val="0"/>
          <w:szCs w:val="32"/>
          <w:highlight w:val="none"/>
        </w:rPr>
        <w:t>项目基础信息和从业主体基础信息</w:t>
      </w:r>
      <w:r>
        <w:rPr>
          <w:rFonts w:hint="eastAsia" w:ascii="仿宋_GB2312"/>
          <w:b w:val="0"/>
          <w:bCs w:val="0"/>
          <w:color w:val="000000"/>
          <w:kern w:val="0"/>
          <w:szCs w:val="32"/>
          <w:highlight w:val="none"/>
        </w:rPr>
        <w:t>的不再参与本周期信用评价，并按负面清单进行动态管理。</w:t>
      </w:r>
    </w:p>
    <w:p>
      <w:pPr>
        <w:keepNext w:val="0"/>
        <w:keepLines w:val="0"/>
        <w:pageBreakBefore w:val="0"/>
        <w:widowControl/>
        <w:kinsoku/>
        <w:wordWrap/>
        <w:overflowPunct w:val="0"/>
        <w:topLinePunct w:val="0"/>
        <w:autoSpaceDN/>
        <w:bidi w:val="0"/>
        <w:snapToGrid/>
        <w:spacing w:line="580" w:lineRule="exact"/>
        <w:ind w:firstLine="640"/>
        <w:jc w:val="both"/>
        <w:rPr>
          <w:rFonts w:ascii="仿宋_GB2312"/>
          <w:b w:val="0"/>
          <w:bCs w:val="0"/>
          <w:szCs w:val="32"/>
          <w:highlight w:val="none"/>
        </w:rPr>
      </w:pPr>
      <w:r>
        <w:rPr>
          <w:rFonts w:hint="eastAsia" w:ascii="仿宋_GB2312"/>
          <w:b w:val="0"/>
          <w:bCs w:val="0"/>
          <w:szCs w:val="32"/>
          <w:highlight w:val="none"/>
        </w:rPr>
        <w:t>各级交通运输（港航）主管部门及其所属的职能部门（以下统称“各级交通运输部门”）、项目建设单位（实施机构）</w:t>
      </w:r>
      <w:r>
        <w:rPr>
          <w:rFonts w:hint="eastAsia" w:ascii="仿宋_GB2312"/>
          <w:b w:val="0"/>
          <w:bCs w:val="0"/>
          <w:kern w:val="0"/>
          <w:szCs w:val="32"/>
          <w:highlight w:val="none"/>
        </w:rPr>
        <w:t>根据职责分工，按</w:t>
      </w:r>
      <w:r>
        <w:rPr>
          <w:rFonts w:hint="eastAsia" w:ascii="仿宋_GB2312"/>
          <w:b w:val="0"/>
          <w:bCs w:val="0"/>
          <w:szCs w:val="32"/>
          <w:highlight w:val="none"/>
        </w:rPr>
        <w:t>照“谁检查、谁录入”的原则，根据评价标准，及时归集信用信息，并在7个工作日内通过系统及时录入。</w:t>
      </w:r>
    </w:p>
    <w:p>
      <w:pPr>
        <w:keepNext w:val="0"/>
        <w:keepLines w:val="0"/>
        <w:pageBreakBefore w:val="0"/>
        <w:widowControl/>
        <w:kinsoku/>
        <w:wordWrap/>
        <w:overflowPunct w:val="0"/>
        <w:topLinePunct w:val="0"/>
        <w:autoSpaceDN/>
        <w:bidi w:val="0"/>
        <w:snapToGrid/>
        <w:spacing w:line="580" w:lineRule="exact"/>
        <w:ind w:firstLine="640"/>
        <w:jc w:val="both"/>
        <w:rPr>
          <w:rFonts w:ascii="仿宋_GB2312" w:hAnsi="宋体"/>
          <w:b w:val="0"/>
          <w:bCs w:val="0"/>
          <w:kern w:val="0"/>
          <w:szCs w:val="32"/>
          <w:highlight w:val="none"/>
        </w:rPr>
      </w:pPr>
      <w:r>
        <w:rPr>
          <w:rFonts w:hint="eastAsia" w:ascii="仿宋_GB2312"/>
          <w:b w:val="0"/>
          <w:bCs w:val="0"/>
          <w:szCs w:val="32"/>
          <w:highlight w:val="none"/>
        </w:rPr>
        <w:t>从业主体可通过系统实时查询信息。从业主体对扣分有异议的，应于下个季度的第一个月的月底之前提出，逾期不予受理，异议时应提供有效的证明材料。对各级交通运输部门录入信息有异议的，向</w:t>
      </w:r>
      <w:r>
        <w:rPr>
          <w:rFonts w:ascii="仿宋_GB2312"/>
          <w:b w:val="0"/>
          <w:bCs w:val="0"/>
          <w:szCs w:val="32"/>
          <w:highlight w:val="none"/>
        </w:rPr>
        <w:t>录入</w:t>
      </w:r>
      <w:r>
        <w:rPr>
          <w:rFonts w:hint="eastAsia" w:ascii="仿宋_GB2312"/>
          <w:b w:val="0"/>
          <w:bCs w:val="0"/>
          <w:szCs w:val="32"/>
          <w:highlight w:val="none"/>
        </w:rPr>
        <w:t>部门提出</w:t>
      </w:r>
      <w:r>
        <w:rPr>
          <w:rFonts w:hint="eastAsia" w:ascii="仿宋_GB2312"/>
          <w:b w:val="0"/>
          <w:bCs w:val="0"/>
          <w:szCs w:val="32"/>
          <w:highlight w:val="none"/>
          <w:lang w:eastAsia="zh-CN"/>
        </w:rPr>
        <w:t>；</w:t>
      </w:r>
      <w:r>
        <w:rPr>
          <w:rFonts w:hint="eastAsia" w:ascii="仿宋_GB2312"/>
          <w:b w:val="0"/>
          <w:bCs w:val="0"/>
          <w:szCs w:val="32"/>
          <w:highlight w:val="none"/>
        </w:rPr>
        <w:t>对项目建设单位（实施机构）录入信息有异议的，向项目所在地设区市交通运输主管部门提出</w:t>
      </w:r>
      <w:r>
        <w:rPr>
          <w:rFonts w:hint="eastAsia" w:ascii="仿宋_GB2312"/>
          <w:b w:val="0"/>
          <w:bCs w:val="0"/>
          <w:szCs w:val="32"/>
          <w:highlight w:val="none"/>
          <w:lang w:eastAsia="zh-CN"/>
        </w:rPr>
        <w:t>；</w:t>
      </w:r>
      <w:r>
        <w:rPr>
          <w:rFonts w:hint="eastAsia" w:ascii="仿宋_GB2312" w:hAnsi="宋体"/>
          <w:b w:val="0"/>
          <w:bCs w:val="0"/>
          <w:kern w:val="0"/>
          <w:szCs w:val="32"/>
          <w:highlight w:val="none"/>
        </w:rPr>
        <w:t>原则上受理部门应在10个工作日内将处理结果告知异议主体</w:t>
      </w:r>
      <w:r>
        <w:rPr>
          <w:rFonts w:hint="eastAsia" w:ascii="仿宋_GB2312" w:hAnsi="微软雅黑" w:cs="宋体"/>
          <w:b w:val="0"/>
          <w:bCs w:val="0"/>
          <w:spacing w:val="8"/>
          <w:kern w:val="0"/>
          <w:szCs w:val="32"/>
          <w:highlight w:val="none"/>
          <w:lang w:eastAsia="zh-CN"/>
        </w:rPr>
        <w:t>；</w:t>
      </w:r>
      <w:r>
        <w:rPr>
          <w:rFonts w:hint="eastAsia" w:ascii="仿宋_GB2312" w:hAnsi="宋体"/>
          <w:b w:val="0"/>
          <w:bCs w:val="0"/>
          <w:kern w:val="0"/>
          <w:szCs w:val="32"/>
          <w:highlight w:val="none"/>
        </w:rPr>
        <w:t>情况特别复杂的可适当延期至20个工作日</w:t>
      </w:r>
      <w:r>
        <w:rPr>
          <w:rFonts w:ascii="仿宋_GB2312" w:hAnsi="宋体"/>
          <w:b w:val="0"/>
          <w:bCs w:val="0"/>
          <w:kern w:val="0"/>
          <w:szCs w:val="32"/>
          <w:highlight w:val="none"/>
        </w:rPr>
        <w:t>。</w:t>
      </w:r>
      <w:r>
        <w:rPr>
          <w:rFonts w:hint="eastAsia" w:ascii="仿宋_GB2312" w:hAnsi="宋体"/>
          <w:b w:val="0"/>
          <w:bCs w:val="0"/>
          <w:kern w:val="0"/>
          <w:szCs w:val="32"/>
          <w:highlight w:val="none"/>
        </w:rPr>
        <w:t>各级交通运输主管部门对录入信息异议的处理结果最终应当报省级交通运输主管部门审定。从业主体</w:t>
      </w:r>
      <w:r>
        <w:rPr>
          <w:rFonts w:ascii="仿宋_GB2312" w:hAnsi="宋体"/>
          <w:b w:val="0"/>
          <w:bCs w:val="0"/>
          <w:kern w:val="0"/>
          <w:szCs w:val="32"/>
          <w:highlight w:val="none"/>
        </w:rPr>
        <w:t>对</w:t>
      </w:r>
      <w:r>
        <w:rPr>
          <w:rFonts w:hint="eastAsia" w:ascii="仿宋_GB2312" w:hAnsi="宋体"/>
          <w:b w:val="0"/>
          <w:bCs w:val="0"/>
          <w:kern w:val="0"/>
          <w:szCs w:val="32"/>
          <w:highlight w:val="none"/>
        </w:rPr>
        <w:t>异议</w:t>
      </w:r>
      <w:r>
        <w:rPr>
          <w:rFonts w:ascii="仿宋_GB2312" w:hAnsi="宋体"/>
          <w:b w:val="0"/>
          <w:bCs w:val="0"/>
          <w:kern w:val="0"/>
          <w:szCs w:val="32"/>
          <w:highlight w:val="none"/>
        </w:rPr>
        <w:t>处理结果</w:t>
      </w:r>
      <w:r>
        <w:rPr>
          <w:rFonts w:hint="eastAsia" w:ascii="仿宋_GB2312" w:hAnsi="宋体"/>
          <w:b w:val="0"/>
          <w:bCs w:val="0"/>
          <w:kern w:val="0"/>
          <w:szCs w:val="32"/>
          <w:highlight w:val="none"/>
        </w:rPr>
        <w:t>不服的</w:t>
      </w:r>
      <w:r>
        <w:rPr>
          <w:rFonts w:ascii="仿宋_GB2312" w:hAnsi="宋体"/>
          <w:b w:val="0"/>
          <w:bCs w:val="0"/>
          <w:kern w:val="0"/>
          <w:szCs w:val="32"/>
          <w:highlight w:val="none"/>
        </w:rPr>
        <w:t>，</w:t>
      </w:r>
      <w:r>
        <w:rPr>
          <w:rFonts w:hint="eastAsia" w:ascii="仿宋_GB2312" w:hAnsi="宋体"/>
          <w:b w:val="0"/>
          <w:bCs w:val="0"/>
          <w:kern w:val="0"/>
          <w:szCs w:val="32"/>
          <w:highlight w:val="none"/>
        </w:rPr>
        <w:t>可以</w:t>
      </w:r>
      <w:r>
        <w:rPr>
          <w:rFonts w:ascii="仿宋_GB2312" w:hAnsi="宋体"/>
          <w:b w:val="0"/>
          <w:bCs w:val="0"/>
          <w:kern w:val="0"/>
          <w:szCs w:val="32"/>
          <w:highlight w:val="none"/>
        </w:rPr>
        <w:t>向</w:t>
      </w:r>
      <w:r>
        <w:rPr>
          <w:rFonts w:hint="eastAsia" w:ascii="仿宋_GB2312" w:hAnsi="宋体"/>
          <w:b w:val="0"/>
          <w:bCs w:val="0"/>
          <w:kern w:val="0"/>
          <w:szCs w:val="32"/>
          <w:highlight w:val="none"/>
        </w:rPr>
        <w:t>省级</w:t>
      </w:r>
      <w:r>
        <w:rPr>
          <w:rFonts w:ascii="仿宋_GB2312" w:hAnsi="宋体"/>
          <w:b w:val="0"/>
          <w:bCs w:val="0"/>
          <w:kern w:val="0"/>
          <w:szCs w:val="32"/>
          <w:highlight w:val="none"/>
        </w:rPr>
        <w:t>交通运输主管部门提出</w:t>
      </w:r>
      <w:r>
        <w:rPr>
          <w:rFonts w:hint="eastAsia" w:ascii="仿宋_GB2312" w:hAnsi="宋体"/>
          <w:b w:val="0"/>
          <w:bCs w:val="0"/>
          <w:kern w:val="0"/>
          <w:szCs w:val="32"/>
          <w:highlight w:val="none"/>
        </w:rPr>
        <w:t>复核</w:t>
      </w:r>
      <w:r>
        <w:rPr>
          <w:rFonts w:ascii="仿宋_GB2312" w:hAnsi="宋体"/>
          <w:b w:val="0"/>
          <w:bCs w:val="0"/>
          <w:kern w:val="0"/>
          <w:szCs w:val="32"/>
          <w:highlight w:val="none"/>
        </w:rPr>
        <w:t>，</w:t>
      </w:r>
      <w:r>
        <w:rPr>
          <w:rFonts w:hint="eastAsia" w:ascii="仿宋_GB2312" w:hAnsi="宋体"/>
          <w:b w:val="0"/>
          <w:bCs w:val="0"/>
          <w:kern w:val="0"/>
          <w:szCs w:val="32"/>
          <w:highlight w:val="none"/>
        </w:rPr>
        <w:t>原则上复核部门应在10个工作日内将复核结果告知从业主体</w:t>
      </w:r>
      <w:r>
        <w:rPr>
          <w:rFonts w:hint="eastAsia" w:ascii="仿宋_GB2312" w:hAnsi="宋体"/>
          <w:b w:val="0"/>
          <w:bCs w:val="0"/>
          <w:kern w:val="0"/>
          <w:szCs w:val="32"/>
          <w:highlight w:val="none"/>
          <w:lang w:eastAsia="zh-CN"/>
        </w:rPr>
        <w:t>；</w:t>
      </w:r>
      <w:r>
        <w:rPr>
          <w:rFonts w:hint="eastAsia" w:ascii="仿宋_GB2312" w:hAnsi="宋体"/>
          <w:b w:val="0"/>
          <w:bCs w:val="0"/>
          <w:kern w:val="0"/>
          <w:szCs w:val="32"/>
          <w:highlight w:val="none"/>
        </w:rPr>
        <w:t>情况特别复杂的可适当延期至20个工作日</w:t>
      </w:r>
      <w:r>
        <w:rPr>
          <w:rFonts w:ascii="仿宋_GB2312" w:hAnsi="宋体"/>
          <w:b w:val="0"/>
          <w:bCs w:val="0"/>
          <w:kern w:val="0"/>
          <w:szCs w:val="32"/>
          <w:highlight w:val="none"/>
        </w:rPr>
        <w:t>。</w:t>
      </w:r>
    </w:p>
    <w:p>
      <w:pPr>
        <w:keepNext w:val="0"/>
        <w:keepLines w:val="0"/>
        <w:pageBreakBefore w:val="0"/>
        <w:kinsoku/>
        <w:wordWrap/>
        <w:overflowPunct w:val="0"/>
        <w:topLinePunct w:val="0"/>
        <w:autoSpaceDN/>
        <w:bidi w:val="0"/>
        <w:snapToGrid/>
        <w:spacing w:line="580" w:lineRule="exact"/>
        <w:ind w:firstLine="640"/>
        <w:jc w:val="both"/>
        <w:outlineLvl w:val="0"/>
        <w:rPr>
          <w:rFonts w:ascii="仿宋_GB2312" w:eastAsia="楷体_GB2312"/>
          <w:b w:val="0"/>
          <w:bCs w:val="0"/>
          <w:szCs w:val="32"/>
          <w:highlight w:val="none"/>
        </w:rPr>
      </w:pPr>
      <w:r>
        <w:rPr>
          <w:rFonts w:hint="eastAsia" w:eastAsia="楷体_GB2312"/>
          <w:b w:val="0"/>
          <w:bCs w:val="0"/>
          <w:kern w:val="0"/>
          <w:szCs w:val="32"/>
          <w:highlight w:val="none"/>
        </w:rPr>
        <w:t>（二）评价结果公示</w:t>
      </w:r>
    </w:p>
    <w:p>
      <w:pPr>
        <w:keepNext w:val="0"/>
        <w:keepLines w:val="0"/>
        <w:pageBreakBefore w:val="0"/>
        <w:kinsoku/>
        <w:wordWrap/>
        <w:overflowPunct w:val="0"/>
        <w:topLinePunct w:val="0"/>
        <w:autoSpaceDN/>
        <w:bidi w:val="0"/>
        <w:snapToGrid/>
        <w:spacing w:line="580" w:lineRule="exact"/>
        <w:ind w:firstLine="640"/>
        <w:jc w:val="both"/>
        <w:rPr>
          <w:rFonts w:ascii="仿宋_GB2312" w:hAnsi="宋体"/>
          <w:b w:val="0"/>
          <w:bCs w:val="0"/>
          <w:kern w:val="0"/>
          <w:szCs w:val="32"/>
          <w:highlight w:val="none"/>
        </w:rPr>
      </w:pPr>
      <w:r>
        <w:rPr>
          <w:rFonts w:hint="eastAsia" w:ascii="仿宋_GB2312"/>
          <w:b w:val="0"/>
          <w:bCs w:val="0"/>
          <w:szCs w:val="32"/>
          <w:highlight w:val="none"/>
        </w:rPr>
        <w:t>省级交通运输主管部门每年3月底前通过系统向社会公示从业单位的信用评价结果，公示期10个工作日。公示期间</w:t>
      </w:r>
      <w:r>
        <w:rPr>
          <w:rFonts w:hint="eastAsia" w:ascii="仿宋_GB2312" w:hAnsi="宋体"/>
          <w:b w:val="0"/>
          <w:bCs w:val="0"/>
          <w:kern w:val="0"/>
          <w:szCs w:val="32"/>
          <w:highlight w:val="none"/>
        </w:rPr>
        <w:t>从业单位对信用评价结果有异议的，向</w:t>
      </w:r>
      <w:r>
        <w:rPr>
          <w:rFonts w:hint="eastAsia" w:ascii="仿宋_GB2312"/>
          <w:b w:val="0"/>
          <w:bCs w:val="0"/>
          <w:szCs w:val="32"/>
          <w:highlight w:val="none"/>
        </w:rPr>
        <w:t>省级交通运输主管部门</w:t>
      </w:r>
      <w:r>
        <w:rPr>
          <w:rFonts w:hint="eastAsia" w:ascii="仿宋_GB2312" w:hAnsi="宋体"/>
          <w:b w:val="0"/>
          <w:bCs w:val="0"/>
          <w:kern w:val="0"/>
          <w:szCs w:val="32"/>
          <w:highlight w:val="none"/>
        </w:rPr>
        <w:t>提出。</w:t>
      </w:r>
      <w:r>
        <w:rPr>
          <w:rFonts w:hint="eastAsia" w:ascii="仿宋_GB2312"/>
          <w:b w:val="0"/>
          <w:bCs w:val="0"/>
          <w:szCs w:val="32"/>
          <w:highlight w:val="none"/>
        </w:rPr>
        <w:t>省级交通运输主管部门</w:t>
      </w:r>
      <w:r>
        <w:rPr>
          <w:rFonts w:hint="eastAsia" w:ascii="仿宋_GB2312" w:hAnsi="宋体"/>
          <w:b w:val="0"/>
          <w:bCs w:val="0"/>
          <w:kern w:val="0"/>
          <w:szCs w:val="32"/>
          <w:highlight w:val="none"/>
        </w:rPr>
        <w:t>原则上在10个工作日内将处理结果告知异议主体，情况特别复杂的可适当延期。</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hAnsi="宋体"/>
          <w:b w:val="0"/>
          <w:bCs w:val="0"/>
          <w:kern w:val="0"/>
          <w:szCs w:val="32"/>
          <w:highlight w:val="none"/>
        </w:rPr>
      </w:pPr>
      <w:r>
        <w:rPr>
          <w:rFonts w:hint="eastAsia" w:ascii="仿宋_GB2312" w:hAnsi="宋体"/>
          <w:b w:val="0"/>
          <w:bCs w:val="0"/>
          <w:kern w:val="0"/>
          <w:szCs w:val="32"/>
          <w:highlight w:val="none"/>
        </w:rPr>
        <w:t>从业人员信用评价结果可通过系统查询。从业人员对信用结果有异议的，向</w:t>
      </w:r>
      <w:r>
        <w:rPr>
          <w:rFonts w:hint="eastAsia" w:ascii="仿宋_GB2312"/>
          <w:b w:val="0"/>
          <w:bCs w:val="0"/>
          <w:szCs w:val="32"/>
          <w:highlight w:val="none"/>
        </w:rPr>
        <w:t>省级交通运输主管部门</w:t>
      </w:r>
      <w:r>
        <w:rPr>
          <w:rFonts w:hint="eastAsia" w:ascii="仿宋_GB2312" w:hAnsi="宋体"/>
          <w:b w:val="0"/>
          <w:bCs w:val="0"/>
          <w:kern w:val="0"/>
          <w:szCs w:val="32"/>
          <w:highlight w:val="none"/>
        </w:rPr>
        <w:t>提出。</w:t>
      </w:r>
      <w:r>
        <w:rPr>
          <w:rFonts w:hint="eastAsia" w:ascii="仿宋_GB2312"/>
          <w:b w:val="0"/>
          <w:bCs w:val="0"/>
          <w:szCs w:val="32"/>
          <w:highlight w:val="none"/>
        </w:rPr>
        <w:t>省级交通运输主管部门</w:t>
      </w:r>
      <w:r>
        <w:rPr>
          <w:rFonts w:hint="eastAsia" w:ascii="仿宋_GB2312" w:hAnsi="宋体"/>
          <w:b w:val="0"/>
          <w:bCs w:val="0"/>
          <w:kern w:val="0"/>
          <w:szCs w:val="32"/>
          <w:highlight w:val="none"/>
        </w:rPr>
        <w:t>原则上在10个工作日内将处理结果告知异议主体，情况特别复杂的可适当延期。</w:t>
      </w:r>
    </w:p>
    <w:p>
      <w:pPr>
        <w:keepNext w:val="0"/>
        <w:keepLines w:val="0"/>
        <w:pageBreakBefore w:val="0"/>
        <w:kinsoku/>
        <w:wordWrap/>
        <w:overflowPunct w:val="0"/>
        <w:topLinePunct w:val="0"/>
        <w:autoSpaceDN/>
        <w:bidi w:val="0"/>
        <w:snapToGrid/>
        <w:spacing w:line="580" w:lineRule="exact"/>
        <w:ind w:firstLine="640" w:firstLineChars="200"/>
        <w:jc w:val="both"/>
        <w:outlineLvl w:val="0"/>
        <w:rPr>
          <w:rFonts w:eastAsia="楷体_GB2312"/>
          <w:b w:val="0"/>
          <w:bCs w:val="0"/>
          <w:kern w:val="0"/>
          <w:szCs w:val="32"/>
          <w:highlight w:val="none"/>
        </w:rPr>
      </w:pPr>
      <w:r>
        <w:rPr>
          <w:rFonts w:hint="eastAsia" w:eastAsia="楷体_GB2312"/>
          <w:b w:val="0"/>
          <w:bCs w:val="0"/>
          <w:kern w:val="0"/>
          <w:szCs w:val="32"/>
          <w:highlight w:val="none"/>
        </w:rPr>
        <w:t>（三）评价结果发布</w:t>
      </w:r>
    </w:p>
    <w:p>
      <w:pPr>
        <w:keepNext w:val="0"/>
        <w:keepLines w:val="0"/>
        <w:pageBreakBefore w:val="0"/>
        <w:widowControl/>
        <w:kinsoku/>
        <w:wordWrap/>
        <w:overflowPunct w:val="0"/>
        <w:topLinePunct w:val="0"/>
        <w:autoSpaceDN/>
        <w:bidi w:val="0"/>
        <w:snapToGrid/>
        <w:spacing w:line="580" w:lineRule="exact"/>
        <w:ind w:firstLine="640"/>
        <w:jc w:val="both"/>
        <w:rPr>
          <w:rFonts w:ascii="仿宋_GB2312"/>
          <w:b w:val="0"/>
          <w:bCs w:val="0"/>
          <w:szCs w:val="32"/>
          <w:highlight w:val="none"/>
        </w:rPr>
      </w:pPr>
      <w:r>
        <w:rPr>
          <w:rFonts w:hint="eastAsia" w:ascii="仿宋_GB2312"/>
          <w:b w:val="0"/>
          <w:bCs w:val="0"/>
          <w:szCs w:val="32"/>
          <w:highlight w:val="none"/>
        </w:rPr>
        <w:t>从业主体的信用年度评价结果实行年度发布、负面清单动态调整，年度信用评价结果</w:t>
      </w:r>
      <w:r>
        <w:rPr>
          <w:rFonts w:hint="eastAsia" w:ascii="仿宋_GB2312"/>
          <w:b w:val="0"/>
          <w:bCs w:val="0"/>
          <w:color w:val="000000"/>
          <w:szCs w:val="32"/>
          <w:highlight w:val="none"/>
        </w:rPr>
        <w:t>在下一年的4月底前发布。评价结果确定后，从业主体不再有评价项目的，原信用等级（分数）延续1个周期。</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从业单位的评价结果通过“浙江交通”网站向社会公开发布，也可通过系统查询并打印。</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szCs w:val="32"/>
          <w:highlight w:val="none"/>
        </w:rPr>
      </w:pPr>
      <w:r>
        <w:rPr>
          <w:rFonts w:hint="eastAsia" w:ascii="仿宋_GB2312"/>
          <w:b w:val="0"/>
          <w:bCs w:val="0"/>
          <w:szCs w:val="32"/>
          <w:highlight w:val="none"/>
        </w:rPr>
        <w:t>从业人员的信用等级通过系统发布，从业人员所在单位及其本人可通过系统查询并打印相关信用等级情况。</w:t>
      </w:r>
    </w:p>
    <w:p>
      <w:pPr>
        <w:keepNext w:val="0"/>
        <w:keepLines w:val="0"/>
        <w:pageBreakBefore w:val="0"/>
        <w:kinsoku/>
        <w:wordWrap/>
        <w:overflowPunct w:val="0"/>
        <w:topLinePunct w:val="0"/>
        <w:autoSpaceDN/>
        <w:bidi w:val="0"/>
        <w:snapToGrid/>
        <w:spacing w:line="580" w:lineRule="exact"/>
        <w:ind w:firstLine="640" w:firstLineChars="200"/>
        <w:jc w:val="left"/>
        <w:rPr>
          <w:rFonts w:ascii="黑体" w:hAnsi="黑体" w:eastAsia="黑体"/>
          <w:b w:val="0"/>
          <w:bCs w:val="0"/>
          <w:szCs w:val="32"/>
          <w:highlight w:val="none"/>
        </w:rPr>
      </w:pPr>
      <w:r>
        <w:rPr>
          <w:rFonts w:hint="eastAsia" w:ascii="黑体" w:hAnsi="黑体" w:eastAsia="黑体"/>
          <w:b w:val="0"/>
          <w:bCs w:val="0"/>
          <w:szCs w:val="32"/>
          <w:highlight w:val="none"/>
        </w:rPr>
        <w:t>八、举报处理</w:t>
      </w:r>
    </w:p>
    <w:p>
      <w:pPr>
        <w:keepNext w:val="0"/>
        <w:keepLines w:val="0"/>
        <w:pageBreakBefore w:val="0"/>
        <w:kinsoku/>
        <w:wordWrap/>
        <w:topLinePunct w:val="0"/>
        <w:autoSpaceDN/>
        <w:bidi w:val="0"/>
        <w:snapToGrid/>
        <w:spacing w:line="580" w:lineRule="exact"/>
        <w:ind w:firstLine="640" w:firstLineChars="200"/>
        <w:jc w:val="both"/>
        <w:rPr>
          <w:rFonts w:ascii="仿宋_GB2312" w:hAnsi="宋体"/>
          <w:b w:val="0"/>
          <w:bCs w:val="0"/>
          <w:kern w:val="0"/>
          <w:szCs w:val="32"/>
          <w:highlight w:val="none"/>
        </w:rPr>
      </w:pPr>
      <w:r>
        <w:rPr>
          <w:rFonts w:hint="eastAsia" w:ascii="仿宋_GB2312" w:hAnsi="宋体"/>
          <w:b w:val="0"/>
          <w:bCs w:val="0"/>
          <w:kern w:val="0"/>
          <w:szCs w:val="32"/>
          <w:highlight w:val="none"/>
        </w:rPr>
        <w:t>任何单位和个人可对从业主体的不良行为向有关交通运输（港航）主管部门进行实名举报。受理部门原则上在60日内完成对举报事项的调查处理，并将处理结果告知举报人，情况特别复杂的，可适当延期，延长时间不超过30日，非受理部门原因导致调查中止的除外。</w:t>
      </w:r>
    </w:p>
    <w:p>
      <w:pPr>
        <w:keepNext w:val="0"/>
        <w:keepLines w:val="0"/>
        <w:pageBreakBefore w:val="0"/>
        <w:kinsoku/>
        <w:wordWrap/>
        <w:topLinePunct w:val="0"/>
        <w:autoSpaceDN/>
        <w:bidi w:val="0"/>
        <w:snapToGrid/>
        <w:spacing w:line="580" w:lineRule="exact"/>
        <w:ind w:firstLine="640" w:firstLineChars="200"/>
        <w:jc w:val="both"/>
        <w:rPr>
          <w:rFonts w:ascii="仿宋_GB2312" w:hAnsi="宋体"/>
          <w:b w:val="0"/>
          <w:bCs w:val="0"/>
          <w:kern w:val="0"/>
          <w:szCs w:val="32"/>
          <w:highlight w:val="none"/>
        </w:rPr>
      </w:pPr>
      <w:r>
        <w:rPr>
          <w:rFonts w:hint="eastAsia" w:ascii="仿宋_GB2312" w:hAnsi="宋体"/>
          <w:b w:val="0"/>
          <w:bCs w:val="0"/>
          <w:kern w:val="0"/>
          <w:szCs w:val="32"/>
          <w:highlight w:val="none"/>
        </w:rPr>
        <w:t>举报事项在未完成调查处理之前，不影响信用评价的正常进行。</w:t>
      </w:r>
    </w:p>
    <w:p>
      <w:pPr>
        <w:keepNext w:val="0"/>
        <w:keepLines w:val="0"/>
        <w:pageBreakBefore w:val="0"/>
        <w:kinsoku/>
        <w:wordWrap/>
        <w:topLinePunct w:val="0"/>
        <w:autoSpaceDN/>
        <w:bidi w:val="0"/>
        <w:snapToGrid/>
        <w:spacing w:line="580" w:lineRule="exact"/>
        <w:ind w:firstLine="640" w:firstLineChars="200"/>
        <w:jc w:val="left"/>
        <w:rPr>
          <w:rFonts w:ascii="黑体" w:hAnsi="黑体" w:eastAsia="黑体" w:cs="黑体"/>
          <w:b w:val="0"/>
          <w:bCs w:val="0"/>
          <w:kern w:val="0"/>
          <w:szCs w:val="32"/>
          <w:highlight w:val="none"/>
        </w:rPr>
      </w:pPr>
      <w:r>
        <w:rPr>
          <w:rFonts w:hint="eastAsia" w:ascii="黑体" w:hAnsi="黑体" w:eastAsia="黑体" w:cs="黑体"/>
          <w:b w:val="0"/>
          <w:bCs w:val="0"/>
          <w:kern w:val="0"/>
          <w:szCs w:val="32"/>
          <w:highlight w:val="none"/>
        </w:rPr>
        <w:t>九、信用评价结果应用</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hAnsi="宋体"/>
          <w:b w:val="0"/>
          <w:bCs w:val="0"/>
          <w:kern w:val="0"/>
          <w:szCs w:val="32"/>
          <w:highlight w:val="none"/>
        </w:rPr>
      </w:pPr>
      <w:r>
        <w:rPr>
          <w:rFonts w:hint="eastAsia" w:ascii="仿宋_GB2312" w:hAnsi="宋体"/>
          <w:b w:val="0"/>
          <w:bCs w:val="0"/>
          <w:kern w:val="0"/>
          <w:szCs w:val="32"/>
          <w:highlight w:val="none"/>
        </w:rPr>
        <w:t>对于信用等级为AA、A级的从业主体，招标人可在招投标活动中给予一定的激励</w:t>
      </w:r>
      <w:r>
        <w:rPr>
          <w:rFonts w:hint="eastAsia" w:ascii="仿宋_GB2312" w:hAnsi="宋体"/>
          <w:b w:val="0"/>
          <w:bCs w:val="0"/>
          <w:kern w:val="0"/>
          <w:szCs w:val="32"/>
          <w:highlight w:val="none"/>
          <w:lang w:eastAsia="zh-CN"/>
        </w:rPr>
        <w:t>；</w:t>
      </w:r>
      <w:r>
        <w:rPr>
          <w:rFonts w:hint="eastAsia" w:ascii="仿宋_GB2312" w:hAnsi="宋体"/>
          <w:b w:val="0"/>
          <w:bCs w:val="0"/>
          <w:kern w:val="0"/>
          <w:szCs w:val="32"/>
          <w:highlight w:val="none"/>
        </w:rPr>
        <w:t>对于信用等级为C、D级的从业主体，招标人可在招投标活动中给予一定的约束，各级交通运输部门和项目建设单位要对其履约行为进行重点监管。</w:t>
      </w:r>
    </w:p>
    <w:p>
      <w:pPr>
        <w:keepNext w:val="0"/>
        <w:keepLines w:val="0"/>
        <w:pageBreakBefore w:val="0"/>
        <w:kinsoku/>
        <w:wordWrap/>
        <w:overflowPunct w:val="0"/>
        <w:topLinePunct w:val="0"/>
        <w:autoSpaceDN/>
        <w:bidi w:val="0"/>
        <w:snapToGrid/>
        <w:spacing w:line="580" w:lineRule="exact"/>
        <w:ind w:firstLine="640" w:firstLineChars="200"/>
        <w:jc w:val="left"/>
        <w:rPr>
          <w:rFonts w:ascii="黑体" w:hAnsi="黑体" w:eastAsia="黑体"/>
          <w:b w:val="0"/>
          <w:bCs w:val="0"/>
          <w:szCs w:val="32"/>
          <w:highlight w:val="none"/>
        </w:rPr>
      </w:pPr>
      <w:r>
        <w:rPr>
          <w:rFonts w:hint="eastAsia" w:ascii="黑体" w:hAnsi="黑体" w:eastAsia="黑体"/>
          <w:b w:val="0"/>
          <w:bCs w:val="0"/>
          <w:szCs w:val="32"/>
          <w:highlight w:val="none"/>
        </w:rPr>
        <w:t>十、保障措施</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楷体_GB2312" w:hAnsi="楷体_GB2312" w:eastAsia="楷体_GB2312" w:cs="楷体_GB2312"/>
          <w:b w:val="0"/>
          <w:bCs w:val="0"/>
          <w:szCs w:val="32"/>
          <w:highlight w:val="none"/>
        </w:rPr>
        <w:t>（一）明确信用评价项目检查要求</w:t>
      </w:r>
      <w:r>
        <w:rPr>
          <w:rFonts w:hint="eastAsia" w:ascii="楷体_GB2312" w:hAnsi="楷体_GB2312" w:eastAsia="楷体_GB2312" w:cs="楷体_GB2312"/>
          <w:b w:val="0"/>
          <w:bCs w:val="0"/>
          <w:kern w:val="0"/>
          <w:szCs w:val="32"/>
          <w:highlight w:val="none"/>
        </w:rPr>
        <w:t>。</w:t>
      </w:r>
      <w:r>
        <w:rPr>
          <w:rFonts w:hint="eastAsia" w:ascii="仿宋_GB2312" w:hAnsi="宋体"/>
          <w:b w:val="0"/>
          <w:bCs w:val="0"/>
          <w:kern w:val="0"/>
          <w:szCs w:val="32"/>
          <w:highlight w:val="none"/>
        </w:rPr>
        <w:t>各级交通运输部门</w:t>
      </w:r>
      <w:r>
        <w:rPr>
          <w:rFonts w:hint="eastAsia" w:ascii="仿宋_GB2312"/>
          <w:b w:val="0"/>
          <w:bCs w:val="0"/>
          <w:kern w:val="0"/>
          <w:szCs w:val="32"/>
          <w:highlight w:val="none"/>
        </w:rPr>
        <w:t>要</w:t>
      </w:r>
      <w:r>
        <w:rPr>
          <w:rFonts w:hint="eastAsia" w:ascii="仿宋_GB2312" w:hAnsi="宋体"/>
          <w:b w:val="0"/>
          <w:bCs w:val="0"/>
          <w:kern w:val="0"/>
          <w:szCs w:val="32"/>
          <w:highlight w:val="none"/>
        </w:rPr>
        <w:t>高度重视，强化工程质量、安全、合同履约的监督检查工作。县级每季度不少于一次辖区内</w:t>
      </w:r>
      <w:r>
        <w:rPr>
          <w:rFonts w:hint="eastAsia" w:ascii="仿宋_GB2312"/>
          <w:b w:val="0"/>
          <w:bCs w:val="0"/>
          <w:szCs w:val="32"/>
          <w:highlight w:val="none"/>
        </w:rPr>
        <w:t>评价</w:t>
      </w:r>
      <w:r>
        <w:rPr>
          <w:rFonts w:hint="eastAsia" w:ascii="仿宋_GB2312" w:hAnsi="宋体"/>
          <w:b w:val="0"/>
          <w:bCs w:val="0"/>
          <w:kern w:val="0"/>
          <w:szCs w:val="32"/>
          <w:highlight w:val="none"/>
        </w:rPr>
        <w:t>项目（标段）检查全覆盖</w:t>
      </w:r>
      <w:r>
        <w:rPr>
          <w:rFonts w:hint="eastAsia" w:ascii="仿宋_GB2312" w:hAnsi="宋体"/>
          <w:b w:val="0"/>
          <w:bCs w:val="0"/>
          <w:kern w:val="0"/>
          <w:szCs w:val="32"/>
          <w:highlight w:val="none"/>
          <w:lang w:eastAsia="zh-CN"/>
        </w:rPr>
        <w:t>；</w:t>
      </w:r>
      <w:r>
        <w:rPr>
          <w:rFonts w:hint="eastAsia" w:ascii="仿宋_GB2312" w:hAnsi="宋体"/>
          <w:b w:val="0"/>
          <w:bCs w:val="0"/>
          <w:kern w:val="0"/>
          <w:szCs w:val="32"/>
          <w:highlight w:val="none"/>
        </w:rPr>
        <w:t>市级每半年不少于一次辖区内</w:t>
      </w:r>
      <w:r>
        <w:rPr>
          <w:rFonts w:hint="eastAsia" w:ascii="仿宋_GB2312"/>
          <w:b w:val="0"/>
          <w:bCs w:val="0"/>
          <w:szCs w:val="32"/>
          <w:highlight w:val="none"/>
        </w:rPr>
        <w:t>评价</w:t>
      </w:r>
      <w:r>
        <w:rPr>
          <w:rFonts w:hint="eastAsia" w:ascii="仿宋_GB2312" w:hAnsi="宋体"/>
          <w:b w:val="0"/>
          <w:bCs w:val="0"/>
          <w:kern w:val="0"/>
          <w:szCs w:val="32"/>
          <w:highlight w:val="none"/>
        </w:rPr>
        <w:t>项目（标段）检查全覆盖</w:t>
      </w:r>
      <w:r>
        <w:rPr>
          <w:rFonts w:hint="eastAsia" w:ascii="仿宋_GB2312" w:hAnsi="宋体"/>
          <w:b w:val="0"/>
          <w:bCs w:val="0"/>
          <w:kern w:val="0"/>
          <w:szCs w:val="32"/>
          <w:highlight w:val="none"/>
          <w:lang w:eastAsia="zh-CN"/>
        </w:rPr>
        <w:t>；</w:t>
      </w:r>
      <w:r>
        <w:rPr>
          <w:rFonts w:hint="eastAsia" w:ascii="仿宋_GB2312" w:hAnsi="宋体"/>
          <w:b w:val="0"/>
          <w:bCs w:val="0"/>
          <w:kern w:val="0"/>
          <w:szCs w:val="32"/>
          <w:highlight w:val="none"/>
        </w:rPr>
        <w:t>省级每年不少于一次重大项目（标段）检查全覆盖，并按一定比例抽查其他</w:t>
      </w:r>
      <w:r>
        <w:rPr>
          <w:rFonts w:hint="eastAsia" w:ascii="仿宋_GB2312"/>
          <w:b w:val="0"/>
          <w:bCs w:val="0"/>
          <w:szCs w:val="32"/>
          <w:highlight w:val="none"/>
        </w:rPr>
        <w:t>评价</w:t>
      </w:r>
      <w:r>
        <w:rPr>
          <w:rFonts w:hint="eastAsia" w:ascii="仿宋_GB2312" w:hAnsi="宋体"/>
          <w:b w:val="0"/>
          <w:bCs w:val="0"/>
          <w:kern w:val="0"/>
          <w:szCs w:val="32"/>
          <w:highlight w:val="none"/>
        </w:rPr>
        <w:t>项目。各级交通运输部门可按照“综合查一次”原则，联合开展检查。检查中发现的问题按照附件8进行填写。对上一评价周期内发生负面清单行为的从业单位应加强动态监管，实行差异化管理。项</w:t>
      </w:r>
      <w:r>
        <w:rPr>
          <w:rFonts w:hint="eastAsia" w:ascii="仿宋_GB2312"/>
          <w:b w:val="0"/>
          <w:bCs w:val="0"/>
          <w:kern w:val="0"/>
          <w:szCs w:val="32"/>
          <w:highlight w:val="none"/>
        </w:rPr>
        <w:t>目建设单位（实施机构）要强化项目管理，按照有关制度落实检查职责。</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eastAsia="楷体_GB2312"/>
          <w:b w:val="0"/>
          <w:bCs w:val="0"/>
          <w:szCs w:val="32"/>
          <w:highlight w:val="none"/>
        </w:rPr>
        <w:t>（二）确保信用评价工作质量。</w:t>
      </w:r>
      <w:r>
        <w:rPr>
          <w:rFonts w:hint="eastAsia" w:ascii="仿宋_GB2312"/>
          <w:b w:val="0"/>
          <w:bCs w:val="0"/>
          <w:kern w:val="0"/>
          <w:szCs w:val="32"/>
          <w:highlight w:val="none"/>
        </w:rPr>
        <w:t>各级交通运输部门、建设单位（实施机构）要加强对工作人员的培训，切实抓好本细则和评价标准的宣贯实施，确保工作人员熟练掌握相关要求，严格按照</w:t>
      </w:r>
      <w:r>
        <w:rPr>
          <w:rFonts w:hint="eastAsia"/>
          <w:b w:val="0"/>
          <w:bCs w:val="0"/>
          <w:kern w:val="0"/>
          <w:szCs w:val="32"/>
          <w:highlight w:val="none"/>
        </w:rPr>
        <w:t>“</w:t>
      </w:r>
      <w:r>
        <w:rPr>
          <w:rFonts w:hint="eastAsia" w:ascii="仿宋_GB2312"/>
          <w:b w:val="0"/>
          <w:bCs w:val="0"/>
          <w:kern w:val="0"/>
          <w:szCs w:val="32"/>
          <w:highlight w:val="none"/>
        </w:rPr>
        <w:t>应评尽评、应录尽录</w:t>
      </w:r>
      <w:r>
        <w:rPr>
          <w:rFonts w:hint="eastAsia"/>
          <w:b w:val="0"/>
          <w:bCs w:val="0"/>
          <w:kern w:val="0"/>
          <w:szCs w:val="32"/>
          <w:highlight w:val="none"/>
        </w:rPr>
        <w:t>”</w:t>
      </w:r>
      <w:r>
        <w:rPr>
          <w:rFonts w:hint="eastAsia" w:ascii="仿宋_GB2312"/>
          <w:b w:val="0"/>
          <w:bCs w:val="0"/>
          <w:kern w:val="0"/>
          <w:szCs w:val="32"/>
          <w:highlight w:val="none"/>
        </w:rPr>
        <w:t>原则，及时准确录入评价信息。</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eastAsia="楷体_GB2312"/>
          <w:b w:val="0"/>
          <w:bCs w:val="0"/>
          <w:szCs w:val="32"/>
          <w:highlight w:val="none"/>
        </w:rPr>
        <w:t>（三）严格信用评价工作纪律。</w:t>
      </w:r>
      <w:r>
        <w:rPr>
          <w:rFonts w:hint="eastAsia" w:ascii="仿宋_GB2312"/>
          <w:b w:val="0"/>
          <w:bCs w:val="0"/>
          <w:kern w:val="0"/>
          <w:szCs w:val="32"/>
          <w:highlight w:val="none"/>
        </w:rPr>
        <w:t>各级交通运输部门、建设单位（实施机构）按照职责做好相关工作，依法依规严格规范信用信息采集、共享、公开范围，严格规范失信惩戒和信用修复工作，确保交通建设工程信用评价工作在法治轨道运行。上级交通运输（港航）主管部门要加强检查，发现下级部门、建设单位（实施机构）未履职或履职不到位的，应责令整改。</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十一、负面清单和计分规则等附件将根据情况进行动态调整。</w:t>
      </w:r>
    </w:p>
    <w:p>
      <w:pPr>
        <w:keepNext w:val="0"/>
        <w:keepLines w:val="0"/>
        <w:pageBreakBefore w:val="0"/>
        <w:kinsoku/>
        <w:wordWrap/>
        <w:overflowPunct w:val="0"/>
        <w:topLinePunct w:val="0"/>
        <w:autoSpaceDN/>
        <w:bidi w:val="0"/>
        <w:snapToGrid/>
        <w:spacing w:line="580" w:lineRule="exact"/>
        <w:ind w:firstLine="640" w:firstLineChars="200"/>
        <w:jc w:val="both"/>
        <w:rPr>
          <w:rFonts w:ascii="仿宋_GB2312"/>
          <w:b w:val="0"/>
          <w:bCs w:val="0"/>
          <w:kern w:val="0"/>
          <w:szCs w:val="32"/>
          <w:highlight w:val="none"/>
        </w:rPr>
      </w:pPr>
      <w:r>
        <w:rPr>
          <w:rFonts w:hint="eastAsia" w:ascii="仿宋_GB2312"/>
          <w:b w:val="0"/>
          <w:bCs w:val="0"/>
          <w:kern w:val="0"/>
          <w:szCs w:val="32"/>
          <w:highlight w:val="none"/>
        </w:rPr>
        <w:t>十二、本细则</w:t>
      </w:r>
      <w:r>
        <w:rPr>
          <w:rFonts w:hint="eastAsia" w:ascii="仿宋_GB2312"/>
          <w:b w:val="0"/>
          <w:bCs w:val="0"/>
          <w:kern w:val="0"/>
          <w:szCs w:val="32"/>
          <w:highlight w:val="none"/>
          <w:lang w:val="en-US" w:eastAsia="zh-CN"/>
        </w:rPr>
        <w:t>自2024年6月1日起</w:t>
      </w:r>
      <w:r>
        <w:rPr>
          <w:rFonts w:hint="eastAsia" w:ascii="仿宋_GB2312"/>
          <w:b w:val="0"/>
          <w:bCs w:val="0"/>
          <w:kern w:val="0"/>
          <w:szCs w:val="32"/>
          <w:highlight w:val="none"/>
        </w:rPr>
        <w:t>施行，《浙江省公路水运建设工程从业主体信用评价管理细则（试行）》（浙交〔2022〕68号）、《地方铁路与城际轨道施工企业信用评价管理规定（试行）》（浙交〔2021〕85号）同时废止。</w:t>
      </w:r>
    </w:p>
    <w:p>
      <w:pPr>
        <w:keepNext w:val="0"/>
        <w:keepLines w:val="0"/>
        <w:pageBreakBefore w:val="0"/>
        <w:kinsoku/>
        <w:wordWrap/>
        <w:overflowPunct w:val="0"/>
        <w:topLinePunct w:val="0"/>
        <w:autoSpaceDN/>
        <w:bidi w:val="0"/>
        <w:snapToGrid/>
        <w:spacing w:line="580" w:lineRule="exact"/>
        <w:ind w:firstLine="640" w:firstLineChars="200"/>
        <w:jc w:val="left"/>
        <w:rPr>
          <w:rFonts w:ascii="仿宋_GB2312"/>
          <w:b w:val="0"/>
          <w:bCs w:val="0"/>
          <w:kern w:val="0"/>
          <w:szCs w:val="32"/>
          <w:highlight w:val="none"/>
        </w:rPr>
      </w:pPr>
    </w:p>
    <w:p>
      <w:pPr>
        <w:keepNext w:val="0"/>
        <w:keepLines w:val="0"/>
        <w:pageBreakBefore w:val="0"/>
        <w:widowControl/>
        <w:kinsoku/>
        <w:wordWrap/>
        <w:topLinePunct w:val="0"/>
        <w:autoSpaceDN/>
        <w:bidi w:val="0"/>
        <w:snapToGrid/>
        <w:spacing w:line="580" w:lineRule="exact"/>
        <w:ind w:firstLine="640" w:firstLineChars="200"/>
        <w:jc w:val="both"/>
        <w:textAlignment w:val="center"/>
        <w:rPr>
          <w:rFonts w:ascii="仿宋_GB2312" w:hAnsi="仿宋_GB2312" w:cs="仿宋_GB2312"/>
          <w:b w:val="0"/>
          <w:bCs w:val="0"/>
          <w:szCs w:val="32"/>
          <w:highlight w:val="none"/>
        </w:rPr>
      </w:pPr>
      <w:r>
        <w:rPr>
          <w:rFonts w:hint="eastAsia" w:ascii="仿宋_GB2312"/>
          <w:b w:val="0"/>
          <w:bCs w:val="0"/>
          <w:szCs w:val="32"/>
          <w:highlight w:val="none"/>
        </w:rPr>
        <w:t>附件：</w:t>
      </w:r>
      <w:r>
        <w:rPr>
          <w:rFonts w:hint="eastAsia" w:ascii="仿宋_GB2312" w:hAnsi="仿宋_GB2312" w:cs="仿宋_GB2312"/>
          <w:b w:val="0"/>
          <w:bCs w:val="0"/>
          <w:szCs w:val="32"/>
          <w:highlight w:val="none"/>
        </w:rPr>
        <w:t>1.交通建设工程从业单位信用评价计分规则</w:t>
      </w:r>
    </w:p>
    <w:p>
      <w:pPr>
        <w:keepNext w:val="0"/>
        <w:keepLines w:val="0"/>
        <w:pageBreakBefore w:val="0"/>
        <w:widowControl/>
        <w:kinsoku/>
        <w:wordWrap/>
        <w:topLinePunct w:val="0"/>
        <w:autoSpaceDN/>
        <w:bidi w:val="0"/>
        <w:snapToGrid/>
        <w:spacing w:line="580" w:lineRule="exact"/>
        <w:ind w:firstLine="1600" w:firstLineChars="500"/>
        <w:jc w:val="both"/>
        <w:textAlignment w:val="center"/>
        <w:outlineLvl w:val="0"/>
        <w:rPr>
          <w:rFonts w:hint="eastAsia" w:ascii="仿宋_GB2312"/>
          <w:b w:val="0"/>
          <w:bCs w:val="0"/>
          <w:szCs w:val="32"/>
          <w:highlight w:val="none"/>
        </w:rPr>
      </w:pPr>
      <w:r>
        <w:rPr>
          <w:rFonts w:hint="eastAsia" w:ascii="仿宋_GB2312"/>
          <w:b w:val="0"/>
          <w:bCs w:val="0"/>
          <w:szCs w:val="32"/>
          <w:highlight w:val="none"/>
        </w:rPr>
        <w:t>2.从业单位AA信用评价等级标准</w:t>
      </w:r>
    </w:p>
    <w:p>
      <w:pPr>
        <w:keepNext w:val="0"/>
        <w:keepLines w:val="0"/>
        <w:pageBreakBefore w:val="0"/>
        <w:widowControl/>
        <w:kinsoku/>
        <w:wordWrap/>
        <w:topLinePunct w:val="0"/>
        <w:autoSpaceDN/>
        <w:bidi w:val="0"/>
        <w:snapToGrid/>
        <w:spacing w:line="580" w:lineRule="exact"/>
        <w:ind w:firstLine="1600" w:firstLineChars="500"/>
        <w:jc w:val="both"/>
        <w:textAlignment w:val="center"/>
        <w:outlineLvl w:val="0"/>
        <w:rPr>
          <w:rFonts w:hint="eastAsia" w:ascii="仿宋_GB2312"/>
          <w:b w:val="0"/>
          <w:bCs w:val="0"/>
          <w:szCs w:val="32"/>
          <w:highlight w:val="none"/>
        </w:rPr>
      </w:pPr>
      <w:r>
        <w:rPr>
          <w:rFonts w:hint="eastAsia" w:ascii="仿宋_GB2312"/>
          <w:b w:val="0"/>
          <w:bCs w:val="0"/>
          <w:szCs w:val="32"/>
          <w:highlight w:val="none"/>
        </w:rPr>
        <w:t>3.公路水运建设工程从业单位信用评价负面清单</w:t>
      </w:r>
    </w:p>
    <w:p>
      <w:pPr>
        <w:keepNext w:val="0"/>
        <w:keepLines w:val="0"/>
        <w:pageBreakBefore w:val="0"/>
        <w:widowControl/>
        <w:kinsoku/>
        <w:wordWrap/>
        <w:overflowPunct/>
        <w:topLinePunct w:val="0"/>
        <w:autoSpaceDE/>
        <w:autoSpaceDN/>
        <w:bidi w:val="0"/>
        <w:adjustRightInd/>
        <w:snapToGrid/>
        <w:spacing w:line="580" w:lineRule="exact"/>
        <w:ind w:left="1920" w:leftChars="500" w:hanging="320" w:hangingChars="100"/>
        <w:jc w:val="both"/>
        <w:textAlignment w:val="center"/>
        <w:rPr>
          <w:rFonts w:hint="eastAsia" w:ascii="仿宋_GB2312"/>
          <w:b w:val="0"/>
          <w:bCs w:val="0"/>
          <w:szCs w:val="32"/>
          <w:highlight w:val="none"/>
        </w:rPr>
      </w:pPr>
      <w:r>
        <w:rPr>
          <w:rFonts w:hint="eastAsia" w:ascii="仿宋_GB2312"/>
          <w:b w:val="0"/>
          <w:bCs w:val="0"/>
          <w:szCs w:val="32"/>
          <w:highlight w:val="none"/>
        </w:rPr>
        <w:t>4.地方铁路、城际轨道建设工程施工单位信用评价负面清单</w:t>
      </w:r>
    </w:p>
    <w:p>
      <w:pPr>
        <w:keepNext w:val="0"/>
        <w:keepLines w:val="0"/>
        <w:pageBreakBefore w:val="0"/>
        <w:widowControl/>
        <w:kinsoku/>
        <w:wordWrap/>
        <w:topLinePunct w:val="0"/>
        <w:autoSpaceDN/>
        <w:bidi w:val="0"/>
        <w:snapToGrid/>
        <w:spacing w:line="580" w:lineRule="exact"/>
        <w:ind w:firstLine="1600" w:firstLineChars="500"/>
        <w:jc w:val="both"/>
        <w:textAlignment w:val="center"/>
        <w:outlineLvl w:val="0"/>
        <w:rPr>
          <w:rFonts w:ascii="仿宋_GB2312"/>
          <w:b w:val="0"/>
          <w:bCs w:val="0"/>
          <w:szCs w:val="32"/>
          <w:highlight w:val="none"/>
        </w:rPr>
      </w:pPr>
      <w:r>
        <w:rPr>
          <w:rFonts w:hint="eastAsia" w:ascii="仿宋_GB2312"/>
          <w:b w:val="0"/>
          <w:bCs w:val="0"/>
          <w:szCs w:val="32"/>
          <w:highlight w:val="none"/>
        </w:rPr>
        <w:t>5.公路水运建设工程从业人员信用评价负面清单</w:t>
      </w:r>
    </w:p>
    <w:p>
      <w:pPr>
        <w:keepNext w:val="0"/>
        <w:keepLines w:val="0"/>
        <w:pageBreakBefore w:val="0"/>
        <w:widowControl/>
        <w:kinsoku/>
        <w:wordWrap/>
        <w:topLinePunct w:val="0"/>
        <w:autoSpaceDN/>
        <w:bidi w:val="0"/>
        <w:snapToGrid/>
        <w:spacing w:line="580" w:lineRule="exact"/>
        <w:ind w:firstLine="1600" w:firstLineChars="500"/>
        <w:jc w:val="both"/>
        <w:textAlignment w:val="center"/>
        <w:outlineLvl w:val="0"/>
        <w:rPr>
          <w:rFonts w:ascii="仿宋_GB2312"/>
          <w:b w:val="0"/>
          <w:bCs w:val="0"/>
          <w:szCs w:val="32"/>
          <w:highlight w:val="none"/>
        </w:rPr>
      </w:pPr>
      <w:r>
        <w:rPr>
          <w:rFonts w:hint="eastAsia" w:ascii="仿宋_GB2312"/>
          <w:b w:val="0"/>
          <w:bCs w:val="0"/>
          <w:szCs w:val="32"/>
          <w:highlight w:val="none"/>
        </w:rPr>
        <w:t>6.公路水运建设工程从业主体信用行为评价标准</w:t>
      </w:r>
    </w:p>
    <w:p>
      <w:pPr>
        <w:keepNext w:val="0"/>
        <w:keepLines w:val="0"/>
        <w:pageBreakBefore w:val="0"/>
        <w:widowControl/>
        <w:kinsoku/>
        <w:wordWrap/>
        <w:topLinePunct w:val="0"/>
        <w:autoSpaceDN/>
        <w:bidi w:val="0"/>
        <w:snapToGrid/>
        <w:spacing w:line="580" w:lineRule="exact"/>
        <w:ind w:left="1920" w:leftChars="500" w:hanging="320" w:hangingChars="100"/>
        <w:jc w:val="both"/>
        <w:textAlignment w:val="center"/>
        <w:rPr>
          <w:rFonts w:ascii="仿宋_GB2312"/>
          <w:b w:val="0"/>
          <w:bCs w:val="0"/>
          <w:szCs w:val="32"/>
          <w:highlight w:val="none"/>
        </w:rPr>
      </w:pPr>
      <w:r>
        <w:rPr>
          <w:rFonts w:hint="eastAsia" w:ascii="仿宋_GB2312"/>
          <w:b w:val="0"/>
          <w:bCs w:val="0"/>
          <w:szCs w:val="32"/>
          <w:highlight w:val="none"/>
        </w:rPr>
        <w:t>7.地方铁路、城际轨道建设工程施工单位信用行为评价标准</w:t>
      </w:r>
    </w:p>
    <w:p>
      <w:pPr>
        <w:keepNext w:val="0"/>
        <w:keepLines w:val="0"/>
        <w:pageBreakBefore w:val="0"/>
        <w:widowControl/>
        <w:kinsoku/>
        <w:wordWrap/>
        <w:topLinePunct w:val="0"/>
        <w:autoSpaceDN/>
        <w:bidi w:val="0"/>
        <w:snapToGrid/>
        <w:spacing w:line="580" w:lineRule="exact"/>
        <w:ind w:left="1920" w:leftChars="500" w:hanging="320" w:hangingChars="100"/>
        <w:jc w:val="both"/>
        <w:textAlignment w:val="center"/>
        <w:rPr>
          <w:rFonts w:ascii="仿宋_GB2312"/>
          <w:b w:val="0"/>
          <w:bCs w:val="0"/>
          <w:szCs w:val="32"/>
          <w:highlight w:val="none"/>
        </w:rPr>
      </w:pPr>
      <w:r>
        <w:rPr>
          <w:rFonts w:hint="eastAsia" w:ascii="仿宋_GB2312"/>
          <w:b w:val="0"/>
          <w:bCs w:val="0"/>
          <w:szCs w:val="32"/>
          <w:highlight w:val="none"/>
        </w:rPr>
        <w:t>8.从业主体信用行为检查表</w:t>
      </w:r>
    </w:p>
    <w:p>
      <w:pPr>
        <w:widowControl/>
        <w:spacing w:line="660" w:lineRule="exact"/>
        <w:ind w:firstLine="1920" w:firstLineChars="600"/>
        <w:jc w:val="left"/>
        <w:textAlignment w:val="center"/>
        <w:rPr>
          <w:rFonts w:ascii="仿宋_GB2312"/>
          <w:b w:val="0"/>
          <w:bCs w:val="0"/>
          <w:szCs w:val="32"/>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spacing w:line="660" w:lineRule="exact"/>
        <w:jc w:val="left"/>
        <w:rPr>
          <w:b w:val="0"/>
          <w:bCs w:val="0"/>
          <w:highlight w:val="none"/>
        </w:rPr>
      </w:pPr>
    </w:p>
    <w:p>
      <w:pPr>
        <w:widowControl/>
        <w:jc w:val="left"/>
        <w:rPr>
          <w:rFonts w:hint="eastAsia" w:ascii="黑体" w:hAnsi="黑体" w:eastAsia="黑体" w:cs="宋体"/>
          <w:b w:val="0"/>
          <w:bCs w:val="0"/>
          <w:color w:val="000000"/>
          <w:szCs w:val="32"/>
          <w:highlight w:val="none"/>
        </w:rPr>
        <w:sectPr>
          <w:pgSz w:w="11906" w:h="16838"/>
          <w:pgMar w:top="2098" w:right="1474" w:bottom="1984" w:left="1587" w:header="851" w:footer="1417" w:gutter="0"/>
          <w:pgNumType w:fmt="decimal"/>
          <w:cols w:space="720" w:num="1"/>
          <w:docGrid w:type="lines" w:linePitch="312" w:charSpace="0"/>
        </w:sectPr>
      </w:pPr>
    </w:p>
    <w:p>
      <w:pPr>
        <w:widowControl/>
        <w:jc w:val="left"/>
        <w:rPr>
          <w:rFonts w:ascii="黑体" w:hAnsi="黑体" w:eastAsia="黑体" w:cs="宋体"/>
          <w:b w:val="0"/>
          <w:bCs w:val="0"/>
          <w:color w:val="000000"/>
          <w:szCs w:val="32"/>
          <w:highlight w:val="none"/>
        </w:rPr>
      </w:pPr>
      <w:r>
        <w:rPr>
          <w:rFonts w:hint="eastAsia" w:ascii="黑体" w:hAnsi="黑体" w:eastAsia="黑体" w:cs="宋体"/>
          <w:b w:val="0"/>
          <w:bCs w:val="0"/>
          <w:color w:val="000000"/>
          <w:szCs w:val="32"/>
          <w:highlight w:val="none"/>
        </w:rPr>
        <w:t>附件1</w:t>
      </w:r>
    </w:p>
    <w:p>
      <w:pPr>
        <w:keepNext w:val="0"/>
        <w:keepLines w:val="0"/>
        <w:pageBreakBefore w:val="0"/>
        <w:widowControl/>
        <w:tabs>
          <w:tab w:val="left" w:pos="5140"/>
        </w:tabs>
        <w:kinsoku/>
        <w:wordWrap/>
        <w:overflowPunct/>
        <w:topLinePunct w:val="0"/>
        <w:autoSpaceDE/>
        <w:autoSpaceDN/>
        <w:bidi w:val="0"/>
        <w:adjustRightInd/>
        <w:snapToGrid/>
        <w:spacing w:line="580" w:lineRule="exact"/>
        <w:jc w:val="left"/>
        <w:rPr>
          <w:rFonts w:ascii="黑体" w:hAnsi="黑体" w:eastAsia="黑体" w:cs="宋体"/>
          <w:b w:val="0"/>
          <w:bCs w:val="0"/>
          <w:color w:val="000000"/>
          <w:szCs w:val="32"/>
          <w:highlight w:val="none"/>
        </w:rPr>
      </w:pPr>
      <w:r>
        <w:rPr>
          <w:rFonts w:hint="eastAsia" w:ascii="黑体" w:hAnsi="黑体" w:eastAsia="黑体" w:cs="宋体"/>
          <w:b w:val="0"/>
          <w:bCs w:val="0"/>
          <w:color w:val="000000"/>
          <w:szCs w:val="32"/>
          <w:highlight w:val="none"/>
        </w:rPr>
        <w:tab/>
      </w:r>
    </w:p>
    <w:p>
      <w:pPr>
        <w:keepNext w:val="0"/>
        <w:keepLines w:val="0"/>
        <w:pageBreakBefore w:val="0"/>
        <w:widowControl/>
        <w:kinsoku/>
        <w:wordWrap/>
        <w:overflowPunct/>
        <w:topLinePunct w:val="0"/>
        <w:autoSpaceDE/>
        <w:autoSpaceDN/>
        <w:bidi w:val="0"/>
        <w:adjustRightInd/>
        <w:snapToGrid/>
        <w:spacing w:line="580" w:lineRule="exact"/>
        <w:jc w:val="center"/>
        <w:textAlignment w:val="center"/>
        <w:rPr>
          <w:rFonts w:hint="eastAsia" w:ascii="方正小标宋简体" w:hAnsi="方正小标宋简体" w:eastAsia="方正小标宋简体" w:cs="方正小标宋简体"/>
          <w:b w:val="0"/>
          <w:bCs w:val="0"/>
          <w:color w:val="000000"/>
          <w:kern w:val="0"/>
          <w:sz w:val="44"/>
          <w:szCs w:val="44"/>
          <w:highlight w:val="none"/>
          <w:lang w:eastAsia="zh-CN"/>
        </w:rPr>
      </w:pPr>
      <w:r>
        <w:rPr>
          <w:rFonts w:hint="eastAsia" w:ascii="方正小标宋简体" w:hAnsi="方正小标宋简体" w:eastAsia="方正小标宋简体" w:cs="方正小标宋简体"/>
          <w:b w:val="0"/>
          <w:bCs w:val="0"/>
          <w:color w:val="000000"/>
          <w:kern w:val="0"/>
          <w:sz w:val="44"/>
          <w:szCs w:val="44"/>
          <w:highlight w:val="none"/>
        </w:rPr>
        <w:t>交通建设工程从业单位信用评价计分</w:t>
      </w:r>
      <w:r>
        <w:rPr>
          <w:rFonts w:hint="eastAsia" w:ascii="方正小标宋简体" w:hAnsi="方正小标宋简体" w:eastAsia="方正小标宋简体" w:cs="方正小标宋简体"/>
          <w:b w:val="0"/>
          <w:bCs w:val="0"/>
          <w:color w:val="000000"/>
          <w:kern w:val="0"/>
          <w:sz w:val="44"/>
          <w:szCs w:val="44"/>
          <w:highlight w:val="none"/>
          <w:lang w:eastAsia="zh-CN"/>
        </w:rPr>
        <w:t>规则</w:t>
      </w:r>
    </w:p>
    <w:p>
      <w:pPr>
        <w:keepNext w:val="0"/>
        <w:keepLines w:val="0"/>
        <w:pageBreakBefore w:val="0"/>
        <w:widowControl/>
        <w:kinsoku/>
        <w:wordWrap/>
        <w:overflowPunct/>
        <w:topLinePunct w:val="0"/>
        <w:autoSpaceDE/>
        <w:autoSpaceDN/>
        <w:bidi w:val="0"/>
        <w:adjustRightInd/>
        <w:snapToGrid/>
        <w:spacing w:line="580" w:lineRule="exact"/>
        <w:jc w:val="center"/>
        <w:textAlignment w:val="center"/>
        <w:rPr>
          <w:rFonts w:hint="eastAsia" w:ascii="方正小标宋简体" w:hAnsi="方正小标宋简体" w:eastAsia="方正小标宋简体" w:cs="方正小标宋简体"/>
          <w:b w:val="0"/>
          <w:bCs w:val="0"/>
          <w:color w:val="000000"/>
          <w:kern w:val="0"/>
          <w:sz w:val="44"/>
          <w:szCs w:val="44"/>
          <w:highlight w:val="none"/>
          <w:lang w:eastAsia="zh-CN"/>
        </w:rPr>
      </w:pPr>
    </w:p>
    <w:p>
      <w:pPr>
        <w:pStyle w:val="9"/>
        <w:spacing w:line="580" w:lineRule="exact"/>
        <w:ind w:right="0" w:firstLine="633" w:firstLineChars="198"/>
        <w:rPr>
          <w:rFonts w:ascii="仿宋_GB2312" w:hAnsi="Times New Roman"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lang w:eastAsia="zh-CN"/>
        </w:rPr>
        <w:t>一、</w:t>
      </w:r>
      <w:r>
        <w:rPr>
          <w:rFonts w:hint="eastAsia" w:ascii="仿宋_GB2312" w:hAnsi="Times New Roman" w:eastAsia="仿宋_GB2312"/>
          <w:b w:val="0"/>
          <w:bCs w:val="0"/>
          <w:color w:val="000000"/>
          <w:sz w:val="32"/>
          <w:szCs w:val="32"/>
          <w:highlight w:val="none"/>
        </w:rPr>
        <w:t>单元评价（以单个项目（标段）为评价单元）：</w:t>
      </w:r>
    </w:p>
    <w:p>
      <w:pPr>
        <w:pStyle w:val="9"/>
        <w:keepNext w:val="0"/>
        <w:keepLines w:val="0"/>
        <w:pageBreakBefore w:val="0"/>
        <w:widowControl w:val="0"/>
        <w:kinsoku/>
        <w:wordWrap/>
        <w:overflowPunct/>
        <w:topLinePunct w:val="0"/>
        <w:autoSpaceDE/>
        <w:autoSpaceDN/>
        <w:bidi w:val="0"/>
        <w:adjustRightInd w:val="0"/>
        <w:snapToGrid/>
        <w:spacing w:line="240" w:lineRule="auto"/>
        <w:ind w:right="0" w:firstLine="0" w:firstLineChars="0"/>
        <w:jc w:val="center"/>
        <w:textAlignment w:val="baseline"/>
        <w:rPr>
          <w:rFonts w:hint="default" w:ascii="仿宋_GB2312" w:hAnsi="Times New Roman" w:eastAsia="宋体"/>
          <w:b w:val="0"/>
          <w:bCs w:val="0"/>
          <w:color w:val="000000"/>
          <w:sz w:val="32"/>
          <w:szCs w:val="32"/>
          <w:highlight w:val="none"/>
          <w:lang w:val="en-US" w:eastAsia="zh-CN"/>
        </w:rPr>
      </w:pPr>
      <m:oMathPara>
        <m:oMath>
          <w:ins w:id="0" w:author="卜祥洪" w:date="2024-04-28T15:13:27Z">
            <m:r>
              <m:rPr/>
              <w:rPr>
                <w:rFonts w:hint="default" w:ascii="DejaVu Math TeX Gyre" w:hAnsi="DejaVu Math TeX Gyre"/>
                <w:color w:val="000000"/>
                <w:sz w:val="32"/>
                <w:szCs w:val="32"/>
                <w:highlight w:val="none"/>
                <w:lang w:val="en-US" w:eastAsia="zh-CN"/>
              </w:rPr>
              <m:t>L</m:t>
            </m:r>
          </w:ins>
          <w:ins w:id="1" w:author="卜祥洪" w:date="2024-04-28T15:13:27Z">
            <m:r>
              <m:rPr/>
              <w:rPr>
                <w:rFonts w:hint="default" w:ascii="DejaVu Math TeX Gyre" w:hAnsi="DejaVu Math TeX Gyre"/>
                <w:color w:val="000000"/>
                <w:sz w:val="32"/>
                <w:szCs w:val="32"/>
                <w:highlight w:val="none"/>
              </w:rPr>
              <m:t>=</m:t>
            </m:r>
          </w:ins>
          <w:ins w:id="2" w:author="卜祥洪" w:date="2024-04-28T15:13:27Z">
            <m:r>
              <m:rPr/>
              <w:rPr>
                <w:rFonts w:hint="default" w:ascii="DejaVu Math TeX Gyre" w:hAnsi="DejaVu Math TeX Gyre"/>
                <w:color w:val="000000"/>
                <w:sz w:val="32"/>
                <w:szCs w:val="32"/>
                <w:highlight w:val="none"/>
                <w:lang w:val="en-US" w:eastAsia="zh-CN"/>
              </w:rPr>
              <m:t>99−</m:t>
            </m:r>
          </w:ins>
          <m:nary>
            <m:naryPr>
              <m:chr m:val="∑"/>
              <m:limLoc m:val="undOvr"/>
              <m:ctrlPr>
                <w:ins w:id="3" w:author="卜祥洪" w:date="2024-04-28T15:13:27Z">
                  <w:rPr>
                    <w:rFonts w:hint="eastAsia" w:ascii="DejaVu Math TeX Gyre" w:hAnsi="DejaVu Math TeX Gyre"/>
                    <w:b w:val="0"/>
                    <w:i/>
                    <w:color w:val="000000"/>
                    <w:sz w:val="32"/>
                    <w:szCs w:val="32"/>
                    <w:highlight w:val="none"/>
                    <w:lang w:val="en-US" w:eastAsia="zh-CN"/>
                  </w:rPr>
                </w:ins>
              </m:ctrlPr>
            </m:naryPr>
            <m:sub>
              <w:ins w:id="4" w:author="卜祥洪" w:date="2024-04-28T15:13:27Z">
                <m:r>
                  <m:rPr/>
                  <w:rPr>
                    <w:rFonts w:hint="default" w:ascii="DejaVu Math TeX Gyre" w:hAnsi="DejaVu Math TeX Gyre"/>
                    <w:color w:val="000000"/>
                    <w:sz w:val="32"/>
                    <w:szCs w:val="32"/>
                    <w:highlight w:val="none"/>
                    <w:lang w:val="en-US" w:eastAsia="zh-CN"/>
                  </w:rPr>
                  <m:t>i=1</m:t>
                </m:r>
              </w:ins>
              <m:ctrlPr>
                <w:ins w:id="5" w:author="卜祥洪" w:date="2024-04-28T15:13:27Z">
                  <w:rPr>
                    <w:rFonts w:hint="eastAsia" w:ascii="DejaVu Math TeX Gyre" w:hAnsi="DejaVu Math TeX Gyre"/>
                    <w:b w:val="0"/>
                    <w:i/>
                    <w:color w:val="000000"/>
                    <w:sz w:val="32"/>
                    <w:szCs w:val="32"/>
                    <w:highlight w:val="none"/>
                    <w:lang w:val="en-US" w:eastAsia="zh-CN"/>
                  </w:rPr>
                </w:ins>
              </m:ctrlPr>
            </m:sub>
            <m:sup>
              <w:ins w:id="6" w:author="卜祥洪" w:date="2024-04-28T15:13:27Z">
                <m:r>
                  <m:rPr/>
                  <w:rPr>
                    <w:rFonts w:hint="default" w:ascii="DejaVu Math TeX Gyre" w:hAnsi="DejaVu Math TeX Gyre"/>
                    <w:color w:val="000000"/>
                    <w:sz w:val="32"/>
                    <w:szCs w:val="32"/>
                    <w:highlight w:val="none"/>
                    <w:lang w:val="en-US" w:eastAsia="zh-CN"/>
                  </w:rPr>
                  <m:t>n</m:t>
                </m:r>
              </w:ins>
              <m:ctrlPr>
                <w:ins w:id="7" w:author="卜祥洪" w:date="2024-04-28T15:13:27Z">
                  <w:rPr>
                    <w:rFonts w:hint="eastAsia" w:ascii="DejaVu Math TeX Gyre" w:hAnsi="DejaVu Math TeX Gyre"/>
                    <w:b w:val="0"/>
                    <w:i/>
                    <w:color w:val="000000"/>
                    <w:sz w:val="32"/>
                    <w:szCs w:val="32"/>
                    <w:highlight w:val="none"/>
                    <w:lang w:val="en-US" w:eastAsia="zh-CN"/>
                  </w:rPr>
                </w:ins>
              </m:ctrlPr>
            </m:sup>
            <m:e>
              <m:sSub>
                <m:sSubPr>
                  <m:ctrlPr>
                    <w:ins w:id="8" w:author="卜祥洪" w:date="2024-04-28T15:13:27Z">
                      <w:rPr>
                        <w:rFonts w:hint="eastAsia" w:ascii="DejaVu Math TeX Gyre" w:hAnsi="DejaVu Math TeX Gyre"/>
                        <w:b w:val="0"/>
                        <w:i/>
                        <w:color w:val="000000"/>
                        <w:sz w:val="32"/>
                        <w:szCs w:val="32"/>
                        <w:highlight w:val="none"/>
                        <w:lang w:val="en-US" w:eastAsia="zh-CN"/>
                      </w:rPr>
                    </w:ins>
                  </m:ctrlPr>
                </m:sSubPr>
                <m:e>
                  <w:ins w:id="9" w:author="卜祥洪" w:date="2024-04-28T15:13:27Z">
                    <m:r>
                      <m:rPr/>
                      <w:rPr>
                        <w:rFonts w:hint="default" w:ascii="DejaVu Math TeX Gyre" w:hAnsi="DejaVu Math TeX Gyre"/>
                        <w:color w:val="000000"/>
                        <w:sz w:val="32"/>
                        <w:szCs w:val="32"/>
                        <w:highlight w:val="none"/>
                        <w:lang w:val="en-US" w:eastAsia="zh-CN"/>
                      </w:rPr>
                      <m:t>B</m:t>
                    </m:r>
                  </w:ins>
                  <m:ctrlPr>
                    <w:ins w:id="10" w:author="卜祥洪" w:date="2024-04-28T15:13:27Z">
                      <w:rPr>
                        <w:rFonts w:hint="eastAsia" w:ascii="DejaVu Math TeX Gyre" w:hAnsi="DejaVu Math TeX Gyre"/>
                        <w:b w:val="0"/>
                        <w:i/>
                        <w:color w:val="000000"/>
                        <w:sz w:val="32"/>
                        <w:szCs w:val="32"/>
                        <w:highlight w:val="none"/>
                        <w:lang w:val="en-US" w:eastAsia="zh-CN"/>
                      </w:rPr>
                    </w:ins>
                  </m:ctrlPr>
                </m:e>
                <m:sub>
                  <w:ins w:id="11" w:author="卜祥洪" w:date="2024-04-28T15:13:27Z">
                    <m:r>
                      <m:rPr/>
                      <w:rPr>
                        <w:rFonts w:hint="default" w:ascii="DejaVu Math TeX Gyre" w:hAnsi="DejaVu Math TeX Gyre"/>
                        <w:color w:val="000000"/>
                        <w:sz w:val="32"/>
                        <w:szCs w:val="32"/>
                        <w:highlight w:val="none"/>
                        <w:lang w:val="en-US" w:eastAsia="zh-CN"/>
                      </w:rPr>
                      <m:t>i</m:t>
                    </m:r>
                  </w:ins>
                  <m:ctrlPr>
                    <w:ins w:id="12" w:author="卜祥洪" w:date="2024-04-28T15:13:27Z">
                      <w:rPr>
                        <w:rFonts w:hint="eastAsia" w:ascii="DejaVu Math TeX Gyre" w:hAnsi="DejaVu Math TeX Gyre"/>
                        <w:b w:val="0"/>
                        <w:i/>
                        <w:color w:val="000000"/>
                        <w:sz w:val="32"/>
                        <w:szCs w:val="32"/>
                        <w:highlight w:val="none"/>
                        <w:lang w:val="en-US" w:eastAsia="zh-CN"/>
                      </w:rPr>
                    </w:ins>
                  </m:ctrlPr>
                </m:sub>
              </m:sSub>
              <m:ctrlPr>
                <w:ins w:id="13" w:author="卜祥洪" w:date="2024-04-28T15:13:27Z">
                  <w:rPr>
                    <w:rFonts w:hint="eastAsia" w:ascii="DejaVu Math TeX Gyre" w:hAnsi="DejaVu Math TeX Gyre"/>
                    <w:b w:val="0"/>
                    <w:i/>
                    <w:color w:val="000000"/>
                    <w:sz w:val="32"/>
                    <w:szCs w:val="32"/>
                    <w:highlight w:val="none"/>
                    <w:lang w:val="en-US" w:eastAsia="zh-CN"/>
                  </w:rPr>
                </w:ins>
              </m:ctrlPr>
            </m:e>
          </m:nary>
          <w:ins w:id="14" w:author="卜祥洪" w:date="2024-04-28T15:13:27Z">
            <m:r>
              <m:rPr/>
              <w:rPr>
                <w:rFonts w:hint="eastAsia" w:ascii="DejaVu Math TeX Gyre" w:hAnsi="DejaVu Math TeX Gyre"/>
                <w:color w:val="000000"/>
                <w:sz w:val="32"/>
                <w:szCs w:val="32"/>
                <w:highlight w:val="none"/>
                <w:lang w:val="en-US" w:eastAsia="zh-CN"/>
              </w:rPr>
              <m:t>+</m:t>
            </m:r>
          </w:ins>
          <m:nary>
            <m:naryPr>
              <m:chr m:val="∑"/>
              <m:limLoc m:val="undOvr"/>
              <m:ctrlPr>
                <w:ins w:id="15" w:author="卜祥洪" w:date="2024-04-28T15:13:27Z">
                  <w:rPr>
                    <w:rFonts w:hint="eastAsia" w:ascii="DejaVu Math TeX Gyre" w:hAnsi="DejaVu Math TeX Gyre"/>
                    <w:b w:val="0"/>
                    <w:i/>
                    <w:color w:val="000000"/>
                    <w:sz w:val="32"/>
                    <w:szCs w:val="32"/>
                    <w:highlight w:val="none"/>
                    <w:lang w:val="en-US" w:eastAsia="zh-CN"/>
                  </w:rPr>
                </w:ins>
              </m:ctrlPr>
            </m:naryPr>
            <m:sub>
              <w:ins w:id="16" w:author="卜祥洪" w:date="2024-04-28T15:13:27Z">
                <m:r>
                  <m:rPr/>
                  <w:rPr>
                    <w:rFonts w:hint="default" w:ascii="DejaVu Math TeX Gyre" w:hAnsi="DejaVu Math TeX Gyre"/>
                    <w:color w:val="000000"/>
                    <w:sz w:val="32"/>
                    <w:szCs w:val="32"/>
                    <w:highlight w:val="none"/>
                    <w:lang w:val="en-US" w:eastAsia="zh-CN"/>
                  </w:rPr>
                  <m:t>e=1</m:t>
                </m:r>
              </w:ins>
              <m:ctrlPr>
                <w:ins w:id="17" w:author="卜祥洪" w:date="2024-04-28T15:13:27Z">
                  <w:rPr>
                    <w:rFonts w:hint="eastAsia" w:ascii="DejaVu Math TeX Gyre" w:hAnsi="DejaVu Math TeX Gyre"/>
                    <w:b w:val="0"/>
                    <w:i/>
                    <w:color w:val="000000"/>
                    <w:sz w:val="32"/>
                    <w:szCs w:val="32"/>
                    <w:highlight w:val="none"/>
                    <w:lang w:val="en-US" w:eastAsia="zh-CN"/>
                  </w:rPr>
                </w:ins>
              </m:ctrlPr>
            </m:sub>
            <m:sup>
              <w:ins w:id="18" w:author="卜祥洪" w:date="2024-04-28T15:13:27Z">
                <m:r>
                  <m:rPr/>
                  <w:rPr>
                    <w:rFonts w:hint="default" w:ascii="DejaVu Math TeX Gyre" w:hAnsi="DejaVu Math TeX Gyre"/>
                    <w:color w:val="000000"/>
                    <w:sz w:val="32"/>
                    <w:szCs w:val="32"/>
                    <w:highlight w:val="none"/>
                    <w:lang w:val="en-US" w:eastAsia="zh-CN"/>
                  </w:rPr>
                  <m:t>g</m:t>
                </m:r>
              </w:ins>
              <m:ctrlPr>
                <w:ins w:id="19" w:author="卜祥洪" w:date="2024-04-28T15:13:27Z">
                  <w:rPr>
                    <w:rFonts w:hint="eastAsia" w:ascii="DejaVu Math TeX Gyre" w:hAnsi="DejaVu Math TeX Gyre"/>
                    <w:b w:val="0"/>
                    <w:i/>
                    <w:color w:val="000000"/>
                    <w:sz w:val="32"/>
                    <w:szCs w:val="32"/>
                    <w:highlight w:val="none"/>
                    <w:lang w:val="en-US" w:eastAsia="zh-CN"/>
                  </w:rPr>
                </w:ins>
              </m:ctrlPr>
            </m:sup>
            <m:e>
              <m:sSub>
                <m:sSubPr>
                  <m:ctrlPr>
                    <w:ins w:id="20" w:author="卜祥洪" w:date="2024-04-28T15:13:27Z">
                      <w:rPr>
                        <w:rFonts w:hint="eastAsia" w:ascii="DejaVu Math TeX Gyre" w:hAnsi="DejaVu Math TeX Gyre"/>
                        <w:b w:val="0"/>
                        <w:i/>
                        <w:color w:val="000000"/>
                        <w:sz w:val="32"/>
                        <w:szCs w:val="32"/>
                        <w:highlight w:val="none"/>
                        <w:lang w:val="en-US" w:eastAsia="zh-CN"/>
                      </w:rPr>
                    </w:ins>
                  </m:ctrlPr>
                </m:sSubPr>
                <m:e>
                  <w:ins w:id="21" w:author="卜祥洪" w:date="2024-04-28T15:13:27Z">
                    <m:r>
                      <m:rPr/>
                      <w:rPr>
                        <w:rFonts w:hint="default" w:ascii="DejaVu Math TeX Gyre" w:hAnsi="DejaVu Math TeX Gyre"/>
                        <w:color w:val="000000"/>
                        <w:sz w:val="32"/>
                        <w:szCs w:val="32"/>
                        <w:highlight w:val="none"/>
                        <w:lang w:val="en-US" w:eastAsia="zh-CN"/>
                      </w:rPr>
                      <m:t>A</m:t>
                    </m:r>
                  </w:ins>
                  <m:ctrlPr>
                    <w:ins w:id="22" w:author="卜祥洪" w:date="2024-04-28T15:13:27Z">
                      <w:rPr>
                        <w:rFonts w:hint="eastAsia" w:ascii="DejaVu Math TeX Gyre" w:hAnsi="DejaVu Math TeX Gyre"/>
                        <w:b w:val="0"/>
                        <w:i/>
                        <w:color w:val="000000"/>
                        <w:sz w:val="32"/>
                        <w:szCs w:val="32"/>
                        <w:highlight w:val="none"/>
                        <w:lang w:val="en-US" w:eastAsia="zh-CN"/>
                      </w:rPr>
                    </w:ins>
                  </m:ctrlPr>
                </m:e>
                <m:sub>
                  <w:ins w:id="23" w:author="卜祥洪" w:date="2024-04-28T15:13:27Z">
                    <m:r>
                      <m:rPr/>
                      <w:rPr>
                        <w:rFonts w:hint="default" w:ascii="DejaVu Math TeX Gyre" w:hAnsi="DejaVu Math TeX Gyre"/>
                        <w:color w:val="000000"/>
                        <w:sz w:val="32"/>
                        <w:szCs w:val="32"/>
                        <w:highlight w:val="none"/>
                        <w:lang w:val="en-US" w:eastAsia="zh-CN"/>
                      </w:rPr>
                      <m:t>e</m:t>
                    </m:r>
                  </w:ins>
                  <m:ctrlPr>
                    <w:ins w:id="24" w:author="卜祥洪" w:date="2024-04-28T15:13:27Z">
                      <w:rPr>
                        <w:rFonts w:hint="eastAsia" w:ascii="DejaVu Math TeX Gyre" w:hAnsi="DejaVu Math TeX Gyre"/>
                        <w:b w:val="0"/>
                        <w:i/>
                        <w:color w:val="000000"/>
                        <w:sz w:val="32"/>
                        <w:szCs w:val="32"/>
                        <w:highlight w:val="none"/>
                        <w:lang w:val="en-US" w:eastAsia="zh-CN"/>
                      </w:rPr>
                    </w:ins>
                  </m:ctrlPr>
                </m:sub>
              </m:sSub>
              <m:ctrlPr>
                <w:ins w:id="25" w:author="卜祥洪" w:date="2024-04-28T15:13:27Z">
                  <w:rPr>
                    <w:rFonts w:hint="eastAsia" w:ascii="DejaVu Math TeX Gyre" w:hAnsi="DejaVu Math TeX Gyre"/>
                    <w:b w:val="0"/>
                    <w:i/>
                    <w:color w:val="000000"/>
                    <w:sz w:val="32"/>
                    <w:szCs w:val="32"/>
                    <w:highlight w:val="none"/>
                    <w:lang w:val="en-US" w:eastAsia="zh-CN"/>
                  </w:rPr>
                </w:ins>
              </m:ctrlPr>
            </m:e>
          </m:nary>
        </m:oMath>
      </m:oMathPara>
    </w:p>
    <w:p>
      <w:pPr>
        <w:pStyle w:val="9"/>
        <w:spacing w:line="580" w:lineRule="exact"/>
        <w:ind w:right="0" w:firstLine="640"/>
        <w:rPr>
          <w:rFonts w:ascii="仿宋_GB2312" w:hAnsi="Times New Roman"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rPr>
        <w:t>（其中，i为不良行为数量，i=1、2、…n，</w:t>
      </w:r>
      <w:r>
        <w:rPr>
          <w:rFonts w:hint="eastAsia" w:ascii="仿宋_GB2312" w:hAnsi="Times New Roman" w:eastAsia="仿宋_GB2312"/>
          <w:b w:val="0"/>
          <w:bCs w:val="0"/>
          <w:i/>
          <w:iCs/>
          <w:color w:val="000000"/>
          <w:sz w:val="32"/>
          <w:szCs w:val="32"/>
          <w:highlight w:val="none"/>
        </w:rPr>
        <w:t>B</w:t>
      </w:r>
      <w:r>
        <w:rPr>
          <w:rFonts w:hint="eastAsia" w:ascii="仿宋_GB2312" w:hAnsi="Times New Roman" w:eastAsia="仿宋_GB2312"/>
          <w:b w:val="0"/>
          <w:bCs w:val="0"/>
          <w:i/>
          <w:iCs/>
          <w:color w:val="000000"/>
          <w:sz w:val="36"/>
          <w:szCs w:val="36"/>
          <w:highlight w:val="none"/>
          <w:vertAlign w:val="subscript"/>
        </w:rPr>
        <w:t>i</w:t>
      </w:r>
      <w:r>
        <w:rPr>
          <w:rFonts w:hint="eastAsia" w:ascii="仿宋_GB2312" w:hAnsi="Times New Roman" w:eastAsia="仿宋_GB2312"/>
          <w:b w:val="0"/>
          <w:bCs w:val="0"/>
          <w:color w:val="000000"/>
          <w:sz w:val="32"/>
          <w:szCs w:val="32"/>
          <w:highlight w:val="none"/>
        </w:rPr>
        <w:t>为不良行为对应的扣分标准</w:t>
      </w:r>
      <w:r>
        <w:rPr>
          <w:rFonts w:hint="eastAsia" w:ascii="仿宋_GB2312" w:hAnsi="Times New Roman" w:eastAsia="仿宋_GB2312"/>
          <w:b w:val="0"/>
          <w:bCs w:val="0"/>
          <w:color w:val="000000"/>
          <w:sz w:val="32"/>
          <w:szCs w:val="32"/>
          <w:highlight w:val="none"/>
          <w:lang w:eastAsia="zh-CN"/>
        </w:rPr>
        <w:t>；</w:t>
      </w:r>
      <w:r>
        <w:rPr>
          <w:rFonts w:hint="eastAsia" w:ascii="仿宋_GB2312" w:hAnsi="Times New Roman" w:eastAsia="仿宋_GB2312"/>
          <w:b w:val="0"/>
          <w:bCs w:val="0"/>
          <w:color w:val="000000"/>
          <w:sz w:val="32"/>
          <w:szCs w:val="32"/>
          <w:highlight w:val="none"/>
        </w:rPr>
        <w:t>e为守信行为数量，e=1、2、…g，</w:t>
      </w:r>
      <w:r>
        <w:rPr>
          <w:rFonts w:ascii="仿宋_GB2312" w:hAnsi="Times New Roman" w:eastAsia="仿宋_GB2312"/>
          <w:b w:val="0"/>
          <w:bCs w:val="0"/>
          <w:color w:val="000000"/>
          <w:sz w:val="32"/>
          <w:szCs w:val="32"/>
          <w:highlight w:val="none"/>
        </w:rPr>
        <w:t>A</w:t>
      </w:r>
      <w:r>
        <w:rPr>
          <w:rFonts w:hint="eastAsia" w:ascii="仿宋_GB2312" w:hAnsi="Times New Roman" w:eastAsia="仿宋_GB2312"/>
          <w:b w:val="0"/>
          <w:bCs w:val="0"/>
          <w:color w:val="000000"/>
          <w:sz w:val="32"/>
          <w:szCs w:val="32"/>
          <w:highlight w:val="none"/>
          <w:vertAlign w:val="subscript"/>
        </w:rPr>
        <w:t>e</w:t>
      </w:r>
      <w:r>
        <w:rPr>
          <w:rFonts w:hint="eastAsia" w:ascii="仿宋_GB2312" w:hAnsi="Times New Roman" w:eastAsia="仿宋_GB2312"/>
          <w:b w:val="0"/>
          <w:bCs w:val="0"/>
          <w:color w:val="000000"/>
          <w:sz w:val="32"/>
          <w:szCs w:val="32"/>
          <w:highlight w:val="none"/>
        </w:rPr>
        <w:t>为单个项目（标段）的信用附加分，最高为1分）。</w:t>
      </w:r>
    </w:p>
    <w:p>
      <w:pPr>
        <w:spacing w:line="240" w:lineRule="atLeast"/>
        <w:ind w:firstLine="640" w:firstLineChars="200"/>
        <w:outlineLvl w:val="0"/>
        <w:rPr>
          <w:rFonts w:ascii="仿宋_GB2312" w:hAnsi="仿宋_GB2312" w:cs="仿宋_GB2312"/>
          <w:b w:val="0"/>
          <w:bCs w:val="0"/>
          <w:color w:val="000000"/>
          <w:kern w:val="0"/>
          <w:szCs w:val="32"/>
          <w:highlight w:val="none"/>
        </w:rPr>
      </w:pPr>
      <w:r>
        <w:rPr>
          <w:rFonts w:hint="eastAsia" w:ascii="仿宋_GB2312" w:hAnsi="仿宋_GB2312" w:cs="仿宋_GB2312"/>
          <w:b w:val="0"/>
          <w:bCs w:val="0"/>
          <w:color w:val="000000"/>
          <w:kern w:val="0"/>
          <w:szCs w:val="32"/>
          <w:highlight w:val="none"/>
          <w:lang w:eastAsia="zh-CN"/>
        </w:rPr>
        <w:t>二、</w:t>
      </w:r>
      <w:r>
        <w:rPr>
          <w:rFonts w:hint="eastAsia" w:ascii="仿宋_GB2312" w:hAnsi="仿宋_GB2312" w:cs="仿宋_GB2312"/>
          <w:b w:val="0"/>
          <w:bCs w:val="0"/>
          <w:color w:val="000000"/>
          <w:kern w:val="0"/>
          <w:szCs w:val="32"/>
          <w:highlight w:val="none"/>
        </w:rPr>
        <w:t>从业单位基础信用分计分规则：</w:t>
      </w:r>
    </w:p>
    <w:p>
      <w:pPr>
        <w:pStyle w:val="9"/>
        <w:keepNext w:val="0"/>
        <w:keepLines w:val="0"/>
        <w:pageBreakBefore w:val="0"/>
        <w:widowControl w:val="0"/>
        <w:kinsoku/>
        <w:wordWrap/>
        <w:overflowPunct/>
        <w:topLinePunct w:val="0"/>
        <w:autoSpaceDE/>
        <w:autoSpaceDN/>
        <w:bidi w:val="0"/>
        <w:adjustRightInd w:val="0"/>
        <w:snapToGrid/>
        <w:spacing w:line="240" w:lineRule="auto"/>
        <w:ind w:right="0" w:firstLine="0" w:firstLineChars="0"/>
        <w:jc w:val="center"/>
        <w:textAlignment w:val="baseline"/>
        <w:rPr>
          <w:rFonts w:hint="default" w:ascii="仿宋_GB2312" w:hAnsi="Times New Roman" w:eastAsia="宋体"/>
          <w:b w:val="0"/>
          <w:bCs w:val="0"/>
          <w:color w:val="000000"/>
          <w:sz w:val="32"/>
          <w:szCs w:val="32"/>
          <w:highlight w:val="none"/>
          <w:lang w:val="en-US" w:eastAsia="zh-CN"/>
        </w:rPr>
      </w:pPr>
      <m:oMathPara>
        <m:oMath>
          <w:ins w:id="26" w:author="卜祥洪" w:date="2024-04-28T15:13:27Z">
            <m:r>
              <m:rPr/>
              <w:rPr>
                <w:rFonts w:hint="default" w:ascii="DejaVu Math TeX Gyre" w:hAnsi="DejaVu Math TeX Gyre"/>
                <w:color w:val="000000"/>
                <w:sz w:val="32"/>
                <w:szCs w:val="32"/>
                <w:highlight w:val="none"/>
                <w:lang w:val="en-US" w:eastAsia="zh-CN"/>
              </w:rPr>
              <m:t>F</m:t>
            </m:r>
          </w:ins>
          <w:ins w:id="27" w:author="卜祥洪" w:date="2024-04-28T15:13:27Z">
            <m:r>
              <m:rPr/>
              <w:rPr>
                <w:rFonts w:hint="default" w:ascii="DejaVu Math TeX Gyre" w:hAnsi="DejaVu Math TeX Gyre"/>
                <w:color w:val="000000"/>
                <w:sz w:val="32"/>
                <w:szCs w:val="32"/>
                <w:highlight w:val="none"/>
              </w:rPr>
              <m:t>=</m:t>
            </m:r>
          </w:ins>
          <m:nary>
            <m:naryPr>
              <m:chr m:val="∑"/>
              <m:limLoc m:val="undOvr"/>
              <m:ctrlPr>
                <w:ins w:id="28" w:author="卜祥洪" w:date="2024-04-28T15:13:27Z">
                  <w:rPr>
                    <w:rFonts w:hint="eastAsia" w:ascii="DejaVu Math TeX Gyre" w:hAnsi="DejaVu Math TeX Gyre"/>
                    <w:b w:val="0"/>
                    <w:i/>
                    <w:color w:val="000000"/>
                    <w:sz w:val="32"/>
                    <w:szCs w:val="32"/>
                    <w:highlight w:val="none"/>
                    <w:lang w:val="en-US" w:eastAsia="zh-CN"/>
                  </w:rPr>
                </w:ins>
              </m:ctrlPr>
            </m:naryPr>
            <m:sub>
              <w:ins w:id="29" w:author="卜祥洪" w:date="2024-04-28T15:13:27Z">
                <m:r>
                  <m:rPr/>
                  <w:rPr>
                    <w:rFonts w:hint="default" w:ascii="DejaVu Math TeX Gyre" w:hAnsi="DejaVu Math TeX Gyre"/>
                    <w:color w:val="000000"/>
                    <w:sz w:val="32"/>
                    <w:szCs w:val="32"/>
                    <w:highlight w:val="none"/>
                    <w:lang w:val="en-US" w:eastAsia="zh-CN"/>
                  </w:rPr>
                  <m:t>k=1</m:t>
                </m:r>
              </w:ins>
              <m:ctrlPr>
                <w:ins w:id="30" w:author="卜祥洪" w:date="2024-04-28T15:13:27Z">
                  <w:rPr>
                    <w:rFonts w:hint="eastAsia" w:ascii="DejaVu Math TeX Gyre" w:hAnsi="DejaVu Math TeX Gyre"/>
                    <w:b w:val="0"/>
                    <w:i/>
                    <w:color w:val="000000"/>
                    <w:sz w:val="32"/>
                    <w:szCs w:val="32"/>
                    <w:highlight w:val="none"/>
                    <w:lang w:val="en-US" w:eastAsia="zh-CN"/>
                  </w:rPr>
                </w:ins>
              </m:ctrlPr>
            </m:sub>
            <m:sup>
              <w:ins w:id="31" w:author="卜祥洪" w:date="2024-04-28T15:13:27Z">
                <m:r>
                  <m:rPr/>
                  <w:rPr>
                    <w:rFonts w:hint="default" w:ascii="DejaVu Math TeX Gyre" w:hAnsi="DejaVu Math TeX Gyre"/>
                    <w:color w:val="000000"/>
                    <w:sz w:val="32"/>
                    <w:szCs w:val="32"/>
                    <w:highlight w:val="none"/>
                    <w:lang w:val="en-US" w:eastAsia="zh-CN"/>
                  </w:rPr>
                  <m:t>p</m:t>
                </m:r>
              </w:ins>
              <m:ctrlPr>
                <w:ins w:id="32" w:author="卜祥洪" w:date="2024-04-28T15:13:27Z">
                  <w:rPr>
                    <w:rFonts w:hint="eastAsia" w:ascii="DejaVu Math TeX Gyre" w:hAnsi="DejaVu Math TeX Gyre"/>
                    <w:b w:val="0"/>
                    <w:i/>
                    <w:color w:val="000000"/>
                    <w:sz w:val="32"/>
                    <w:szCs w:val="32"/>
                    <w:highlight w:val="none"/>
                    <w:lang w:val="en-US" w:eastAsia="zh-CN"/>
                  </w:rPr>
                </w:ins>
              </m:ctrlPr>
            </m:sup>
            <m:e>
              <m:sSub>
                <m:sSubPr>
                  <m:ctrlPr>
                    <w:ins w:id="33" w:author="卜祥洪" w:date="2024-04-28T15:13:27Z">
                      <w:rPr>
                        <w:rFonts w:hint="eastAsia" w:ascii="DejaVu Math TeX Gyre" w:hAnsi="DejaVu Math TeX Gyre"/>
                        <w:b w:val="0"/>
                        <w:i/>
                        <w:color w:val="000000"/>
                        <w:sz w:val="32"/>
                        <w:szCs w:val="32"/>
                        <w:highlight w:val="none"/>
                        <w:lang w:val="en-US" w:eastAsia="zh-CN"/>
                      </w:rPr>
                    </w:ins>
                  </m:ctrlPr>
                </m:sSubPr>
                <m:e>
                  <w:ins w:id="34" w:author="卜祥洪" w:date="2024-04-28T15:13:27Z">
                    <m:r>
                      <m:rPr/>
                      <w:rPr>
                        <w:rFonts w:hint="default" w:ascii="DejaVu Math TeX Gyre" w:hAnsi="DejaVu Math TeX Gyre"/>
                        <w:color w:val="000000"/>
                        <w:sz w:val="32"/>
                        <w:szCs w:val="32"/>
                        <w:highlight w:val="none"/>
                        <w:lang w:val="en-US" w:eastAsia="zh-CN"/>
                      </w:rPr>
                      <m:t>L</m:t>
                    </m:r>
                  </w:ins>
                  <m:ctrlPr>
                    <w:ins w:id="35" w:author="卜祥洪" w:date="2024-04-28T15:13:27Z">
                      <w:rPr>
                        <w:rFonts w:hint="eastAsia" w:ascii="DejaVu Math TeX Gyre" w:hAnsi="DejaVu Math TeX Gyre"/>
                        <w:b w:val="0"/>
                        <w:i/>
                        <w:color w:val="000000"/>
                        <w:sz w:val="32"/>
                        <w:szCs w:val="32"/>
                        <w:highlight w:val="none"/>
                        <w:lang w:val="en-US" w:eastAsia="zh-CN"/>
                      </w:rPr>
                    </w:ins>
                  </m:ctrlPr>
                </m:e>
                <m:sub>
                  <w:ins w:id="36" w:author="卜祥洪" w:date="2024-04-28T15:13:27Z">
                    <m:r>
                      <m:rPr/>
                      <w:rPr>
                        <w:rFonts w:hint="default" w:ascii="DejaVu Math TeX Gyre" w:hAnsi="DejaVu Math TeX Gyre"/>
                        <w:color w:val="000000"/>
                        <w:sz w:val="32"/>
                        <w:szCs w:val="32"/>
                        <w:highlight w:val="none"/>
                        <w:lang w:val="en-US" w:eastAsia="zh-CN"/>
                      </w:rPr>
                      <m:t>k</m:t>
                    </m:r>
                  </w:ins>
                  <m:ctrlPr>
                    <w:ins w:id="37" w:author="卜祥洪" w:date="2024-04-28T15:13:27Z">
                      <w:rPr>
                        <w:rFonts w:hint="eastAsia" w:ascii="DejaVu Math TeX Gyre" w:hAnsi="DejaVu Math TeX Gyre"/>
                        <w:b w:val="0"/>
                        <w:i/>
                        <w:color w:val="000000"/>
                        <w:sz w:val="32"/>
                        <w:szCs w:val="32"/>
                        <w:highlight w:val="none"/>
                        <w:lang w:val="en-US" w:eastAsia="zh-CN"/>
                      </w:rPr>
                    </w:ins>
                  </m:ctrlPr>
                </m:sub>
              </m:sSub>
              <m:ctrlPr>
                <w:ins w:id="38" w:author="卜祥洪" w:date="2024-04-28T15:13:27Z">
                  <w:rPr>
                    <w:rFonts w:hint="eastAsia" w:ascii="DejaVu Math TeX Gyre" w:hAnsi="DejaVu Math TeX Gyre"/>
                    <w:b w:val="0"/>
                    <w:i/>
                    <w:color w:val="000000"/>
                    <w:sz w:val="32"/>
                    <w:szCs w:val="32"/>
                    <w:highlight w:val="none"/>
                    <w:lang w:val="en-US" w:eastAsia="zh-CN"/>
                  </w:rPr>
                </w:ins>
              </m:ctrlPr>
            </m:e>
          </m:nary>
          <m:sSub>
            <m:sSubPr>
              <m:ctrlPr>
                <w:ins w:id="39" w:author="卜祥洪" w:date="2024-04-28T15:13:27Z">
                  <w:rPr>
                    <w:rFonts w:hint="eastAsia" w:ascii="DejaVu Math TeX Gyre" w:hAnsi="DejaVu Math TeX Gyre"/>
                    <w:b w:val="0"/>
                    <w:i/>
                    <w:color w:val="000000"/>
                    <w:sz w:val="32"/>
                    <w:szCs w:val="32"/>
                    <w:highlight w:val="none"/>
                    <w:lang w:val="en-US" w:eastAsia="zh-CN"/>
                  </w:rPr>
                </w:ins>
              </m:ctrlPr>
            </m:sSubPr>
            <m:e>
              <w:ins w:id="40" w:author="卜祥洪" w:date="2024-04-28T15:13:27Z">
                <m:r>
                  <m:rPr/>
                  <w:rPr>
                    <w:rFonts w:hint="default" w:ascii="DejaVu Math TeX Gyre" w:hAnsi="DejaVu Math TeX Gyre"/>
                    <w:color w:val="000000"/>
                    <w:sz w:val="32"/>
                    <w:szCs w:val="32"/>
                    <w:highlight w:val="none"/>
                    <w:lang w:val="en-US" w:eastAsia="zh-CN"/>
                  </w:rPr>
                  <m:t>C</m:t>
                </m:r>
              </w:ins>
              <m:ctrlPr>
                <w:ins w:id="41" w:author="卜祥洪" w:date="2024-04-28T15:13:27Z">
                  <w:rPr>
                    <w:rFonts w:hint="eastAsia" w:ascii="DejaVu Math TeX Gyre" w:hAnsi="DejaVu Math TeX Gyre"/>
                    <w:b w:val="0"/>
                    <w:i/>
                    <w:color w:val="000000"/>
                    <w:sz w:val="32"/>
                    <w:szCs w:val="32"/>
                    <w:highlight w:val="none"/>
                    <w:lang w:val="en-US" w:eastAsia="zh-CN"/>
                  </w:rPr>
                </w:ins>
              </m:ctrlPr>
            </m:e>
            <m:sub>
              <w:ins w:id="42" w:author="卜祥洪" w:date="2024-04-28T15:13:27Z">
                <m:r>
                  <m:rPr/>
                  <w:rPr>
                    <w:rFonts w:hint="default" w:ascii="DejaVu Math TeX Gyre" w:hAnsi="DejaVu Math TeX Gyre"/>
                    <w:color w:val="000000"/>
                    <w:sz w:val="32"/>
                    <w:szCs w:val="32"/>
                    <w:highlight w:val="none"/>
                    <w:lang w:val="en-US" w:eastAsia="zh-CN"/>
                  </w:rPr>
                  <m:t>k</m:t>
                </m:r>
              </w:ins>
              <m:ctrlPr>
                <w:ins w:id="43" w:author="卜祥洪" w:date="2024-04-28T15:13:27Z">
                  <w:rPr>
                    <w:rFonts w:hint="eastAsia" w:ascii="DejaVu Math TeX Gyre" w:hAnsi="DejaVu Math TeX Gyre"/>
                    <w:b w:val="0"/>
                    <w:i/>
                    <w:color w:val="000000"/>
                    <w:sz w:val="32"/>
                    <w:szCs w:val="32"/>
                    <w:highlight w:val="none"/>
                    <w:lang w:val="en-US" w:eastAsia="zh-CN"/>
                  </w:rPr>
                </w:ins>
              </m:ctrlPr>
            </m:sub>
          </m:sSub>
          <w:ins w:id="44" w:author="卜祥洪" w:date="2024-04-28T15:13:27Z">
            <m:r>
              <m:rPr/>
              <w:rPr>
                <w:rFonts w:hint="eastAsia" w:ascii="DejaVu Math TeX Gyre" w:hAnsi="DejaVu Math TeX Gyre"/>
                <w:color w:val="000000"/>
                <w:sz w:val="32"/>
                <w:szCs w:val="32"/>
                <w:highlight w:val="none"/>
                <w:lang w:val="en-US" w:eastAsia="zh-CN"/>
              </w:rPr>
              <m:t>/</m:t>
            </m:r>
          </w:ins>
          <m:nary>
            <m:naryPr>
              <m:chr m:val="∑"/>
              <m:limLoc m:val="undOvr"/>
              <m:ctrlPr>
                <w:ins w:id="45" w:author="卜祥洪" w:date="2024-04-28T15:13:27Z">
                  <w:rPr>
                    <w:rFonts w:hint="eastAsia" w:ascii="DejaVu Math TeX Gyre" w:hAnsi="DejaVu Math TeX Gyre"/>
                    <w:b w:val="0"/>
                    <w:i/>
                    <w:color w:val="000000"/>
                    <w:sz w:val="32"/>
                    <w:szCs w:val="32"/>
                    <w:highlight w:val="none"/>
                    <w:lang w:val="en-US" w:eastAsia="zh-CN"/>
                  </w:rPr>
                </w:ins>
              </m:ctrlPr>
            </m:naryPr>
            <m:sub>
              <w:ins w:id="46" w:author="卜祥洪" w:date="2024-04-28T15:13:27Z">
                <m:r>
                  <m:rPr/>
                  <w:rPr>
                    <w:rFonts w:hint="default" w:ascii="DejaVu Math TeX Gyre" w:hAnsi="DejaVu Math TeX Gyre"/>
                    <w:color w:val="000000"/>
                    <w:sz w:val="32"/>
                    <w:szCs w:val="32"/>
                    <w:highlight w:val="none"/>
                    <w:lang w:val="en-US" w:eastAsia="zh-CN"/>
                  </w:rPr>
                  <m:t>k=1</m:t>
                </m:r>
              </w:ins>
              <m:ctrlPr>
                <w:ins w:id="47" w:author="卜祥洪" w:date="2024-04-28T15:13:27Z">
                  <w:rPr>
                    <w:rFonts w:hint="eastAsia" w:ascii="DejaVu Math TeX Gyre" w:hAnsi="DejaVu Math TeX Gyre"/>
                    <w:b w:val="0"/>
                    <w:i/>
                    <w:color w:val="000000"/>
                    <w:sz w:val="32"/>
                    <w:szCs w:val="32"/>
                    <w:highlight w:val="none"/>
                    <w:lang w:val="en-US" w:eastAsia="zh-CN"/>
                  </w:rPr>
                </w:ins>
              </m:ctrlPr>
            </m:sub>
            <m:sup>
              <w:ins w:id="48" w:author="卜祥洪" w:date="2024-04-28T15:13:27Z">
                <m:r>
                  <m:rPr/>
                  <w:rPr>
                    <w:rFonts w:hint="default" w:ascii="DejaVu Math TeX Gyre" w:hAnsi="DejaVu Math TeX Gyre"/>
                    <w:color w:val="000000"/>
                    <w:sz w:val="32"/>
                    <w:szCs w:val="32"/>
                    <w:highlight w:val="none"/>
                    <w:lang w:val="en-US" w:eastAsia="zh-CN"/>
                  </w:rPr>
                  <m:t>p</m:t>
                </m:r>
              </w:ins>
              <m:ctrlPr>
                <w:ins w:id="49" w:author="卜祥洪" w:date="2024-04-28T15:13:27Z">
                  <w:rPr>
                    <w:rFonts w:hint="eastAsia" w:ascii="DejaVu Math TeX Gyre" w:hAnsi="DejaVu Math TeX Gyre"/>
                    <w:b w:val="0"/>
                    <w:i/>
                    <w:color w:val="000000"/>
                    <w:sz w:val="32"/>
                    <w:szCs w:val="32"/>
                    <w:highlight w:val="none"/>
                    <w:lang w:val="en-US" w:eastAsia="zh-CN"/>
                  </w:rPr>
                </w:ins>
              </m:ctrlPr>
            </m:sup>
            <m:e>
              <m:sSub>
                <m:sSubPr>
                  <m:ctrlPr>
                    <w:ins w:id="50" w:author="卜祥洪" w:date="2024-04-28T15:13:27Z">
                      <w:rPr>
                        <w:rFonts w:hint="eastAsia" w:ascii="DejaVu Math TeX Gyre" w:hAnsi="DejaVu Math TeX Gyre"/>
                        <w:b w:val="0"/>
                        <w:i/>
                        <w:color w:val="000000"/>
                        <w:sz w:val="32"/>
                        <w:szCs w:val="32"/>
                        <w:highlight w:val="none"/>
                        <w:lang w:val="en-US" w:eastAsia="zh-CN"/>
                      </w:rPr>
                    </w:ins>
                  </m:ctrlPr>
                </m:sSubPr>
                <m:e>
                  <w:ins w:id="51" w:author="卜祥洪" w:date="2024-04-28T15:13:27Z">
                    <m:r>
                      <m:rPr/>
                      <w:rPr>
                        <w:rFonts w:hint="default" w:ascii="DejaVu Math TeX Gyre" w:hAnsi="DejaVu Math TeX Gyre"/>
                        <w:color w:val="000000"/>
                        <w:sz w:val="32"/>
                        <w:szCs w:val="32"/>
                        <w:highlight w:val="none"/>
                        <w:lang w:val="en-US" w:eastAsia="zh-CN"/>
                      </w:rPr>
                      <m:t>C</m:t>
                    </m:r>
                  </w:ins>
                  <m:ctrlPr>
                    <w:ins w:id="52" w:author="卜祥洪" w:date="2024-04-28T15:13:27Z">
                      <w:rPr>
                        <w:rFonts w:hint="eastAsia" w:ascii="DejaVu Math TeX Gyre" w:hAnsi="DejaVu Math TeX Gyre"/>
                        <w:b w:val="0"/>
                        <w:i/>
                        <w:color w:val="000000"/>
                        <w:sz w:val="32"/>
                        <w:szCs w:val="32"/>
                        <w:highlight w:val="none"/>
                        <w:lang w:val="en-US" w:eastAsia="zh-CN"/>
                      </w:rPr>
                    </w:ins>
                  </m:ctrlPr>
                </m:e>
                <m:sub>
                  <w:ins w:id="53" w:author="卜祥洪" w:date="2024-04-28T15:13:27Z">
                    <m:r>
                      <m:rPr/>
                      <w:rPr>
                        <w:rFonts w:hint="default" w:ascii="DejaVu Math TeX Gyre" w:hAnsi="DejaVu Math TeX Gyre"/>
                        <w:color w:val="000000"/>
                        <w:sz w:val="32"/>
                        <w:szCs w:val="32"/>
                        <w:highlight w:val="none"/>
                        <w:lang w:val="en-US" w:eastAsia="zh-CN"/>
                      </w:rPr>
                      <m:t>k</m:t>
                    </m:r>
                  </w:ins>
                  <m:ctrlPr>
                    <w:ins w:id="54" w:author="卜祥洪" w:date="2024-04-28T15:13:27Z">
                      <w:rPr>
                        <w:rFonts w:hint="eastAsia" w:ascii="DejaVu Math TeX Gyre" w:hAnsi="DejaVu Math TeX Gyre"/>
                        <w:b w:val="0"/>
                        <w:i/>
                        <w:color w:val="000000"/>
                        <w:sz w:val="32"/>
                        <w:szCs w:val="32"/>
                        <w:highlight w:val="none"/>
                        <w:lang w:val="en-US" w:eastAsia="zh-CN"/>
                      </w:rPr>
                    </w:ins>
                  </m:ctrlPr>
                </m:sub>
              </m:sSub>
              <m:ctrlPr>
                <w:ins w:id="55" w:author="卜祥洪" w:date="2024-04-28T15:13:27Z">
                  <w:rPr>
                    <w:rFonts w:hint="eastAsia" w:ascii="DejaVu Math TeX Gyre" w:hAnsi="DejaVu Math TeX Gyre"/>
                    <w:b w:val="0"/>
                    <w:i/>
                    <w:color w:val="000000"/>
                    <w:sz w:val="32"/>
                    <w:szCs w:val="32"/>
                    <w:highlight w:val="none"/>
                    <w:lang w:val="en-US" w:eastAsia="zh-CN"/>
                  </w:rPr>
                </w:ins>
              </m:ctrlPr>
            </m:e>
          </m:nary>
        </m:oMath>
      </m:oMathPara>
    </w:p>
    <w:p>
      <w:pPr>
        <w:pStyle w:val="9"/>
        <w:spacing w:line="540" w:lineRule="exact"/>
        <w:ind w:right="0" w:firstLine="640"/>
        <w:rPr>
          <w:rFonts w:ascii="仿宋_GB2312"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rPr>
        <w:t>（其中：</w:t>
      </w:r>
      <w:r>
        <w:rPr>
          <w:rFonts w:hint="eastAsia" w:ascii="仿宋_GB2312" w:hAnsi="Times New Roman" w:eastAsia="仿宋_GB2312"/>
          <w:b w:val="0"/>
          <w:bCs w:val="0"/>
          <w:i w:val="0"/>
          <w:iCs w:val="0"/>
          <w:color w:val="000000"/>
          <w:sz w:val="32"/>
          <w:szCs w:val="32"/>
          <w:highlight w:val="none"/>
        </w:rPr>
        <w:t>k</w:t>
      </w:r>
      <w:r>
        <w:rPr>
          <w:rFonts w:hint="eastAsia" w:ascii="仿宋_GB2312" w:hAnsi="Times New Roman" w:eastAsia="仿宋_GB2312"/>
          <w:b w:val="0"/>
          <w:bCs w:val="0"/>
          <w:color w:val="000000"/>
          <w:sz w:val="32"/>
          <w:szCs w:val="32"/>
          <w:highlight w:val="none"/>
        </w:rPr>
        <w:t>为从业单位评价标段数量，</w:t>
      </w:r>
      <w:r>
        <w:rPr>
          <w:rFonts w:hint="eastAsia" w:ascii="仿宋_GB2312" w:hAnsi="Times New Roman" w:eastAsia="仿宋_GB2312"/>
          <w:b w:val="0"/>
          <w:bCs w:val="0"/>
          <w:i w:val="0"/>
          <w:iCs w:val="0"/>
          <w:color w:val="000000"/>
          <w:sz w:val="32"/>
          <w:szCs w:val="32"/>
          <w:highlight w:val="none"/>
        </w:rPr>
        <w:t>k</w:t>
      </w:r>
      <w:r>
        <w:rPr>
          <w:rFonts w:hint="eastAsia" w:ascii="仿宋_GB2312" w:hAnsi="Times New Roman" w:eastAsia="仿宋_GB2312"/>
          <w:b w:val="0"/>
          <w:bCs w:val="0"/>
          <w:color w:val="000000"/>
          <w:sz w:val="32"/>
          <w:szCs w:val="32"/>
          <w:highlight w:val="none"/>
        </w:rPr>
        <w:t>=1、2、…p，</w:t>
      </w:r>
      <w:r>
        <w:rPr>
          <w:rFonts w:hint="eastAsia" w:ascii="仿宋_GB2312" w:hAnsi="Times New Roman" w:eastAsia="仿宋_GB2312"/>
          <w:b w:val="0"/>
          <w:bCs w:val="0"/>
          <w:i w:val="0"/>
          <w:iCs w:val="0"/>
          <w:color w:val="000000"/>
          <w:position w:val="-4"/>
          <w:sz w:val="32"/>
          <w:szCs w:val="32"/>
          <w:highlight w:val="none"/>
        </w:rPr>
        <w:t>L</w:t>
      </w:r>
      <w:r>
        <w:rPr>
          <w:rFonts w:hint="eastAsia" w:ascii="仿宋_GB2312" w:hAnsi="Times New Roman" w:eastAsia="仿宋_GB2312"/>
          <w:b w:val="0"/>
          <w:bCs w:val="0"/>
          <w:color w:val="000000"/>
          <w:sz w:val="36"/>
          <w:szCs w:val="36"/>
          <w:highlight w:val="none"/>
          <w:vertAlign w:val="subscript"/>
        </w:rPr>
        <w:t>k</w:t>
      </w:r>
      <w:r>
        <w:rPr>
          <w:rFonts w:hint="eastAsia" w:ascii="仿宋_GB2312" w:hAnsi="Times New Roman" w:eastAsia="仿宋_GB2312"/>
          <w:b w:val="0"/>
          <w:bCs w:val="0"/>
          <w:color w:val="000000"/>
          <w:sz w:val="32"/>
          <w:szCs w:val="32"/>
          <w:highlight w:val="none"/>
        </w:rPr>
        <w:t>为从业单位在评价项目（标段）信用评价得分，</w:t>
      </w:r>
      <w:r>
        <w:rPr>
          <w:rFonts w:hint="eastAsia" w:ascii="仿宋_GB2312" w:hAnsi="Times New Roman" w:eastAsia="仿宋_GB2312"/>
          <w:b w:val="0"/>
          <w:bCs w:val="0"/>
          <w:i w:val="0"/>
          <w:iCs w:val="0"/>
          <w:color w:val="000000"/>
          <w:sz w:val="32"/>
          <w:szCs w:val="32"/>
          <w:highlight w:val="none"/>
        </w:rPr>
        <w:t>C</w:t>
      </w:r>
      <w:r>
        <w:rPr>
          <w:rFonts w:hint="eastAsia" w:ascii="仿宋_GB2312" w:hAnsi="Times New Roman" w:eastAsia="仿宋_GB2312"/>
          <w:b w:val="0"/>
          <w:bCs w:val="0"/>
          <w:color w:val="000000"/>
          <w:sz w:val="36"/>
          <w:szCs w:val="36"/>
          <w:highlight w:val="none"/>
          <w:vertAlign w:val="subscript"/>
        </w:rPr>
        <w:t>k</w:t>
      </w:r>
      <w:r>
        <w:rPr>
          <w:rFonts w:hint="eastAsia" w:ascii="仿宋_GB2312" w:hAnsi="Times New Roman" w:eastAsia="仿宋_GB2312"/>
          <w:b w:val="0"/>
          <w:bCs w:val="0"/>
          <w:color w:val="000000"/>
          <w:sz w:val="32"/>
          <w:szCs w:val="32"/>
          <w:highlight w:val="none"/>
        </w:rPr>
        <w:t>为从业单位评价项目（标段）的权重）。权值根据合同价的大小设置</w:t>
      </w:r>
      <w:r>
        <w:rPr>
          <w:rFonts w:hint="eastAsia" w:ascii="仿宋_GB2312" w:eastAsia="仿宋_GB2312"/>
          <w:b w:val="0"/>
          <w:bCs w:val="0"/>
          <w:color w:val="000000"/>
          <w:sz w:val="32"/>
          <w:szCs w:val="32"/>
          <w:highlight w:val="none"/>
        </w:rPr>
        <w:t>，</w:t>
      </w:r>
      <w:r>
        <w:rPr>
          <w:rFonts w:hint="eastAsia" w:ascii="仿宋_GB2312" w:hAnsi="Times New Roman" w:eastAsia="仿宋_GB2312"/>
          <w:b w:val="0"/>
          <w:bCs w:val="0"/>
          <w:color w:val="000000"/>
          <w:sz w:val="32"/>
          <w:szCs w:val="32"/>
          <w:highlight w:val="none"/>
        </w:rPr>
        <w:t>具体权重详见下表</w:t>
      </w:r>
      <w:r>
        <w:rPr>
          <w:rFonts w:hint="eastAsia" w:ascii="仿宋_GB2312" w:eastAsia="仿宋_GB2312"/>
          <w:b w:val="0"/>
          <w:bCs w:val="0"/>
          <w:color w:val="000000"/>
          <w:sz w:val="32"/>
          <w:szCs w:val="32"/>
          <w:highlight w:val="none"/>
        </w:rPr>
        <w:t>。设计施工总承包（EPC）项目，按设计、施工对应的合同价分别计算权值。</w:t>
      </w:r>
    </w:p>
    <w:p>
      <w:pPr>
        <w:pStyle w:val="9"/>
        <w:spacing w:line="540" w:lineRule="exact"/>
        <w:ind w:right="0" w:firstLine="640"/>
        <w:rPr>
          <w:rFonts w:hint="eastAsia" w:ascii="仿宋_GB2312" w:eastAsia="仿宋_GB2312"/>
          <w:b w:val="0"/>
          <w:bCs w:val="0"/>
          <w:color w:val="000000"/>
          <w:sz w:val="32"/>
          <w:szCs w:val="32"/>
          <w:highlight w:val="none"/>
        </w:rPr>
      </w:pPr>
      <w:r>
        <w:rPr>
          <w:rFonts w:hint="eastAsia" w:ascii="仿宋_GB2312" w:eastAsia="仿宋_GB2312"/>
          <w:b w:val="0"/>
          <w:bCs w:val="0"/>
          <w:color w:val="000000"/>
          <w:sz w:val="32"/>
          <w:szCs w:val="32"/>
          <w:highlight w:val="none"/>
        </w:rPr>
        <w:t>如公路土建施工单位的评价</w:t>
      </w:r>
      <w:r>
        <w:rPr>
          <w:rFonts w:hint="eastAsia" w:ascii="仿宋_GB2312" w:hAnsi="Times New Roman" w:eastAsia="仿宋_GB2312"/>
          <w:b w:val="0"/>
          <w:bCs w:val="0"/>
          <w:color w:val="000000"/>
          <w:sz w:val="32"/>
          <w:szCs w:val="32"/>
          <w:highlight w:val="none"/>
        </w:rPr>
        <w:t>项目（标段）评分为L</w:t>
      </w:r>
      <w:r>
        <w:rPr>
          <w:rFonts w:hint="eastAsia" w:ascii="仿宋_GB2312" w:hAnsi="Times New Roman" w:eastAsia="仿宋_GB2312"/>
          <w:b w:val="0"/>
          <w:bCs w:val="0"/>
          <w:color w:val="000000"/>
          <w:sz w:val="32"/>
          <w:szCs w:val="32"/>
          <w:highlight w:val="none"/>
          <w:vertAlign w:val="subscript"/>
        </w:rPr>
        <w:t>1</w:t>
      </w:r>
      <w:r>
        <w:rPr>
          <w:rFonts w:hint="eastAsia" w:ascii="仿宋_GB2312" w:hAnsi="Times New Roman" w:eastAsia="仿宋_GB2312"/>
          <w:b w:val="0"/>
          <w:bCs w:val="0"/>
          <w:color w:val="000000"/>
          <w:sz w:val="32"/>
          <w:szCs w:val="32"/>
          <w:highlight w:val="none"/>
        </w:rPr>
        <w:t>=90、L</w:t>
      </w:r>
      <w:r>
        <w:rPr>
          <w:rFonts w:hint="eastAsia" w:ascii="仿宋_GB2312" w:hAnsi="Times New Roman" w:eastAsia="仿宋_GB2312"/>
          <w:b w:val="0"/>
          <w:bCs w:val="0"/>
          <w:color w:val="000000"/>
          <w:sz w:val="32"/>
          <w:szCs w:val="32"/>
          <w:highlight w:val="none"/>
          <w:vertAlign w:val="subscript"/>
        </w:rPr>
        <w:t>2</w:t>
      </w:r>
      <w:r>
        <w:rPr>
          <w:rFonts w:hint="eastAsia" w:ascii="仿宋_GB2312" w:hAnsi="Times New Roman" w:eastAsia="仿宋_GB2312"/>
          <w:b w:val="0"/>
          <w:bCs w:val="0"/>
          <w:color w:val="000000"/>
          <w:sz w:val="32"/>
          <w:szCs w:val="32"/>
          <w:highlight w:val="none"/>
        </w:rPr>
        <w:t>=95、L</w:t>
      </w:r>
      <w:r>
        <w:rPr>
          <w:rFonts w:hint="eastAsia" w:ascii="仿宋_GB2312" w:hAnsi="Times New Roman" w:eastAsia="仿宋_GB2312"/>
          <w:b w:val="0"/>
          <w:bCs w:val="0"/>
          <w:color w:val="000000"/>
          <w:sz w:val="32"/>
          <w:szCs w:val="32"/>
          <w:highlight w:val="none"/>
          <w:vertAlign w:val="subscript"/>
        </w:rPr>
        <w:t>3</w:t>
      </w:r>
      <w:r>
        <w:rPr>
          <w:rFonts w:hint="eastAsia" w:ascii="仿宋_GB2312" w:hAnsi="Times New Roman" w:eastAsia="仿宋_GB2312"/>
          <w:b w:val="0"/>
          <w:bCs w:val="0"/>
          <w:color w:val="000000"/>
          <w:sz w:val="32"/>
          <w:szCs w:val="32"/>
          <w:highlight w:val="none"/>
        </w:rPr>
        <w:t>=94，</w:t>
      </w:r>
      <w:r>
        <w:rPr>
          <w:rFonts w:hint="eastAsia" w:ascii="仿宋_GB2312" w:eastAsia="仿宋_GB2312"/>
          <w:b w:val="0"/>
          <w:bCs w:val="0"/>
          <w:color w:val="000000"/>
          <w:sz w:val="32"/>
          <w:szCs w:val="32"/>
          <w:highlight w:val="none"/>
        </w:rPr>
        <w:t>合同价（S）分别为2000万元、16000万元、100000万元，对应权重分别为C</w:t>
      </w:r>
      <w:r>
        <w:rPr>
          <w:rFonts w:hint="eastAsia" w:ascii="仿宋_GB2312" w:eastAsia="仿宋_GB2312"/>
          <w:b w:val="0"/>
          <w:bCs w:val="0"/>
          <w:color w:val="000000"/>
          <w:sz w:val="32"/>
          <w:szCs w:val="32"/>
          <w:highlight w:val="none"/>
          <w:vertAlign w:val="subscript"/>
        </w:rPr>
        <w:t>1</w:t>
      </w:r>
      <w:r>
        <w:rPr>
          <w:rFonts w:hint="eastAsia" w:ascii="仿宋_GB2312" w:eastAsia="仿宋_GB2312"/>
          <w:b w:val="0"/>
          <w:bCs w:val="0"/>
          <w:color w:val="000000"/>
          <w:sz w:val="32"/>
          <w:szCs w:val="32"/>
          <w:highlight w:val="none"/>
        </w:rPr>
        <w:t>=</w:t>
      </w:r>
      <w:r>
        <w:rPr>
          <w:rFonts w:hint="eastAsia" w:ascii="仿宋_GB2312" w:eastAsia="仿宋_GB2312"/>
          <w:b w:val="0"/>
          <w:bCs w:val="0"/>
          <w:color w:val="000000"/>
          <w:sz w:val="32"/>
          <w:szCs w:val="32"/>
          <w:highlight w:val="none"/>
          <w:lang w:val="en-US" w:eastAsia="zh-CN"/>
        </w:rPr>
        <w:t>1.0</w:t>
      </w:r>
      <w:r>
        <w:rPr>
          <w:rFonts w:hint="eastAsia" w:ascii="仿宋_GB2312" w:eastAsia="仿宋_GB2312"/>
          <w:b w:val="0"/>
          <w:bCs w:val="0"/>
          <w:color w:val="000000"/>
          <w:sz w:val="32"/>
          <w:szCs w:val="32"/>
          <w:highlight w:val="none"/>
        </w:rPr>
        <w:t>、C</w:t>
      </w:r>
      <w:r>
        <w:rPr>
          <w:rFonts w:hint="eastAsia" w:ascii="仿宋_GB2312" w:eastAsia="仿宋_GB2312"/>
          <w:b w:val="0"/>
          <w:bCs w:val="0"/>
          <w:color w:val="000000"/>
          <w:sz w:val="32"/>
          <w:szCs w:val="32"/>
          <w:highlight w:val="none"/>
          <w:vertAlign w:val="subscript"/>
        </w:rPr>
        <w:t>2</w:t>
      </w:r>
      <w:r>
        <w:rPr>
          <w:rFonts w:hint="eastAsia" w:ascii="仿宋_GB2312" w:eastAsia="仿宋_GB2312"/>
          <w:b w:val="0"/>
          <w:bCs w:val="0"/>
          <w:color w:val="000000"/>
          <w:sz w:val="32"/>
          <w:szCs w:val="32"/>
          <w:highlight w:val="none"/>
        </w:rPr>
        <w:t>=1.3、C</w:t>
      </w:r>
      <w:r>
        <w:rPr>
          <w:rFonts w:hint="eastAsia" w:ascii="仿宋_GB2312" w:eastAsia="仿宋_GB2312"/>
          <w:b w:val="0"/>
          <w:bCs w:val="0"/>
          <w:color w:val="000000"/>
          <w:sz w:val="32"/>
          <w:szCs w:val="32"/>
          <w:highlight w:val="none"/>
          <w:vertAlign w:val="subscript"/>
        </w:rPr>
        <w:t>3</w:t>
      </w:r>
      <w:r>
        <w:rPr>
          <w:rFonts w:hint="eastAsia" w:ascii="仿宋_GB2312" w:hAnsi="Times New Roman" w:eastAsia="仿宋_GB2312"/>
          <w:b w:val="0"/>
          <w:bCs w:val="0"/>
          <w:color w:val="000000"/>
          <w:sz w:val="32"/>
          <w:szCs w:val="32"/>
          <w:highlight w:val="none"/>
        </w:rPr>
        <w:t>=</w:t>
      </w:r>
      <w:r>
        <w:rPr>
          <w:rFonts w:hint="eastAsia" w:ascii="仿宋_GB2312" w:eastAsia="仿宋_GB2312"/>
          <w:b w:val="0"/>
          <w:bCs w:val="0"/>
          <w:color w:val="000000"/>
          <w:sz w:val="32"/>
          <w:szCs w:val="32"/>
          <w:highlight w:val="none"/>
        </w:rPr>
        <w:t>1.7。该单位基础信用分F=(90*1.0+95*1.3+94*1.7)/(1</w:t>
      </w:r>
      <w:r>
        <w:rPr>
          <w:rFonts w:hint="eastAsia" w:ascii="仿宋_GB2312" w:eastAsia="仿宋_GB2312"/>
          <w:b w:val="0"/>
          <w:bCs w:val="0"/>
          <w:color w:val="000000"/>
          <w:sz w:val="32"/>
          <w:szCs w:val="32"/>
          <w:highlight w:val="none"/>
          <w:lang w:val="en-US" w:eastAsia="zh-CN"/>
        </w:rPr>
        <w:t>.0</w:t>
      </w:r>
      <w:r>
        <w:rPr>
          <w:rFonts w:hint="eastAsia" w:ascii="仿宋_GB2312" w:eastAsia="仿宋_GB2312"/>
          <w:b w:val="0"/>
          <w:bCs w:val="0"/>
          <w:color w:val="000000"/>
          <w:sz w:val="32"/>
          <w:szCs w:val="32"/>
          <w:highlight w:val="none"/>
        </w:rPr>
        <w:t>+1.3+1.7)。</w:t>
      </w:r>
    </w:p>
    <w:p>
      <w:pPr>
        <w:pStyle w:val="9"/>
        <w:spacing w:line="0" w:lineRule="atLeast"/>
        <w:ind w:right="0" w:firstLine="640"/>
        <w:jc w:val="center"/>
        <w:rPr>
          <w:rFonts w:hint="eastAsia" w:ascii="黑体" w:hAnsi="黑体" w:eastAsia="黑体" w:cs="黑体"/>
          <w:b w:val="0"/>
          <w:bCs w:val="0"/>
          <w:color w:val="000000"/>
          <w:sz w:val="32"/>
          <w:szCs w:val="32"/>
          <w:highlight w:val="none"/>
        </w:rPr>
      </w:pPr>
    </w:p>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公路土建及地方铁路、城际轨道建设工程施工单位</w:t>
      </w:r>
    </w:p>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合同价对应权值表</w:t>
      </w:r>
    </w:p>
    <w:tbl>
      <w:tblPr>
        <w:tblStyle w:val="4"/>
        <w:tblW w:w="7737" w:type="dxa"/>
        <w:jc w:val="center"/>
        <w:tblLayout w:type="fixed"/>
        <w:tblCellMar>
          <w:top w:w="0" w:type="dxa"/>
          <w:left w:w="108" w:type="dxa"/>
          <w:bottom w:w="0" w:type="dxa"/>
          <w:right w:w="108" w:type="dxa"/>
        </w:tblCellMar>
      </w:tblPr>
      <w:tblGrid>
        <w:gridCol w:w="3543"/>
        <w:gridCol w:w="4194"/>
      </w:tblGrid>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nil"/>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合同价S（万元）</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权重</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2000≤S＜5000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1.0</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1.1</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1.3</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1.4</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30000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50000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1.6</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80000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120000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1.7</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1.8</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1.9</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w:t>
            </w:r>
          </w:p>
        </w:tc>
      </w:tr>
    </w:tbl>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水运施工单位合同价对应权值表</w:t>
      </w:r>
    </w:p>
    <w:tbl>
      <w:tblPr>
        <w:tblStyle w:val="4"/>
        <w:tblW w:w="7737" w:type="dxa"/>
        <w:jc w:val="center"/>
        <w:tblLayout w:type="fixed"/>
        <w:tblCellMar>
          <w:top w:w="0" w:type="dxa"/>
          <w:left w:w="108" w:type="dxa"/>
          <w:bottom w:w="0" w:type="dxa"/>
          <w:right w:w="108" w:type="dxa"/>
        </w:tblCellMar>
      </w:tblPr>
      <w:tblGrid>
        <w:gridCol w:w="3543"/>
        <w:gridCol w:w="4194"/>
      </w:tblGrid>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nil"/>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合同价S（万元）</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权重</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1.0</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1.1</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8000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1.3</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1.4</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30000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50000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1.6</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1.7</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80000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120000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1.8</w:t>
            </w:r>
          </w:p>
        </w:tc>
      </w:tr>
      <w:tr>
        <w:tblPrEx>
          <w:tblCellMar>
            <w:top w:w="0" w:type="dxa"/>
            <w:left w:w="108" w:type="dxa"/>
            <w:bottom w:w="0" w:type="dxa"/>
            <w:right w:w="108" w:type="dxa"/>
          </w:tblCellMar>
        </w:tblPrEx>
        <w:trPr>
          <w:trHeight w:val="627"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1.9</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w:t>
            </w:r>
          </w:p>
        </w:tc>
      </w:tr>
    </w:tbl>
    <w:p>
      <w:pPr>
        <w:pStyle w:val="9"/>
        <w:spacing w:line="0" w:lineRule="atLeast"/>
        <w:ind w:right="0" w:firstLine="640"/>
        <w:jc w:val="center"/>
        <w:rPr>
          <w:rFonts w:hint="eastAsia" w:ascii="方正小标宋简体" w:hAnsi="方正小标宋简体" w:eastAsia="方正小标宋简体" w:cs="方正小标宋简体"/>
          <w:b w:val="0"/>
          <w:bCs w:val="0"/>
          <w:color w:val="000000"/>
          <w:sz w:val="32"/>
          <w:szCs w:val="32"/>
          <w:highlight w:val="none"/>
        </w:rPr>
      </w:pPr>
    </w:p>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交通安全设施工程施工单位合同价对应权值表</w:t>
      </w:r>
    </w:p>
    <w:tbl>
      <w:tblPr>
        <w:tblStyle w:val="4"/>
        <w:tblW w:w="7737" w:type="dxa"/>
        <w:jc w:val="center"/>
        <w:tblLayout w:type="fixed"/>
        <w:tblCellMar>
          <w:top w:w="0" w:type="dxa"/>
          <w:left w:w="108" w:type="dxa"/>
          <w:bottom w:w="0" w:type="dxa"/>
          <w:right w:w="108" w:type="dxa"/>
        </w:tblCellMar>
      </w:tblPr>
      <w:tblGrid>
        <w:gridCol w:w="3543"/>
        <w:gridCol w:w="4194"/>
      </w:tblGrid>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nil"/>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合同价S（万元）</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权重</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600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1.0</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600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1.1</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1.3</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1.4</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3000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4000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1.6</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6000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1.7</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6000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7000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1.8</w:t>
            </w:r>
          </w:p>
        </w:tc>
      </w:tr>
      <w:tr>
        <w:tblPrEx>
          <w:tblCellMar>
            <w:top w:w="0" w:type="dxa"/>
            <w:left w:w="108" w:type="dxa"/>
            <w:bottom w:w="0" w:type="dxa"/>
            <w:right w:w="108" w:type="dxa"/>
          </w:tblCellMar>
        </w:tblPrEx>
        <w:trPr>
          <w:trHeight w:val="627"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7000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1.9</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w:t>
            </w:r>
          </w:p>
        </w:tc>
      </w:tr>
    </w:tbl>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机电工程施工单位合同价对应权值表</w:t>
      </w:r>
    </w:p>
    <w:tbl>
      <w:tblPr>
        <w:tblStyle w:val="4"/>
        <w:tblW w:w="7737" w:type="dxa"/>
        <w:jc w:val="center"/>
        <w:tblLayout w:type="fixed"/>
        <w:tblCellMar>
          <w:top w:w="0" w:type="dxa"/>
          <w:left w:w="108" w:type="dxa"/>
          <w:bottom w:w="0" w:type="dxa"/>
          <w:right w:w="108" w:type="dxa"/>
        </w:tblCellMar>
      </w:tblPr>
      <w:tblGrid>
        <w:gridCol w:w="3543"/>
        <w:gridCol w:w="4194"/>
      </w:tblGrid>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nil"/>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合同价S（万元）</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权重</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1.0</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1.1</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1.3</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3000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4000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1.4</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6000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6000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1.6</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8000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1.7</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10000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12000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1.8</w:t>
            </w:r>
          </w:p>
        </w:tc>
      </w:tr>
      <w:tr>
        <w:tblPrEx>
          <w:tblCellMar>
            <w:top w:w="0" w:type="dxa"/>
            <w:left w:w="108" w:type="dxa"/>
            <w:bottom w:w="0" w:type="dxa"/>
            <w:right w:w="108" w:type="dxa"/>
          </w:tblCellMar>
        </w:tblPrEx>
        <w:trPr>
          <w:trHeight w:val="627"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1.9</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15000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w:t>
            </w:r>
          </w:p>
        </w:tc>
      </w:tr>
    </w:tbl>
    <w:p>
      <w:pPr>
        <w:pStyle w:val="9"/>
        <w:spacing w:line="0" w:lineRule="atLeast"/>
        <w:ind w:right="0" w:firstLine="640"/>
        <w:jc w:val="center"/>
        <w:rPr>
          <w:rFonts w:hint="eastAsia" w:ascii="方正小标宋简体" w:hAnsi="方正小标宋简体" w:eastAsia="方正小标宋简体" w:cs="方正小标宋简体"/>
          <w:b w:val="0"/>
          <w:bCs w:val="0"/>
          <w:color w:val="000000"/>
          <w:sz w:val="32"/>
          <w:szCs w:val="32"/>
          <w:highlight w:val="none"/>
        </w:rPr>
      </w:pPr>
    </w:p>
    <w:p>
      <w:pPr>
        <w:pStyle w:val="9"/>
        <w:spacing w:line="0" w:lineRule="atLeast"/>
        <w:ind w:right="0" w:firstLine="640"/>
        <w:jc w:val="center"/>
        <w:rPr>
          <w:rFonts w:hint="eastAsia" w:ascii="方正小标宋简体" w:hAnsi="方正小标宋简体" w:eastAsia="方正小标宋简体" w:cs="方正小标宋简体"/>
          <w:b w:val="0"/>
          <w:bCs w:val="0"/>
          <w:color w:val="000000"/>
          <w:sz w:val="32"/>
          <w:szCs w:val="32"/>
          <w:highlight w:val="none"/>
        </w:rPr>
      </w:pPr>
    </w:p>
    <w:p>
      <w:pPr>
        <w:pStyle w:val="9"/>
        <w:spacing w:line="0" w:lineRule="atLeast"/>
        <w:ind w:right="0" w:firstLine="640"/>
        <w:jc w:val="center"/>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rPr>
        <w:t>设计、监理、检测单位合同价对应权值表</w:t>
      </w:r>
    </w:p>
    <w:tbl>
      <w:tblPr>
        <w:tblStyle w:val="4"/>
        <w:tblW w:w="7737" w:type="dxa"/>
        <w:jc w:val="center"/>
        <w:tblLayout w:type="fixed"/>
        <w:tblCellMar>
          <w:top w:w="0" w:type="dxa"/>
          <w:left w:w="108" w:type="dxa"/>
          <w:bottom w:w="0" w:type="dxa"/>
          <w:right w:w="108" w:type="dxa"/>
        </w:tblCellMar>
      </w:tblPr>
      <w:tblGrid>
        <w:gridCol w:w="3543"/>
        <w:gridCol w:w="4194"/>
      </w:tblGrid>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nil"/>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合同价S（万元）</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权重</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1.0</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1.1</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300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300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500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1.3</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500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800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1.4</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800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1200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1.5</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1200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2000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1.6</w:t>
            </w:r>
          </w:p>
        </w:tc>
      </w:tr>
      <w:tr>
        <w:tblPrEx>
          <w:tblCellMar>
            <w:top w:w="0" w:type="dxa"/>
            <w:left w:w="108" w:type="dxa"/>
            <w:bottom w:w="0" w:type="dxa"/>
            <w:right w:w="108" w:type="dxa"/>
          </w:tblCellMar>
        </w:tblPrEx>
        <w:trPr>
          <w:trHeight w:val="323"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4000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1.7</w:t>
            </w:r>
          </w:p>
        </w:tc>
      </w:tr>
      <w:tr>
        <w:tblPrEx>
          <w:tblCellMar>
            <w:top w:w="0" w:type="dxa"/>
            <w:left w:w="108" w:type="dxa"/>
            <w:bottom w:w="0" w:type="dxa"/>
            <w:right w:w="108" w:type="dxa"/>
          </w:tblCellMar>
        </w:tblPrEx>
        <w:trPr>
          <w:trHeight w:val="90"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4000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7000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Calibri" w:eastAsia="仿宋_GB2312"/>
                <w:b w:val="0"/>
                <w:bCs w:val="0"/>
                <w:color w:val="000000"/>
                <w:szCs w:val="32"/>
                <w:highlight w:val="none"/>
                <w:lang w:eastAsia="zh-CN"/>
              </w:rPr>
            </w:pPr>
            <w:r>
              <w:rPr>
                <w:rFonts w:hint="eastAsia" w:ascii="仿宋_GB2312" w:hAnsi="Calibri"/>
                <w:b w:val="0"/>
                <w:bCs w:val="0"/>
                <w:color w:val="000000"/>
                <w:szCs w:val="32"/>
                <w:highlight w:val="none"/>
              </w:rPr>
              <w:t>1.8</w:t>
            </w:r>
          </w:p>
        </w:tc>
      </w:tr>
      <w:tr>
        <w:tblPrEx>
          <w:tblCellMar>
            <w:top w:w="0" w:type="dxa"/>
            <w:left w:w="108" w:type="dxa"/>
            <w:bottom w:w="0" w:type="dxa"/>
            <w:right w:w="108" w:type="dxa"/>
          </w:tblCellMar>
        </w:tblPrEx>
        <w:trPr>
          <w:trHeight w:val="627"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7000</w:t>
            </w: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1.9</w:t>
            </w:r>
          </w:p>
        </w:tc>
      </w:tr>
      <w:tr>
        <w:tblPrEx>
          <w:tblCellMar>
            <w:top w:w="0" w:type="dxa"/>
            <w:left w:w="108" w:type="dxa"/>
            <w:bottom w:w="0" w:type="dxa"/>
            <w:right w:w="108" w:type="dxa"/>
          </w:tblCellMar>
        </w:tblPrEx>
        <w:trPr>
          <w:trHeight w:val="346" w:hRule="atLeast"/>
          <w:jc w:val="center"/>
        </w:trPr>
        <w:tc>
          <w:tcPr>
            <w:tcW w:w="3543"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Style w:val="10"/>
                <w:rFonts w:hint="eastAsia" w:hAnsi="Calibri" w:cs="Times New Roman"/>
                <w:b w:val="0"/>
                <w:bCs w:val="0"/>
                <w:sz w:val="32"/>
                <w:szCs w:val="32"/>
                <w:highlight w:val="none"/>
              </w:rPr>
              <w:t>S≥</w:t>
            </w:r>
            <w:r>
              <w:rPr>
                <w:rFonts w:hint="eastAsia" w:ascii="仿宋_GB2312" w:hAnsi="Calibri"/>
                <w:b w:val="0"/>
                <w:bCs w:val="0"/>
                <w:color w:val="000000"/>
                <w:szCs w:val="32"/>
                <w:highlight w:val="none"/>
              </w:rPr>
              <w:t>10000</w:t>
            </w:r>
          </w:p>
        </w:tc>
        <w:tc>
          <w:tcPr>
            <w:tcW w:w="41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Calibri"/>
                <w:b w:val="0"/>
                <w:bCs w:val="0"/>
                <w:color w:val="000000"/>
                <w:szCs w:val="32"/>
                <w:highlight w:val="none"/>
              </w:rPr>
            </w:pPr>
            <w:r>
              <w:rPr>
                <w:rFonts w:hint="eastAsia" w:ascii="仿宋_GB2312" w:hAnsi="Calibri"/>
                <w:b w:val="0"/>
                <w:bCs w:val="0"/>
                <w:color w:val="000000"/>
                <w:szCs w:val="32"/>
                <w:highlight w:val="none"/>
              </w:rPr>
              <w:t>2.0</w:t>
            </w:r>
          </w:p>
        </w:tc>
      </w:tr>
    </w:tbl>
    <w:p>
      <w:pPr>
        <w:pStyle w:val="9"/>
        <w:spacing w:line="580" w:lineRule="exact"/>
        <w:ind w:right="0" w:firstLine="633" w:firstLineChars="198"/>
        <w:rPr>
          <w:rFonts w:ascii="仿宋_GB2312" w:hAnsi="Times New Roman"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lang w:eastAsia="zh-CN"/>
        </w:rPr>
        <w:t>三、</w:t>
      </w:r>
      <w:r>
        <w:rPr>
          <w:rFonts w:hint="eastAsia" w:ascii="仿宋_GB2312" w:hAnsi="Times New Roman" w:eastAsia="仿宋_GB2312"/>
          <w:b w:val="0"/>
          <w:bCs w:val="0"/>
          <w:color w:val="000000"/>
          <w:sz w:val="32"/>
          <w:szCs w:val="32"/>
          <w:highlight w:val="none"/>
        </w:rPr>
        <w:t>从业单位综合评分：</w:t>
      </w:r>
    </w:p>
    <w:p>
      <w:pPr>
        <w:pStyle w:val="9"/>
        <w:spacing w:line="580" w:lineRule="exact"/>
        <w:ind w:right="0" w:firstLine="640"/>
        <w:rPr>
          <w:rFonts w:ascii="仿宋_GB2312" w:hAnsi="Times New Roman"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rPr>
        <w:drawing>
          <wp:anchor distT="0" distB="0" distL="114300" distR="114300" simplePos="0" relativeHeight="251659264" behindDoc="0" locked="0" layoutInCell="1" allowOverlap="1">
            <wp:simplePos x="0" y="0"/>
            <wp:positionH relativeFrom="column">
              <wp:posOffset>1557655</wp:posOffset>
            </wp:positionH>
            <wp:positionV relativeFrom="paragraph">
              <wp:posOffset>56515</wp:posOffset>
            </wp:positionV>
            <wp:extent cx="2013585" cy="635000"/>
            <wp:effectExtent l="0" t="0" r="5715" b="12700"/>
            <wp:wrapNone/>
            <wp:docPr id="1" name="图片 2" descr="170470043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704700432975"/>
                    <pic:cNvPicPr>
                      <a:picLocks noChangeAspect="1"/>
                    </pic:cNvPicPr>
                  </pic:nvPicPr>
                  <pic:blipFill>
                    <a:blip r:embed="rId13"/>
                    <a:stretch>
                      <a:fillRect/>
                    </a:stretch>
                  </pic:blipFill>
                  <pic:spPr>
                    <a:xfrm>
                      <a:off x="0" y="0"/>
                      <a:ext cx="2013585" cy="635000"/>
                    </a:xfrm>
                    <a:prstGeom prst="rect">
                      <a:avLst/>
                    </a:prstGeom>
                    <a:noFill/>
                    <a:ln>
                      <a:noFill/>
                    </a:ln>
                  </pic:spPr>
                </pic:pic>
              </a:graphicData>
            </a:graphic>
          </wp:anchor>
        </w:drawing>
      </w:r>
    </w:p>
    <w:p>
      <w:pPr>
        <w:pStyle w:val="9"/>
        <w:spacing w:line="580" w:lineRule="exact"/>
        <w:ind w:right="0" w:firstLine="640"/>
        <w:rPr>
          <w:rFonts w:ascii="仿宋_GB2312" w:hAnsi="Times New Roman" w:eastAsia="仿宋_GB2312"/>
          <w:b w:val="0"/>
          <w:bCs w:val="0"/>
          <w:color w:val="000000"/>
          <w:sz w:val="32"/>
          <w:szCs w:val="32"/>
          <w:highlight w:val="none"/>
        </w:rPr>
      </w:pPr>
    </w:p>
    <w:p>
      <w:pPr>
        <w:pStyle w:val="9"/>
        <w:spacing w:line="580" w:lineRule="exact"/>
        <w:ind w:right="0" w:firstLine="640"/>
        <w:rPr>
          <w:rFonts w:ascii="仿宋_GB2312" w:hAnsi="Times New Roman" w:eastAsia="仿宋_GB2312"/>
          <w:b w:val="0"/>
          <w:bCs w:val="0"/>
          <w:color w:val="000000"/>
          <w:sz w:val="32"/>
          <w:szCs w:val="32"/>
          <w:highlight w:val="none"/>
        </w:rPr>
      </w:pPr>
      <w:r>
        <w:rPr>
          <w:rFonts w:hint="eastAsia" w:ascii="仿宋_GB2312" w:hAnsi="Times New Roman" w:eastAsia="仿宋_GB2312"/>
          <w:b w:val="0"/>
          <w:bCs w:val="0"/>
          <w:color w:val="000000"/>
          <w:sz w:val="32"/>
          <w:szCs w:val="32"/>
          <w:highlight w:val="none"/>
        </w:rPr>
        <w:t>(其中：</w:t>
      </w:r>
      <w:r>
        <w:rPr>
          <w:rFonts w:hint="eastAsia" w:ascii="仿宋_GB2312" w:hAnsi="Times New Roman" w:eastAsia="仿宋_GB2312"/>
          <w:b w:val="0"/>
          <w:bCs w:val="0"/>
          <w:i w:val="0"/>
          <w:iCs w:val="0"/>
          <w:color w:val="000000"/>
          <w:sz w:val="32"/>
          <w:szCs w:val="32"/>
          <w:highlight w:val="none"/>
        </w:rPr>
        <w:t>F</w:t>
      </w:r>
      <w:r>
        <w:rPr>
          <w:rFonts w:hint="eastAsia" w:ascii="仿宋_GB2312" w:hAnsi="Times New Roman" w:eastAsia="仿宋_GB2312"/>
          <w:b w:val="0"/>
          <w:bCs w:val="0"/>
          <w:color w:val="000000"/>
          <w:sz w:val="32"/>
          <w:szCs w:val="32"/>
          <w:highlight w:val="none"/>
        </w:rPr>
        <w:t>为从业单位基础信用分</w:t>
      </w:r>
      <w:r>
        <w:rPr>
          <w:rFonts w:hint="eastAsia" w:ascii="仿宋_GB2312" w:hAnsi="Times New Roman" w:eastAsia="仿宋_GB2312"/>
          <w:b w:val="0"/>
          <w:bCs w:val="0"/>
          <w:color w:val="000000"/>
          <w:sz w:val="32"/>
          <w:szCs w:val="32"/>
          <w:highlight w:val="none"/>
          <w:lang w:eastAsia="zh-CN"/>
        </w:rPr>
        <w:t>，</w:t>
      </w:r>
      <w:r>
        <w:rPr>
          <w:rFonts w:hint="eastAsia" w:ascii="仿宋_GB2312" w:hAnsi="Times New Roman" w:eastAsia="仿宋_GB2312"/>
          <w:b w:val="0"/>
          <w:bCs w:val="0"/>
          <w:i w:val="0"/>
          <w:iCs w:val="0"/>
          <w:color w:val="000000"/>
          <w:sz w:val="32"/>
          <w:szCs w:val="32"/>
          <w:highlight w:val="none"/>
        </w:rPr>
        <w:t>J</w:t>
      </w:r>
      <w:r>
        <w:rPr>
          <w:rFonts w:hint="eastAsia" w:ascii="仿宋_GB2312" w:hAnsi="Times New Roman" w:eastAsia="仿宋_GB2312"/>
          <w:b w:val="0"/>
          <w:bCs w:val="0"/>
          <w:i w:val="0"/>
          <w:iCs w:val="0"/>
          <w:color w:val="000000"/>
          <w:sz w:val="36"/>
          <w:szCs w:val="36"/>
          <w:highlight w:val="none"/>
          <w:vertAlign w:val="subscript"/>
        </w:rPr>
        <w:t>v</w:t>
      </w:r>
      <w:r>
        <w:rPr>
          <w:rFonts w:hint="eastAsia" w:ascii="仿宋_GB2312" w:hAnsi="Times New Roman" w:eastAsia="仿宋_GB2312"/>
          <w:b w:val="0"/>
          <w:bCs w:val="0"/>
          <w:color w:val="000000"/>
          <w:sz w:val="32"/>
          <w:szCs w:val="32"/>
          <w:highlight w:val="none"/>
        </w:rPr>
        <w:t>是从业单位信用附加分，</w:t>
      </w:r>
      <w:r>
        <w:rPr>
          <w:rFonts w:hint="eastAsia" w:ascii="仿宋_GB2312" w:hAnsi="Times New Roman" w:eastAsia="仿宋_GB2312"/>
          <w:b w:val="0"/>
          <w:bCs w:val="0"/>
          <w:i w:val="0"/>
          <w:iCs w:val="0"/>
          <w:color w:val="000000"/>
          <w:sz w:val="32"/>
          <w:szCs w:val="32"/>
          <w:highlight w:val="none"/>
        </w:rPr>
        <w:t>v</w:t>
      </w:r>
      <w:r>
        <w:rPr>
          <w:rFonts w:hint="eastAsia" w:ascii="仿宋_GB2312" w:hAnsi="Times New Roman" w:eastAsia="仿宋_GB2312"/>
          <w:b w:val="0"/>
          <w:bCs w:val="0"/>
          <w:color w:val="000000"/>
          <w:sz w:val="32"/>
          <w:szCs w:val="32"/>
          <w:highlight w:val="none"/>
        </w:rPr>
        <w:t>=1、2、…q，从业单位信用附加分不超过1分，D</w:t>
      </w:r>
      <w:r>
        <w:rPr>
          <w:rFonts w:hint="eastAsia" w:ascii="仿宋_GB2312" w:hAnsi="Times New Roman" w:eastAsia="仿宋_GB2312"/>
          <w:b w:val="0"/>
          <w:bCs w:val="0"/>
          <w:color w:val="000000"/>
          <w:sz w:val="32"/>
          <w:szCs w:val="32"/>
          <w:highlight w:val="none"/>
          <w:vertAlign w:val="subscript"/>
        </w:rPr>
        <w:t>h</w:t>
      </w:r>
      <w:r>
        <w:rPr>
          <w:rFonts w:hint="eastAsia" w:ascii="仿宋_GB2312" w:hAnsi="Times New Roman" w:eastAsia="仿宋_GB2312"/>
          <w:b w:val="0"/>
          <w:bCs w:val="0"/>
          <w:color w:val="000000"/>
          <w:sz w:val="32"/>
          <w:szCs w:val="32"/>
          <w:highlight w:val="none"/>
        </w:rPr>
        <w:t>是从业单位基础信用分扣分，h=1、2、…m）。</w:t>
      </w:r>
    </w:p>
    <w:p>
      <w:pPr>
        <w:overflowPunct w:val="0"/>
        <w:spacing w:line="240" w:lineRule="atLeast"/>
        <w:rPr>
          <w:rFonts w:ascii="仿宋_GB2312"/>
          <w:b w:val="0"/>
          <w:bCs w:val="0"/>
          <w:color w:val="000000"/>
          <w:szCs w:val="32"/>
          <w:highlight w:val="none"/>
        </w:rPr>
      </w:pPr>
    </w:p>
    <w:p>
      <w:pPr>
        <w:overflowPunct w:val="0"/>
        <w:spacing w:line="240" w:lineRule="atLeast"/>
        <w:rPr>
          <w:rFonts w:ascii="仿宋_GB2312"/>
          <w:b w:val="0"/>
          <w:bCs w:val="0"/>
          <w:color w:val="000000"/>
          <w:szCs w:val="32"/>
          <w:highlight w:val="none"/>
        </w:rPr>
      </w:pPr>
    </w:p>
    <w:p>
      <w:pPr>
        <w:overflowPunct w:val="0"/>
        <w:spacing w:line="240" w:lineRule="atLeast"/>
        <w:rPr>
          <w:rFonts w:ascii="仿宋_GB2312"/>
          <w:b w:val="0"/>
          <w:bCs w:val="0"/>
          <w:color w:val="000000"/>
          <w:szCs w:val="32"/>
          <w:highlight w:val="none"/>
        </w:rPr>
      </w:pPr>
    </w:p>
    <w:p>
      <w:pPr>
        <w:overflowPunct w:val="0"/>
        <w:spacing w:line="240" w:lineRule="atLeast"/>
        <w:rPr>
          <w:rFonts w:ascii="黑体" w:hAnsi="黑体" w:eastAsia="黑体" w:cs="黑体"/>
          <w:b w:val="0"/>
          <w:bCs w:val="0"/>
          <w:color w:val="000000"/>
          <w:szCs w:val="32"/>
          <w:highlight w:val="none"/>
        </w:rPr>
      </w:pPr>
      <w:r>
        <w:rPr>
          <w:rFonts w:hint="eastAsia" w:ascii="仿宋_GB2312"/>
          <w:b w:val="0"/>
          <w:bCs w:val="0"/>
          <w:color w:val="000000"/>
          <w:szCs w:val="32"/>
          <w:highlight w:val="none"/>
        </w:rPr>
        <w:br w:type="page"/>
      </w:r>
      <w:r>
        <w:rPr>
          <w:rFonts w:hint="eastAsia" w:ascii="黑体" w:hAnsi="黑体" w:eastAsia="黑体" w:cs="黑体"/>
          <w:b w:val="0"/>
          <w:bCs w:val="0"/>
          <w:color w:val="000000"/>
          <w:szCs w:val="32"/>
          <w:highlight w:val="none"/>
        </w:rPr>
        <w:t>附件2</w:t>
      </w:r>
    </w:p>
    <w:p>
      <w:pPr>
        <w:keepNext w:val="0"/>
        <w:keepLines w:val="0"/>
        <w:pageBreakBefore w:val="0"/>
        <w:kinsoku/>
        <w:wordWrap/>
        <w:overflowPunct w:val="0"/>
        <w:topLinePunct w:val="0"/>
        <w:autoSpaceDE/>
        <w:autoSpaceDN/>
        <w:bidi w:val="0"/>
        <w:adjustRightInd/>
        <w:snapToGrid/>
        <w:spacing w:line="580" w:lineRule="exact"/>
        <w:rPr>
          <w:rFonts w:ascii="黑体" w:hAnsi="黑体" w:eastAsia="黑体" w:cs="黑体"/>
          <w:b w:val="0"/>
          <w:bCs w:val="0"/>
          <w:color w:val="000000"/>
          <w:szCs w:val="32"/>
          <w:highlight w:val="none"/>
        </w:rPr>
      </w:pPr>
    </w:p>
    <w:p>
      <w:pPr>
        <w:keepNext w:val="0"/>
        <w:keepLines w:val="0"/>
        <w:pageBreakBefore w:val="0"/>
        <w:widowControl/>
        <w:kinsoku/>
        <w:wordWrap/>
        <w:topLinePunct w:val="0"/>
        <w:autoSpaceDE/>
        <w:autoSpaceDN/>
        <w:bidi w:val="0"/>
        <w:adjustRightInd/>
        <w:snapToGrid/>
        <w:spacing w:line="580" w:lineRule="exact"/>
        <w:jc w:val="center"/>
        <w:textAlignment w:val="center"/>
        <w:rPr>
          <w:rFonts w:hint="eastAsia" w:ascii="方正小标宋简体" w:hAnsi="方正小标宋简体" w:eastAsia="方正小标宋简体" w:cs="方正小标宋简体"/>
          <w:b w:val="0"/>
          <w:bCs w:val="0"/>
          <w:color w:val="000000"/>
          <w:kern w:val="0"/>
          <w:sz w:val="44"/>
          <w:szCs w:val="44"/>
          <w:highlight w:val="none"/>
        </w:rPr>
      </w:pPr>
      <w:r>
        <w:rPr>
          <w:rFonts w:hint="eastAsia" w:ascii="方正小标宋简体" w:hAnsi="方正小标宋简体" w:eastAsia="方正小标宋简体" w:cs="方正小标宋简体"/>
          <w:b w:val="0"/>
          <w:bCs w:val="0"/>
          <w:color w:val="000000"/>
          <w:kern w:val="0"/>
          <w:sz w:val="44"/>
          <w:szCs w:val="44"/>
          <w:highlight w:val="none"/>
        </w:rPr>
        <w:t>从业单位AA信用评价等级标准</w:t>
      </w:r>
    </w:p>
    <w:tbl>
      <w:tblPr>
        <w:tblStyle w:val="5"/>
        <w:tblW w:w="9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1831"/>
        <w:gridCol w:w="6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55"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黑体" w:hAnsi="黑体" w:eastAsia="黑体" w:cs="黑体"/>
                <w:b w:val="0"/>
                <w:bCs w:val="0"/>
                <w:color w:val="000000"/>
                <w:sz w:val="21"/>
                <w:szCs w:val="21"/>
                <w:highlight w:val="none"/>
              </w:rPr>
              <w:t>从业单位</w:t>
            </w: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黑体" w:hAnsi="黑体" w:eastAsia="黑体" w:cs="黑体"/>
                <w:b w:val="0"/>
                <w:bCs w:val="0"/>
                <w:color w:val="000000"/>
                <w:sz w:val="21"/>
                <w:szCs w:val="21"/>
                <w:highlight w:val="none"/>
              </w:rPr>
              <w:t>资质种类</w:t>
            </w:r>
          </w:p>
        </w:tc>
        <w:tc>
          <w:tcPr>
            <w:tcW w:w="6640"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黑体" w:hAnsi="黑体" w:eastAsia="黑体" w:cs="黑体"/>
                <w:b w:val="0"/>
                <w:bCs w:val="0"/>
                <w:color w:val="000000"/>
                <w:sz w:val="21"/>
                <w:szCs w:val="21"/>
                <w:highlight w:val="none"/>
              </w:rPr>
              <w:t>评价要求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755" w:type="dxa"/>
            <w:vMerge w:val="restart"/>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设计单位</w:t>
            </w: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公路类设计资质</w:t>
            </w:r>
          </w:p>
        </w:tc>
        <w:tc>
          <w:tcPr>
            <w:tcW w:w="6640" w:type="dxa"/>
            <w:noWrap w:val="0"/>
            <w:vAlign w:val="center"/>
          </w:tcPr>
          <w:p>
            <w:pPr>
              <w:pStyle w:val="7"/>
              <w:overflowPunct w:val="0"/>
              <w:spacing w:line="300" w:lineRule="exact"/>
              <w:ind w:firstLine="0" w:firstLineChars="0"/>
              <w:jc w:val="lef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1.评价年度内有2个及以上省内公路设计评价项目（标段）</w:t>
            </w:r>
            <w:r>
              <w:rPr>
                <w:rFonts w:hint="eastAsia" w:ascii="仿宋_GB2312"/>
                <w:b w:val="0"/>
                <w:bCs w:val="0"/>
                <w:color w:val="000000"/>
                <w:sz w:val="21"/>
                <w:szCs w:val="21"/>
                <w:highlight w:val="none"/>
                <w:lang w:eastAsia="zh-CN"/>
              </w:rPr>
              <w:t>；</w:t>
            </w:r>
          </w:p>
          <w:p>
            <w:pP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2.评价年度内有1个及以上省内公路建设项目获浙江省勘察设计行业优秀勘察设计成果奖、国家级奖项（公路交通优秀勘察奖、公路交通优秀设计奖）。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水运类设计资质</w:t>
            </w:r>
          </w:p>
        </w:tc>
        <w:tc>
          <w:tcPr>
            <w:tcW w:w="6640" w:type="dxa"/>
            <w:noWrap w:val="0"/>
            <w:vAlign w:val="center"/>
          </w:tcPr>
          <w:p>
            <w:pPr>
              <w:pStyle w:val="7"/>
              <w:overflowPunct w:val="0"/>
              <w:spacing w:line="300" w:lineRule="exact"/>
              <w:ind w:firstLine="0" w:firstLineChars="0"/>
              <w:jc w:val="lef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1.评价年度内有2个及以上省内水运设计评价项目（标段）</w:t>
            </w:r>
            <w:r>
              <w:rPr>
                <w:rFonts w:hint="eastAsia" w:ascii="仿宋_GB2312"/>
                <w:b w:val="0"/>
                <w:bCs w:val="0"/>
                <w:color w:val="000000"/>
                <w:sz w:val="21"/>
                <w:szCs w:val="21"/>
                <w:highlight w:val="none"/>
                <w:lang w:eastAsia="zh-CN"/>
              </w:rPr>
              <w:t>；</w:t>
            </w:r>
          </w:p>
          <w:p>
            <w:pP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2.评价年度内有1个及以上省内水运建设项目获浙江省勘察设计行业优秀勘察设计成果奖、国家级奖项（水运交通优秀勘察奖、水运交通优秀设计奖）。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5" w:type="dxa"/>
            <w:vMerge w:val="restart"/>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公路施工单位</w:t>
            </w: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施工总承包特级</w:t>
            </w:r>
          </w:p>
        </w:tc>
        <w:tc>
          <w:tcPr>
            <w:tcW w:w="6640" w:type="dxa"/>
            <w:noWrap w:val="0"/>
            <w:vAlign w:val="top"/>
          </w:tcPr>
          <w:p>
            <w:pPr>
              <w:pStyle w:val="7"/>
              <w:tabs>
                <w:tab w:val="left" w:pos="312"/>
              </w:tabs>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1.评价年度内有2个单项合同价均在2亿元</w:t>
            </w:r>
            <w:r>
              <w:rPr>
                <w:rFonts w:hint="eastAsia" w:ascii="仿宋_GB2312"/>
                <w:b w:val="0"/>
                <w:bCs w:val="0"/>
                <w:color w:val="000000"/>
                <w:sz w:val="21"/>
                <w:szCs w:val="21"/>
                <w:highlight w:val="none"/>
                <w:lang w:eastAsia="zh-CN"/>
              </w:rPr>
              <w:t>及以上</w:t>
            </w:r>
            <w:r>
              <w:rPr>
                <w:rFonts w:hint="eastAsia" w:ascii="仿宋_GB2312"/>
                <w:b w:val="0"/>
                <w:bCs w:val="0"/>
                <w:color w:val="000000"/>
                <w:sz w:val="21"/>
                <w:szCs w:val="21"/>
                <w:highlight w:val="none"/>
              </w:rPr>
              <w:t>的省内公路主体工程施工评价项目（标段）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2.评价年度内有1个单项合同价在5亿元</w:t>
            </w:r>
            <w:r>
              <w:rPr>
                <w:rFonts w:hint="eastAsia" w:ascii="仿宋_GB2312"/>
                <w:b w:val="0"/>
                <w:bCs w:val="0"/>
                <w:color w:val="000000"/>
                <w:sz w:val="21"/>
                <w:szCs w:val="21"/>
                <w:highlight w:val="none"/>
                <w:lang w:eastAsia="zh-CN"/>
              </w:rPr>
              <w:t>及以上</w:t>
            </w:r>
            <w:r>
              <w:rPr>
                <w:rFonts w:hint="eastAsia" w:ascii="仿宋_GB2312"/>
                <w:b w:val="0"/>
                <w:bCs w:val="0"/>
                <w:color w:val="000000"/>
                <w:sz w:val="21"/>
                <w:szCs w:val="21"/>
                <w:highlight w:val="none"/>
              </w:rPr>
              <w:t>的省内公路主体工程施工评价项目（标段）</w:t>
            </w:r>
            <w:r>
              <w:rPr>
                <w:rFonts w:hint="eastAsia" w:ascii="仿宋_GB2312"/>
                <w:b w:val="0"/>
                <w:bCs w:val="0"/>
                <w:color w:val="000000"/>
                <w:sz w:val="21"/>
                <w:szCs w:val="21"/>
                <w:highlight w:val="none"/>
                <w:lang w:eastAsia="zh-CN"/>
              </w:rPr>
              <w:t>；</w:t>
            </w:r>
          </w:p>
          <w:p>
            <w:pP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3.评价年度内有1个</w:t>
            </w:r>
            <w:r>
              <w:rPr>
                <w:rFonts w:hint="eastAsia" w:ascii="仿宋_GB2312"/>
                <w:b w:val="0"/>
                <w:bCs w:val="0"/>
                <w:color w:val="000000"/>
                <w:sz w:val="21"/>
                <w:szCs w:val="21"/>
                <w:highlight w:val="none"/>
                <w:lang w:eastAsia="zh-CN"/>
              </w:rPr>
              <w:t>及以上</w:t>
            </w:r>
            <w:r>
              <w:rPr>
                <w:rFonts w:hint="eastAsia" w:ascii="仿宋_GB2312"/>
                <w:b w:val="0"/>
                <w:bCs w:val="0"/>
                <w:color w:val="000000"/>
                <w:sz w:val="21"/>
                <w:szCs w:val="21"/>
                <w:highlight w:val="none"/>
              </w:rPr>
              <w:t>省内公路建设项目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施工总承包一级</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1.评价年度内有2个及以上省内公路主体工程施工评价项目（标段）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2.评价年度内有1个单项合同价在3亿元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以上的省内公路主体工程施工评价项目（标段）</w:t>
            </w:r>
            <w:r>
              <w:rPr>
                <w:rFonts w:hint="eastAsia" w:ascii="仿宋_GB2312"/>
                <w:b w:val="0"/>
                <w:bCs w:val="0"/>
                <w:color w:val="000000"/>
                <w:sz w:val="21"/>
                <w:szCs w:val="21"/>
                <w:highlight w:val="none"/>
                <w:lang w:eastAsia="zh-CN"/>
              </w:rPr>
              <w:t>；</w:t>
            </w:r>
          </w:p>
          <w:p>
            <w:pP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3.评价年度内有1个及以上省内公路建设项目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施工总承包二级</w:t>
            </w:r>
          </w:p>
        </w:tc>
        <w:tc>
          <w:tcPr>
            <w:tcW w:w="6640" w:type="dxa"/>
            <w:noWrap w:val="0"/>
            <w:vAlign w:val="top"/>
          </w:tcPr>
          <w:p>
            <w:pPr>
              <w:spacing w:line="300" w:lineRule="exac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1.评价年度内有2个及以上省内公路主体工程施工评价项目（标段）</w:t>
            </w:r>
            <w:r>
              <w:rPr>
                <w:rFonts w:hint="eastAsia" w:ascii="仿宋_GB2312"/>
                <w:b w:val="0"/>
                <w:bCs w:val="0"/>
                <w:color w:val="000000"/>
                <w:sz w:val="21"/>
                <w:szCs w:val="21"/>
                <w:highlight w:val="none"/>
                <w:lang w:eastAsia="zh-CN"/>
              </w:rPr>
              <w:t>；</w:t>
            </w:r>
          </w:p>
          <w:p>
            <w:pPr>
              <w:overflowPunct w:val="0"/>
              <w:spacing w:line="300" w:lineRule="exac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2.评价年度内有1个单项合同价在1亿元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以上的省内公路主体工程施工评价项目（标段）</w:t>
            </w:r>
            <w:r>
              <w:rPr>
                <w:rFonts w:hint="eastAsia" w:ascii="仿宋_GB2312"/>
                <w:b w:val="0"/>
                <w:bCs w:val="0"/>
                <w:color w:val="000000"/>
                <w:sz w:val="21"/>
                <w:szCs w:val="21"/>
                <w:highlight w:val="none"/>
                <w:lang w:eastAsia="zh-CN"/>
              </w:rPr>
              <w:t>；</w:t>
            </w:r>
          </w:p>
          <w:p>
            <w:pPr>
              <w:spacing w:line="300" w:lineRule="exact"/>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3.评价年度内有1个及以上省内公路建设项目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公路安全设施分项（一级、二级）</w:t>
            </w:r>
          </w:p>
        </w:tc>
        <w:tc>
          <w:tcPr>
            <w:tcW w:w="6640" w:type="dxa"/>
            <w:noWrap w:val="0"/>
            <w:vAlign w:val="top"/>
          </w:tcPr>
          <w:p>
            <w:pPr>
              <w:spacing w:line="300" w:lineRule="exac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1.评价年度内有2个及以上省内公路安全设施工程施工评价项目（标段）</w:t>
            </w:r>
            <w:r>
              <w:rPr>
                <w:rFonts w:hint="eastAsia" w:ascii="仿宋_GB2312"/>
                <w:b w:val="0"/>
                <w:bCs w:val="0"/>
                <w:color w:val="000000"/>
                <w:sz w:val="21"/>
                <w:szCs w:val="21"/>
                <w:highlight w:val="none"/>
                <w:lang w:eastAsia="zh-CN"/>
              </w:rPr>
              <w:t>；</w:t>
            </w:r>
          </w:p>
          <w:p>
            <w:pPr>
              <w:spacing w:line="300" w:lineRule="exac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2.评价年度内有1个单项合同价在2000万元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以上的省内公路附属工程公路交安设施施工评价项目（标段）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3.评价年度内有1个及以上省内公路建设项目获得国家优质工程奖、李春奖、鲁班奖、詹天佑奖、钱江杯。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公路机电工程分项（一级、二级）</w:t>
            </w:r>
          </w:p>
        </w:tc>
        <w:tc>
          <w:tcPr>
            <w:tcW w:w="6640" w:type="dxa"/>
            <w:noWrap w:val="0"/>
            <w:vAlign w:val="top"/>
          </w:tcPr>
          <w:p>
            <w:pPr>
              <w:spacing w:line="300" w:lineRule="exac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1.评价年度内有2个及以上省内公路机电工程施工评价项目（标段）</w:t>
            </w:r>
            <w:r>
              <w:rPr>
                <w:rFonts w:hint="eastAsia" w:ascii="仿宋_GB2312"/>
                <w:b w:val="0"/>
                <w:bCs w:val="0"/>
                <w:color w:val="000000"/>
                <w:sz w:val="21"/>
                <w:szCs w:val="21"/>
                <w:highlight w:val="none"/>
                <w:lang w:eastAsia="zh-CN"/>
              </w:rPr>
              <w:t>；</w:t>
            </w:r>
          </w:p>
          <w:p>
            <w:pPr>
              <w:overflowPunct w:val="0"/>
              <w:spacing w:line="240" w:lineRule="atLeas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2.评价年度内有1个单项合同价在5000万元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以上的省内公路附属工程公路机电施工评价项目（标段）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3.评价年度内有1个及以上省内公路建设项目获得国家优质工程奖、李春奖、鲁班奖、詹天佑奖、钱江杯。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restart"/>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水运施工单位</w:t>
            </w: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施工总承包特级</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1.评价年度内有2个单项合同价均在1亿元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以上的省内水运施工评价项目（标段）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2.评价年度内有1个单项合同价在4亿元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以上的省内水运施工评价项目（标段）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3.评价年度内有1个及以上省内水运建设项目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施工总承包一级</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1.评价年度内有2个单项合同价均在5000万元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以上的省内水运施工评价项目（标段）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2.评价年度内有1个单项合同价在3亿元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以上的省内水运施工评价项目（标段）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3.评价年度内有1个及以上省内水运建设项目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施工总承包二级</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1.评价年度内有2个及以上省内水运施工评价项目（标段）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w:t>
            </w:r>
            <w:r>
              <w:rPr>
                <w:rFonts w:hint="eastAsia" w:ascii="仿宋_GB2312"/>
                <w:b w:val="0"/>
                <w:bCs w:val="0"/>
                <w:color w:val="000000"/>
                <w:sz w:val="21"/>
                <w:szCs w:val="21"/>
                <w:highlight w:val="none"/>
                <w:lang w:val="en-US" w:eastAsia="zh-CN"/>
              </w:rPr>
              <w:t>1个</w:t>
            </w:r>
            <w:r>
              <w:rPr>
                <w:rFonts w:hint="eastAsia" w:ascii="仿宋_GB2312"/>
                <w:b w:val="0"/>
                <w:bCs w:val="0"/>
                <w:color w:val="000000"/>
                <w:sz w:val="21"/>
                <w:szCs w:val="21"/>
                <w:highlight w:val="none"/>
              </w:rPr>
              <w:t>单项合同价在5000万元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以上的省内水运施工评价项目（标段）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3.评价年度内有1个及以上省内水运建设项目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5" w:type="dxa"/>
            <w:noWrap w:val="0"/>
            <w:vAlign w:val="center"/>
          </w:tcPr>
          <w:p>
            <w:pPr>
              <w:overflowPunct w:val="0"/>
              <w:spacing w:line="240" w:lineRule="atLeast"/>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监理单</w:t>
            </w:r>
            <w:r>
              <w:rPr>
                <w:rFonts w:hint="eastAsia" w:ascii="仿宋_GB2312"/>
                <w:b w:val="0"/>
                <w:bCs w:val="0"/>
                <w:color w:val="000000"/>
                <w:sz w:val="21"/>
                <w:szCs w:val="21"/>
                <w:highlight w:val="none"/>
                <w:lang w:val="en-US" w:eastAsia="zh-CN"/>
              </w:rPr>
              <w:t xml:space="preserve"> </w:t>
            </w:r>
            <w:r>
              <w:rPr>
                <w:rFonts w:hint="eastAsia" w:ascii="仿宋_GB2312"/>
                <w:b w:val="0"/>
                <w:bCs w:val="0"/>
                <w:color w:val="000000"/>
                <w:sz w:val="21"/>
                <w:szCs w:val="21"/>
                <w:highlight w:val="none"/>
              </w:rPr>
              <w:t>位</w:t>
            </w:r>
          </w:p>
        </w:tc>
        <w:tc>
          <w:tcPr>
            <w:tcW w:w="1831" w:type="dxa"/>
            <w:noWrap w:val="0"/>
            <w:vAlign w:val="center"/>
          </w:tcPr>
          <w:p>
            <w:pPr>
              <w:overflowPunct w:val="0"/>
              <w:spacing w:line="240" w:lineRule="atLeast"/>
              <w:jc w:val="center"/>
              <w:rPr>
                <w:rFonts w:hint="eastAsia" w:ascii="仿宋_GB2312"/>
                <w:b w:val="0"/>
                <w:bCs w:val="0"/>
                <w:color w:val="000000"/>
                <w:sz w:val="21"/>
                <w:szCs w:val="21"/>
                <w:highlight w:val="none"/>
              </w:rPr>
            </w:pPr>
            <w:r>
              <w:rPr>
                <w:rFonts w:hint="eastAsia" w:ascii="仿宋_GB2312"/>
                <w:b w:val="0"/>
                <w:bCs w:val="0"/>
                <w:color w:val="000000"/>
                <w:sz w:val="21"/>
                <w:szCs w:val="21"/>
                <w:highlight w:val="none"/>
              </w:rPr>
              <w:t>包括所有</w:t>
            </w:r>
          </w:p>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监理资质</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2.评价年度内有1个单项合同价在500万元</w:t>
            </w:r>
            <w:r>
              <w:rPr>
                <w:rFonts w:hint="eastAsia" w:ascii="仿宋_GB2312" w:hAnsi="仿宋_GB2312" w:cs="仿宋_GB2312"/>
                <w:b w:val="0"/>
                <w:bCs w:val="0"/>
                <w:color w:val="000000"/>
                <w:sz w:val="21"/>
                <w:szCs w:val="21"/>
                <w:highlight w:val="none"/>
                <w:lang w:eastAsia="zh-CN"/>
              </w:rPr>
              <w:t>及</w:t>
            </w:r>
            <w:r>
              <w:rPr>
                <w:rFonts w:hint="eastAsia" w:ascii="仿宋_GB2312" w:hAnsi="仿宋_GB2312" w:cs="仿宋_GB2312"/>
                <w:b w:val="0"/>
                <w:bCs w:val="0"/>
                <w:color w:val="000000"/>
                <w:sz w:val="21"/>
                <w:szCs w:val="21"/>
                <w:highlight w:val="none"/>
              </w:rPr>
              <w:t>以上的监理</w:t>
            </w:r>
            <w:r>
              <w:rPr>
                <w:rFonts w:hint="eastAsia" w:ascii="仿宋_GB2312"/>
                <w:b w:val="0"/>
                <w:bCs w:val="0"/>
                <w:color w:val="000000"/>
                <w:sz w:val="21"/>
                <w:szCs w:val="21"/>
                <w:highlight w:val="none"/>
              </w:rPr>
              <w:t>评价</w:t>
            </w:r>
            <w:r>
              <w:rPr>
                <w:rFonts w:hint="eastAsia" w:ascii="仿宋_GB2312" w:hAnsi="仿宋_GB2312" w:cs="仿宋_GB2312"/>
                <w:b w:val="0"/>
                <w:bCs w:val="0"/>
                <w:color w:val="000000"/>
                <w:sz w:val="21"/>
                <w:szCs w:val="21"/>
                <w:highlight w:val="none"/>
              </w:rPr>
              <w:t>项目（标段）</w:t>
            </w:r>
            <w:r>
              <w:rPr>
                <w:rFonts w:hint="eastAsia" w:ascii="仿宋_GB2312" w:hAnsi="仿宋_GB2312" w:cs="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w:t>
            </w:r>
            <w:r>
              <w:rPr>
                <w:rFonts w:hint="eastAsia" w:ascii="仿宋_GB2312"/>
                <w:b w:val="0"/>
                <w:bCs w:val="0"/>
                <w:color w:val="000000"/>
                <w:sz w:val="21"/>
                <w:szCs w:val="21"/>
                <w:highlight w:val="none"/>
              </w:rPr>
              <w:t>评价年度内有1个及以上省内交通建设标段获“钱江杯”、交通运输部“平安工程”、国家优质工程奖、李春奖、鲁班奖、詹天佑奖</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w:t>
            </w:r>
            <w:r>
              <w:rPr>
                <w:rFonts w:hint="eastAsia" w:ascii="仿宋_GB2312"/>
                <w:b w:val="0"/>
                <w:bCs w:val="0"/>
                <w:color w:val="000000"/>
                <w:sz w:val="21"/>
                <w:szCs w:val="21"/>
                <w:highlight w:val="none"/>
              </w:rPr>
              <w:t>近3年内获得过省级举办的监理技能竞赛前三名评价。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hint="eastAsia" w:ascii="仿宋_GB2312"/>
                <w:b w:val="0"/>
                <w:bCs w:val="0"/>
                <w:color w:val="000000"/>
                <w:sz w:val="21"/>
                <w:szCs w:val="21"/>
                <w:highlight w:val="none"/>
              </w:rPr>
              <w:t>试验检测单位</w:t>
            </w:r>
          </w:p>
        </w:tc>
        <w:tc>
          <w:tcPr>
            <w:tcW w:w="1831" w:type="dxa"/>
            <w:noWrap w:val="0"/>
            <w:vAlign w:val="center"/>
          </w:tcPr>
          <w:p>
            <w:pPr>
              <w:overflowPunct w:val="0"/>
              <w:spacing w:line="240" w:lineRule="atLeast"/>
              <w:jc w:val="center"/>
              <w:rPr>
                <w:rFonts w:hint="eastAsia" w:ascii="仿宋_GB2312"/>
                <w:b w:val="0"/>
                <w:bCs w:val="0"/>
                <w:color w:val="000000"/>
                <w:sz w:val="21"/>
                <w:szCs w:val="21"/>
                <w:highlight w:val="none"/>
              </w:rPr>
            </w:pPr>
            <w:r>
              <w:rPr>
                <w:rFonts w:hint="eastAsia" w:ascii="仿宋_GB2312"/>
                <w:b w:val="0"/>
                <w:bCs w:val="0"/>
                <w:color w:val="000000"/>
                <w:sz w:val="21"/>
                <w:szCs w:val="21"/>
                <w:highlight w:val="none"/>
              </w:rPr>
              <w:t>包括所有试验</w:t>
            </w:r>
          </w:p>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检测资质</w:t>
            </w:r>
          </w:p>
        </w:tc>
        <w:tc>
          <w:tcPr>
            <w:tcW w:w="6640" w:type="dxa"/>
            <w:noWrap w:val="0"/>
            <w:vAlign w:val="top"/>
          </w:tcPr>
          <w:p>
            <w:pPr>
              <w:tabs>
                <w:tab w:val="left" w:pos="312"/>
              </w:tabs>
              <w:overflowPunct w:val="0"/>
              <w:spacing w:line="240" w:lineRule="atLeas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1.评价年度内有2个及以上省内评价项目（标段）</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2.评价年度内建设单位公开招标的检测单项合同价在200万元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br w:type="textWrapping"/>
            </w:r>
            <w:r>
              <w:rPr>
                <w:rFonts w:hint="eastAsia" w:ascii="仿宋_GB2312"/>
                <w:b w:val="0"/>
                <w:bCs w:val="0"/>
                <w:color w:val="000000"/>
                <w:sz w:val="21"/>
                <w:szCs w:val="21"/>
                <w:highlight w:val="none"/>
              </w:rPr>
              <w:t>3.近3年内获得过省级举办的试验检测技能竞赛前三名。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restart"/>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r>
              <w:rPr>
                <w:rFonts w:ascii="仿宋_GB2312"/>
                <w:b w:val="0"/>
                <w:bCs w:val="0"/>
                <w:color w:val="000000"/>
                <w:sz w:val="21"/>
                <w:szCs w:val="21"/>
                <w:highlight w:val="none"/>
              </w:rPr>
              <w:t>地方铁路、城际轨道</w:t>
            </w:r>
            <w:r>
              <w:rPr>
                <w:rFonts w:hint="eastAsia" w:ascii="仿宋_GB2312"/>
                <w:b w:val="0"/>
                <w:bCs w:val="0"/>
                <w:color w:val="000000"/>
                <w:sz w:val="21"/>
                <w:szCs w:val="21"/>
                <w:highlight w:val="none"/>
                <w:lang w:eastAsia="zh-CN"/>
              </w:rPr>
              <w:t>建设工程</w:t>
            </w:r>
            <w:r>
              <w:rPr>
                <w:rFonts w:ascii="仿宋_GB2312"/>
                <w:b w:val="0"/>
                <w:bCs w:val="0"/>
                <w:color w:val="000000"/>
                <w:sz w:val="21"/>
                <w:szCs w:val="21"/>
                <w:highlight w:val="none"/>
              </w:rPr>
              <w:t>施工单位</w:t>
            </w: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施工总承包特级</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1.评价年度内有2个及以上省内铁路主体工程评价项目（标段）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2.评价年度内有铁路主体工程单项合同价在20亿元</w:t>
            </w:r>
            <w:r>
              <w:rPr>
                <w:rFonts w:hint="eastAsia" w:ascii="仿宋_GB2312"/>
                <w:b w:val="0"/>
                <w:bCs w:val="0"/>
                <w:color w:val="000000"/>
                <w:sz w:val="21"/>
                <w:szCs w:val="21"/>
                <w:highlight w:val="none"/>
                <w:lang w:eastAsia="zh-CN"/>
              </w:rPr>
              <w:t>及</w:t>
            </w:r>
            <w:r>
              <w:rPr>
                <w:rFonts w:hint="eastAsia" w:ascii="仿宋_GB2312"/>
                <w:b w:val="0"/>
                <w:bCs w:val="0"/>
                <w:color w:val="000000"/>
                <w:sz w:val="21"/>
                <w:szCs w:val="21"/>
                <w:highlight w:val="none"/>
              </w:rPr>
              <w:t>以上</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3.评价年度内有1个及以上省内铁路建设项目</w:t>
            </w:r>
            <w:r>
              <w:rPr>
                <w:rFonts w:hint="eastAsia" w:ascii="仿宋_GB2312" w:hAnsi="仿宋_GB2312" w:cs="仿宋_GB2312"/>
                <w:b w:val="0"/>
                <w:bCs w:val="0"/>
                <w:color w:val="000000"/>
                <w:sz w:val="21"/>
                <w:szCs w:val="21"/>
                <w:highlight w:val="none"/>
              </w:rPr>
              <w:t>获得国家优质工程奖、李春奖、鲁班奖、詹天佑奖、钱江杯。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755" w:type="dxa"/>
            <w:vMerge w:val="continue"/>
            <w:noWrap w:val="0"/>
            <w:vAlign w:val="center"/>
          </w:tcPr>
          <w:p>
            <w:pPr>
              <w:overflowPunct w:val="0"/>
              <w:spacing w:line="240" w:lineRule="atLeast"/>
              <w:jc w:val="center"/>
              <w:rPr>
                <w:rFonts w:ascii="方正小标宋简体" w:hAnsi="方正小标宋简体" w:eastAsia="方正小标宋简体" w:cs="方正小标宋简体"/>
                <w:b w:val="0"/>
                <w:bCs w:val="0"/>
                <w:color w:val="000000"/>
                <w:szCs w:val="32"/>
                <w:highlight w:val="none"/>
              </w:rPr>
            </w:pPr>
          </w:p>
        </w:tc>
        <w:tc>
          <w:tcPr>
            <w:tcW w:w="1831" w:type="dxa"/>
            <w:noWrap w:val="0"/>
            <w:vAlign w:val="center"/>
          </w:tcPr>
          <w:p>
            <w:pPr>
              <w:overflowPunct w:val="0"/>
              <w:spacing w:line="240" w:lineRule="atLeast"/>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其他</w:t>
            </w:r>
          </w:p>
        </w:tc>
        <w:tc>
          <w:tcPr>
            <w:tcW w:w="6640" w:type="dxa"/>
            <w:noWrap w:val="0"/>
            <w:vAlign w:val="top"/>
          </w:tcPr>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1.评价年度内有2个及以上省内铁路主体工程评价项目（标段）</w:t>
            </w:r>
            <w:r>
              <w:rPr>
                <w:rFonts w:hint="eastAsia" w:ascii="仿宋_GB2312"/>
                <w:b w:val="0"/>
                <w:bCs w:val="0"/>
                <w:color w:val="000000"/>
                <w:sz w:val="21"/>
                <w:szCs w:val="21"/>
                <w:highlight w:val="none"/>
                <w:lang w:eastAsia="zh-CN"/>
              </w:rPr>
              <w:t>；</w:t>
            </w:r>
          </w:p>
          <w:p>
            <w:pPr>
              <w:pStyle w:val="7"/>
              <w:spacing w:line="300" w:lineRule="exact"/>
              <w:ind w:firstLine="0" w:firstLineChars="0"/>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2.评价年度内有铁路主体工程单项合同价在2亿</w:t>
            </w:r>
            <w:r>
              <w:rPr>
                <w:rFonts w:hint="eastAsia" w:ascii="仿宋_GB2312"/>
                <w:b w:val="0"/>
                <w:bCs w:val="0"/>
                <w:color w:val="000000"/>
                <w:sz w:val="21"/>
                <w:szCs w:val="21"/>
                <w:highlight w:val="none"/>
                <w:lang w:eastAsia="zh-CN"/>
              </w:rPr>
              <w:t>元及</w:t>
            </w:r>
            <w:r>
              <w:rPr>
                <w:rFonts w:hint="eastAsia" w:ascii="仿宋_GB2312"/>
                <w:b w:val="0"/>
                <w:bCs w:val="0"/>
                <w:color w:val="000000"/>
                <w:sz w:val="21"/>
                <w:szCs w:val="21"/>
                <w:highlight w:val="none"/>
              </w:rPr>
              <w:t>以上</w:t>
            </w:r>
            <w:r>
              <w:rPr>
                <w:rFonts w:hint="eastAsia" w:ascii="仿宋_GB2312"/>
                <w:b w:val="0"/>
                <w:bCs w:val="0"/>
                <w:color w:val="000000"/>
                <w:sz w:val="21"/>
                <w:szCs w:val="21"/>
                <w:highlight w:val="none"/>
                <w:lang w:eastAsia="zh-CN"/>
              </w:rPr>
              <w:t>；</w:t>
            </w:r>
          </w:p>
          <w:p>
            <w:pPr>
              <w:rPr>
                <w:rFonts w:ascii="仿宋_GB2312"/>
                <w:b w:val="0"/>
                <w:bCs w:val="0"/>
                <w:color w:val="000000"/>
                <w:sz w:val="21"/>
                <w:szCs w:val="21"/>
                <w:highlight w:val="none"/>
              </w:rPr>
            </w:pPr>
            <w:r>
              <w:rPr>
                <w:rFonts w:hint="eastAsia" w:ascii="仿宋_GB2312"/>
                <w:b w:val="0"/>
                <w:bCs w:val="0"/>
                <w:color w:val="000000"/>
                <w:sz w:val="21"/>
                <w:szCs w:val="21"/>
                <w:highlight w:val="none"/>
              </w:rPr>
              <w:t>3.评价年度内有1个及以上省内铁路建设项目</w:t>
            </w:r>
            <w:r>
              <w:rPr>
                <w:rFonts w:hint="eastAsia" w:ascii="仿宋_GB2312" w:hAnsi="仿宋_GB2312" w:cs="仿宋_GB2312"/>
                <w:b w:val="0"/>
                <w:bCs w:val="0"/>
                <w:color w:val="000000"/>
                <w:sz w:val="21"/>
                <w:szCs w:val="21"/>
                <w:highlight w:val="none"/>
              </w:rPr>
              <w:t>获得国家优质工程奖、李春奖、鲁班奖、詹天佑奖、钱江杯。</w:t>
            </w:r>
          </w:p>
        </w:tc>
      </w:tr>
    </w:tbl>
    <w:p>
      <w:pPr>
        <w:keepNext w:val="0"/>
        <w:keepLines w:val="0"/>
        <w:pageBreakBefore w:val="0"/>
        <w:widowControl/>
        <w:kinsoku/>
        <w:wordWrap/>
        <w:overflowPunct/>
        <w:topLinePunct w:val="0"/>
        <w:autoSpaceDE/>
        <w:autoSpaceDN/>
        <w:bidi w:val="0"/>
        <w:adjustRightInd/>
        <w:snapToGrid/>
        <w:jc w:val="left"/>
        <w:textAlignment w:val="auto"/>
        <w:rPr>
          <w:rFonts w:ascii="仿宋_GB2312"/>
          <w:b w:val="0"/>
          <w:bCs w:val="0"/>
          <w:color w:val="000000"/>
          <w:sz w:val="21"/>
          <w:szCs w:val="21"/>
          <w:highlight w:val="none"/>
        </w:rPr>
      </w:pPr>
      <w:r>
        <w:rPr>
          <w:rFonts w:hint="eastAsia" w:ascii="仿宋_GB2312"/>
          <w:b w:val="0"/>
          <w:bCs w:val="0"/>
          <w:color w:val="000000"/>
          <w:sz w:val="21"/>
          <w:szCs w:val="21"/>
          <w:highlight w:val="none"/>
        </w:rPr>
        <w:t>备注：1.从业单位AA级除评价得分95分及以上外，还应符合以上条件之一。</w:t>
      </w:r>
    </w:p>
    <w:p>
      <w:pPr>
        <w:widowControl/>
        <w:ind w:firstLine="630" w:firstLineChars="300"/>
        <w:jc w:val="left"/>
        <w:rPr>
          <w:rFonts w:ascii="仿宋_GB2312"/>
          <w:b w:val="0"/>
          <w:bCs w:val="0"/>
          <w:color w:val="000000"/>
          <w:sz w:val="21"/>
          <w:szCs w:val="21"/>
          <w:highlight w:val="none"/>
        </w:rPr>
      </w:pPr>
      <w:r>
        <w:rPr>
          <w:rFonts w:hint="eastAsia" w:ascii="仿宋_GB2312"/>
          <w:b w:val="0"/>
          <w:bCs w:val="0"/>
          <w:color w:val="000000"/>
          <w:sz w:val="21"/>
          <w:szCs w:val="21"/>
          <w:highlight w:val="none"/>
        </w:rPr>
        <w:t>2.从业单位评价周期内发生资质升级，信用评价等级标准按照未升级前认定。</w:t>
      </w:r>
    </w:p>
    <w:p>
      <w:pPr>
        <w:widowControl/>
        <w:jc w:val="left"/>
        <w:rPr>
          <w:rFonts w:hint="eastAsia" w:ascii="黑体" w:hAnsi="黑体" w:eastAsia="黑体" w:cs="宋体"/>
          <w:b w:val="0"/>
          <w:bCs w:val="0"/>
          <w:color w:val="000000"/>
          <w:szCs w:val="32"/>
          <w:highlight w:val="none"/>
        </w:rPr>
        <w:sectPr>
          <w:pgSz w:w="11906" w:h="16838"/>
          <w:pgMar w:top="2098" w:right="1474" w:bottom="1984" w:left="1587" w:header="851" w:footer="1417" w:gutter="0"/>
          <w:pgNumType w:fmt="decimal"/>
          <w:cols w:space="720" w:num="1"/>
          <w:docGrid w:type="lines" w:linePitch="312" w:charSpace="0"/>
        </w:sectPr>
      </w:pPr>
    </w:p>
    <w:p>
      <w:pPr>
        <w:widowControl/>
        <w:jc w:val="left"/>
        <w:rPr>
          <w:rFonts w:ascii="黑体" w:hAnsi="黑体" w:eastAsia="黑体" w:cs="宋体"/>
          <w:b w:val="0"/>
          <w:bCs w:val="0"/>
          <w:color w:val="000000"/>
          <w:szCs w:val="32"/>
          <w:highlight w:val="none"/>
        </w:rPr>
      </w:pPr>
      <w:r>
        <w:rPr>
          <w:rFonts w:hint="eastAsia" w:ascii="黑体" w:hAnsi="黑体" w:eastAsia="黑体" w:cs="宋体"/>
          <w:b w:val="0"/>
          <w:bCs w:val="0"/>
          <w:color w:val="000000"/>
          <w:szCs w:val="32"/>
          <w:highlight w:val="none"/>
        </w:rPr>
        <w:t>附件3</w:t>
      </w:r>
    </w:p>
    <w:p>
      <w:pPr>
        <w:widowControl/>
        <w:jc w:val="left"/>
        <w:rPr>
          <w:rFonts w:ascii="黑体" w:hAnsi="黑体" w:eastAsia="黑体" w:cs="宋体"/>
          <w:b w:val="0"/>
          <w:bCs w:val="0"/>
          <w:color w:val="000000"/>
          <w:szCs w:val="32"/>
          <w:highlight w:val="none"/>
        </w:rPr>
      </w:pPr>
    </w:p>
    <w:p>
      <w:pPr>
        <w:widowControl/>
        <w:spacing w:line="0" w:lineRule="atLeast"/>
        <w:jc w:val="center"/>
        <w:textAlignment w:val="center"/>
        <w:rPr>
          <w:rFonts w:ascii="方正小标宋简体" w:hAnsi="方正小标宋简体" w:eastAsia="方正小标宋简体" w:cs="方正小标宋简体"/>
          <w:b w:val="0"/>
          <w:bCs w:val="0"/>
          <w:color w:val="000000"/>
          <w:kern w:val="0"/>
          <w:sz w:val="44"/>
          <w:szCs w:val="44"/>
          <w:highlight w:val="none"/>
        </w:rPr>
      </w:pPr>
      <w:r>
        <w:rPr>
          <w:rFonts w:ascii="方正小标宋简体" w:hAnsi="方正小标宋简体" w:eastAsia="方正小标宋简体" w:cs="方正小标宋简体"/>
          <w:b w:val="0"/>
          <w:bCs w:val="0"/>
          <w:color w:val="000000"/>
          <w:kern w:val="0"/>
          <w:sz w:val="44"/>
          <w:szCs w:val="44"/>
          <w:highlight w:val="none"/>
        </w:rPr>
        <w:t>公路水运建设工程从业单位信用评价负面清单</w:t>
      </w:r>
    </w:p>
    <w:tbl>
      <w:tblPr>
        <w:tblStyle w:val="4"/>
        <w:tblW w:w="136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6"/>
        <w:gridCol w:w="2100"/>
        <w:gridCol w:w="6042"/>
        <w:gridCol w:w="2362"/>
        <w:gridCol w:w="2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726"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代码</w:t>
            </w:r>
          </w:p>
        </w:tc>
        <w:tc>
          <w:tcPr>
            <w:tcW w:w="2100"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评价内容</w:t>
            </w:r>
          </w:p>
        </w:tc>
        <w:tc>
          <w:tcPr>
            <w:tcW w:w="6042"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评价指标</w:t>
            </w:r>
          </w:p>
        </w:tc>
        <w:tc>
          <w:tcPr>
            <w:tcW w:w="2362"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调降等级措施</w:t>
            </w:r>
          </w:p>
        </w:tc>
        <w:tc>
          <w:tcPr>
            <w:tcW w:w="2438"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执行期限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QF01</w:t>
            </w:r>
          </w:p>
        </w:tc>
        <w:tc>
          <w:tcPr>
            <w:tcW w:w="2100" w:type="dxa"/>
            <w:vMerge w:val="restart"/>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生产安全事故</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发生重大以上生产安全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QF02</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发生较大生产安全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18个月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QF03</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（2人死亡）</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Helvetica" w:hAnsi="Helvetica" w:eastAsia="Helvetica" w:cs="Helvetica"/>
                <w:b w:val="0"/>
                <w:bCs w:val="0"/>
                <w:color w:val="000000"/>
                <w:sz w:val="14"/>
                <w:szCs w:val="14"/>
                <w:highlight w:val="none"/>
                <w:shd w:val="clear" w:color="auto" w:fill="FFFFFF"/>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QF04</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（1人死亡）</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QF05</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（无亡人，1000万元以下直接经济损失）</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QF06</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工程质量事故</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发生重大以上质量事故且负有责任</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QF07</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发生较大质量事故且负有责任</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QF08</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发生一般质量事故且负有责任</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三</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QF09</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非法转包</w:t>
            </w:r>
            <w:r>
              <w:rPr>
                <w:rFonts w:hint="eastAsia" w:ascii="仿宋_GB2312" w:hAnsi="宋体" w:cs="仿宋_GB2312"/>
                <w:b w:val="0"/>
                <w:bCs w:val="0"/>
                <w:color w:val="000000"/>
                <w:kern w:val="0"/>
                <w:sz w:val="21"/>
                <w:szCs w:val="21"/>
                <w:highlight w:val="none"/>
              </w:rPr>
              <w:t>、</w:t>
            </w:r>
            <w:r>
              <w:rPr>
                <w:rFonts w:ascii="仿宋_GB2312" w:hAnsi="宋体" w:cs="仿宋_GB2312"/>
                <w:b w:val="0"/>
                <w:bCs w:val="0"/>
                <w:color w:val="000000"/>
                <w:kern w:val="0"/>
                <w:sz w:val="21"/>
                <w:szCs w:val="21"/>
                <w:highlight w:val="none"/>
              </w:rPr>
              <w:t>违法分包</w:t>
            </w:r>
          </w:p>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非法转包工程</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信用等级降为D级（名义承包方、实际承包方）</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QF10</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违法分包工程</w:t>
            </w:r>
            <w:r>
              <w:rPr>
                <w:rFonts w:hint="eastAsia" w:ascii="仿宋_GB2312" w:hAnsi="宋体" w:cs="仿宋_GB2312"/>
                <w:b w:val="0"/>
                <w:bCs w:val="0"/>
                <w:color w:val="000000"/>
                <w:kern w:val="0"/>
                <w:sz w:val="21"/>
                <w:szCs w:val="21"/>
                <w:highlight w:val="none"/>
              </w:rPr>
              <w:t>被部级、省委省政府挂牌督办</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信用等级降为D级(承包方、分包方)</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12个月（满12个月后，挂牌督办仍未撤销的，至挂牌督办撤销月底止）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QF11</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除QF10指定情况以外的违法分包工程且存在层层分包的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信用等级降一级(承包方、分包方)</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QF12</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弄虚作假</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伪造、出借企业资质证书</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挂靠、借用其他单位资质证书承揽工程或者超越资质等级承揽工程</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在资质申请、延续、变更过程中弄虚作假</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QF13</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在投标过程中被认定有围标、串标、行贿等违法行为或者采取其他违法形式骗取中标的，与招标人订立背离合同实质性内容的其他协议</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在招投标、交通建设从业过程中捏造事实，虚假恶意投诉</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QF14</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在信用评价、招投标活动中提供虚假信息</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D</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QF15</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在</w:t>
            </w:r>
            <w:r>
              <w:rPr>
                <w:rFonts w:ascii="仿宋_GB2312" w:hAnsi="宋体" w:cs="仿宋_GB2312"/>
                <w:b w:val="0"/>
                <w:bCs w:val="0"/>
                <w:color w:val="000000"/>
                <w:kern w:val="0"/>
                <w:sz w:val="21"/>
                <w:szCs w:val="21"/>
                <w:highlight w:val="none"/>
              </w:rPr>
              <w:t>信用信息</w:t>
            </w:r>
            <w:r>
              <w:rPr>
                <w:rFonts w:hint="eastAsia" w:ascii="仿宋_GB2312" w:hAnsi="宋体" w:cs="仿宋_GB2312"/>
                <w:b w:val="0"/>
                <w:bCs w:val="0"/>
                <w:color w:val="000000"/>
                <w:kern w:val="0"/>
                <w:sz w:val="21"/>
                <w:szCs w:val="21"/>
                <w:highlight w:val="none"/>
              </w:rPr>
              <w:t>公开</w:t>
            </w:r>
            <w:r>
              <w:rPr>
                <w:rFonts w:ascii="仿宋_GB2312" w:hAnsi="宋体" w:cs="仿宋_GB2312"/>
                <w:b w:val="0"/>
                <w:bCs w:val="0"/>
                <w:color w:val="000000"/>
                <w:kern w:val="0"/>
                <w:sz w:val="21"/>
                <w:szCs w:val="21"/>
                <w:highlight w:val="none"/>
              </w:rPr>
              <w:t>填报活动中提供虚假信息</w:t>
            </w:r>
            <w:r>
              <w:rPr>
                <w:rFonts w:hint="eastAsia" w:ascii="仿宋_GB2312" w:hAnsi="宋体" w:cs="仿宋_GB2312"/>
                <w:b w:val="0"/>
                <w:bCs w:val="0"/>
                <w:color w:val="000000"/>
                <w:kern w:val="0"/>
                <w:sz w:val="21"/>
                <w:szCs w:val="21"/>
                <w:highlight w:val="none"/>
              </w:rPr>
              <w:t>（3处及以上，除QF14情形外）</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信用等级降二级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QF16</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eastAsia="仿宋_GB2312" w:cs="仿宋_GB2312"/>
                <w:b w:val="0"/>
                <w:bCs w:val="0"/>
                <w:color w:val="000000"/>
                <w:kern w:val="0"/>
                <w:sz w:val="21"/>
                <w:szCs w:val="21"/>
                <w:highlight w:val="none"/>
                <w:lang w:eastAsia="zh-CN"/>
              </w:rPr>
              <w:t>在建项目履职的项目经理、总监理工程师、副总监理工程师参与其他项目招投标，拟任项目经理、总监理工程师的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QF17</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支座、锚夹具等受力构件产品检测，基桩完整性、预应力张拉压浆、隧道二衬厚度检测以及桥梁、隧道施工监测等影响结构安全、耐久性的试验检测数据造假的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QF18</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在</w:t>
            </w:r>
            <w:r>
              <w:rPr>
                <w:rFonts w:ascii="仿宋_GB2312" w:hAnsi="宋体" w:cs="仿宋_GB2312"/>
                <w:b w:val="0"/>
                <w:bCs w:val="0"/>
                <w:color w:val="000000"/>
                <w:kern w:val="0"/>
                <w:sz w:val="21"/>
                <w:szCs w:val="21"/>
                <w:highlight w:val="none"/>
              </w:rPr>
              <w:t>信用信息</w:t>
            </w:r>
            <w:r>
              <w:rPr>
                <w:rFonts w:hint="eastAsia" w:ascii="仿宋_GB2312" w:hAnsi="宋体" w:cs="仿宋_GB2312"/>
                <w:b w:val="0"/>
                <w:bCs w:val="0"/>
                <w:color w:val="000000"/>
                <w:kern w:val="0"/>
                <w:sz w:val="21"/>
                <w:szCs w:val="21"/>
                <w:highlight w:val="none"/>
              </w:rPr>
              <w:t>公开</w:t>
            </w:r>
            <w:r>
              <w:rPr>
                <w:rFonts w:ascii="仿宋_GB2312" w:hAnsi="宋体" w:cs="仿宋_GB2312"/>
                <w:b w:val="0"/>
                <w:bCs w:val="0"/>
                <w:color w:val="000000"/>
                <w:kern w:val="0"/>
                <w:sz w:val="21"/>
                <w:szCs w:val="21"/>
                <w:highlight w:val="none"/>
              </w:rPr>
              <w:t>填报活动中提供虚假信息</w:t>
            </w:r>
            <w:r>
              <w:rPr>
                <w:rFonts w:hint="eastAsia" w:ascii="仿宋_GB2312" w:hAnsi="宋体" w:cs="仿宋_GB2312"/>
                <w:b w:val="0"/>
                <w:bCs w:val="0"/>
                <w:color w:val="000000"/>
                <w:kern w:val="0"/>
                <w:sz w:val="21"/>
                <w:szCs w:val="21"/>
                <w:highlight w:val="none"/>
              </w:rPr>
              <w:t>（3处以下，除QF14情形外）</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QF19</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违约行为</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中标人无正当理由拒签合同的</w:t>
            </w:r>
            <w:r>
              <w:rPr>
                <w:rFonts w:hint="eastAsia" w:ascii="仿宋_GB2312" w:hAnsi="宋体" w:cs="仿宋_GB2312"/>
                <w:b w:val="0"/>
                <w:bCs w:val="0"/>
                <w:color w:val="000000"/>
                <w:kern w:val="0"/>
                <w:sz w:val="21"/>
                <w:szCs w:val="21"/>
                <w:highlight w:val="none"/>
              </w:rPr>
              <w:t>，或在签订合同时向招标人提出附加条件，或不能按照招标文件要求提交履约保证金（包括保函）的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QF20</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sz w:val="21"/>
                <w:szCs w:val="21"/>
                <w:highlight w:val="none"/>
              </w:rPr>
              <w:t>设计人员不具备从事项目设计工作所需的职业资格条件</w:t>
            </w:r>
            <w:r>
              <w:rPr>
                <w:rFonts w:hint="eastAsia" w:ascii="仿宋_GB2312" w:hAnsi="仿宋_GB2312" w:cs="仿宋_GB2312"/>
                <w:b w:val="0"/>
                <w:bCs w:val="0"/>
                <w:color w:val="00000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strike/>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QF21</w:t>
            </w:r>
          </w:p>
        </w:tc>
        <w:tc>
          <w:tcPr>
            <w:tcW w:w="2100"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行贿受贿</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在工程建设领域，</w:t>
            </w:r>
            <w:r>
              <w:rPr>
                <w:rFonts w:hint="eastAsia" w:ascii="仿宋_GB2312" w:hAnsi="宋体" w:cs="仿宋_GB2312"/>
                <w:b w:val="0"/>
                <w:bCs w:val="0"/>
                <w:color w:val="000000"/>
                <w:kern w:val="0"/>
                <w:sz w:val="21"/>
                <w:szCs w:val="21"/>
                <w:highlight w:val="none"/>
              </w:rPr>
              <w:t>从业单位</w:t>
            </w:r>
            <w:r>
              <w:rPr>
                <w:rFonts w:ascii="仿宋_GB2312" w:hAnsi="宋体" w:cs="仿宋_GB2312"/>
                <w:b w:val="0"/>
                <w:bCs w:val="0"/>
                <w:color w:val="000000"/>
                <w:kern w:val="0"/>
                <w:sz w:val="21"/>
                <w:szCs w:val="21"/>
                <w:highlight w:val="none"/>
              </w:rPr>
              <w:t>存在行贿、受贿行为</w:t>
            </w:r>
            <w:r>
              <w:rPr>
                <w:rFonts w:hint="eastAsia" w:ascii="仿宋_GB2312" w:hAnsi="宋体" w:cs="仿宋_GB2312"/>
                <w:b w:val="0"/>
                <w:bCs w:val="0"/>
                <w:color w:val="000000"/>
                <w:kern w:val="0"/>
                <w:sz w:val="21"/>
                <w:szCs w:val="21"/>
                <w:highlight w:val="none"/>
                <w:lang w:eastAsia="zh-CN"/>
              </w:rPr>
              <w:t>，</w:t>
            </w:r>
            <w:r>
              <w:rPr>
                <w:rFonts w:hint="eastAsia" w:ascii="仿宋_GB2312" w:hAnsi="宋体" w:cs="仿宋_GB2312"/>
                <w:b w:val="0"/>
                <w:bCs w:val="0"/>
                <w:color w:val="000000"/>
                <w:kern w:val="0"/>
                <w:sz w:val="21"/>
                <w:szCs w:val="21"/>
                <w:highlight w:val="none"/>
              </w:rPr>
              <w:t>为单位谋取利益</w:t>
            </w:r>
            <w:r>
              <w:rPr>
                <w:rFonts w:ascii="仿宋_GB2312" w:hAnsi="宋体" w:cs="仿宋_GB2312"/>
                <w:b w:val="0"/>
                <w:bCs w:val="0"/>
                <w:color w:val="000000"/>
                <w:kern w:val="0"/>
                <w:sz w:val="21"/>
                <w:szCs w:val="21"/>
                <w:highlight w:val="none"/>
              </w:rPr>
              <w:t>并构成犯罪</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QF22</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质量问题</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合同段工程质量不合格</w:t>
            </w:r>
            <w:r>
              <w:rPr>
                <w:rFonts w:hint="eastAsia" w:ascii="仿宋_GB2312" w:hAnsi="宋体" w:cs="仿宋_GB2312"/>
                <w:b w:val="0"/>
                <w:bCs w:val="0"/>
                <w:color w:val="000000"/>
                <w:kern w:val="0"/>
                <w:sz w:val="21"/>
                <w:szCs w:val="21"/>
                <w:highlight w:val="none"/>
              </w:rPr>
              <w:t>、</w:t>
            </w:r>
            <w:r>
              <w:rPr>
                <w:rFonts w:ascii="仿宋_GB2312" w:hAnsi="宋体" w:cs="仿宋_GB2312"/>
                <w:b w:val="0"/>
                <w:bCs w:val="0"/>
                <w:color w:val="000000"/>
                <w:kern w:val="0"/>
                <w:sz w:val="21"/>
                <w:szCs w:val="21"/>
                <w:highlight w:val="none"/>
              </w:rPr>
              <w:t>施工管理综合评价为差</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QF23</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发生严重质量问题，对</w:t>
            </w:r>
            <w:r>
              <w:rPr>
                <w:rFonts w:ascii="仿宋_GB2312" w:hAnsi="宋体" w:cs="仿宋_GB2312"/>
                <w:b w:val="0"/>
                <w:bCs w:val="0"/>
                <w:color w:val="000000"/>
                <w:kern w:val="0"/>
                <w:sz w:val="21"/>
                <w:szCs w:val="21"/>
                <w:highlight w:val="none"/>
              </w:rPr>
              <w:t>工程</w:t>
            </w:r>
            <w:r>
              <w:rPr>
                <w:rFonts w:hint="eastAsia" w:ascii="仿宋_GB2312" w:hAnsi="宋体" w:cs="仿宋_GB2312"/>
                <w:b w:val="0"/>
                <w:bCs w:val="0"/>
                <w:color w:val="000000"/>
                <w:kern w:val="0"/>
                <w:sz w:val="21"/>
                <w:szCs w:val="21"/>
                <w:highlight w:val="none"/>
              </w:rPr>
              <w:t>实体质量、</w:t>
            </w:r>
            <w:r>
              <w:rPr>
                <w:rFonts w:ascii="仿宋_GB2312" w:hAnsi="宋体" w:cs="仿宋_GB2312"/>
                <w:b w:val="0"/>
                <w:bCs w:val="0"/>
                <w:color w:val="000000"/>
                <w:kern w:val="0"/>
                <w:sz w:val="21"/>
                <w:szCs w:val="21"/>
                <w:highlight w:val="none"/>
              </w:rPr>
              <w:t>结构安全与耐久性造成影响</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QF24</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隧道不按规定的方法和安全步距开挖，造成隧道坍塌的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QF25</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隧道施工不按规定开展超前地质预报或监控量测的，造成一定后果的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QF26</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不按设计图纸施工，</w:t>
            </w:r>
            <w:r>
              <w:rPr>
                <w:rFonts w:ascii="仿宋_GB2312" w:hAnsi="宋体" w:cs="仿宋_GB2312"/>
                <w:b w:val="0"/>
                <w:bCs w:val="0"/>
                <w:color w:val="000000"/>
                <w:kern w:val="0"/>
                <w:sz w:val="21"/>
                <w:szCs w:val="21"/>
                <w:highlight w:val="none"/>
              </w:rPr>
              <w:t>对工程</w:t>
            </w:r>
            <w:r>
              <w:rPr>
                <w:rFonts w:hint="eastAsia" w:ascii="仿宋_GB2312" w:hAnsi="宋体" w:cs="仿宋_GB2312"/>
                <w:b w:val="0"/>
                <w:bCs w:val="0"/>
                <w:color w:val="000000"/>
                <w:kern w:val="0"/>
                <w:sz w:val="21"/>
                <w:szCs w:val="21"/>
                <w:highlight w:val="none"/>
              </w:rPr>
              <w:t>实体质量</w:t>
            </w:r>
            <w:r>
              <w:rPr>
                <w:rFonts w:ascii="仿宋_GB2312" w:hAnsi="宋体" w:cs="仿宋_GB2312"/>
                <w:b w:val="0"/>
                <w:bCs w:val="0"/>
                <w:color w:val="000000"/>
                <w:kern w:val="0"/>
                <w:sz w:val="21"/>
                <w:szCs w:val="21"/>
                <w:highlight w:val="none"/>
              </w:rPr>
              <w:t>结构安全与耐久性造成影响</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QF27</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未按要求承担缺陷责任期的工程缺陷修复义务</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QF28</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安全问题</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省市县行业管理部门、其他参建单位（除施工单位）发现重大隐患，施工单位拒不整改或因施工单位原因未在规定时限内整改</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QF29</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施工单位未按施工专项方案实施危险性较大分部分项工程且拒不整改或因施工单位原因未在规定时限内整改</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QF30</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社会责任问题</w:t>
            </w:r>
          </w:p>
        </w:tc>
        <w:tc>
          <w:tcPr>
            <w:tcW w:w="6042" w:type="dxa"/>
            <w:noWrap w:val="0"/>
            <w:vAlign w:val="center"/>
          </w:tcPr>
          <w:p>
            <w:pPr>
              <w:widowControl/>
              <w:jc w:val="left"/>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1.</w:t>
            </w:r>
            <w:r>
              <w:rPr>
                <w:rFonts w:ascii="仿宋_GB2312" w:hAnsi="宋体" w:cs="仿宋_GB2312"/>
                <w:b w:val="0"/>
                <w:bCs w:val="0"/>
                <w:color w:val="000000"/>
                <w:kern w:val="0"/>
                <w:sz w:val="21"/>
                <w:szCs w:val="21"/>
                <w:highlight w:val="none"/>
              </w:rPr>
              <w:t>拖欠农民工</w:t>
            </w:r>
            <w:r>
              <w:rPr>
                <w:rFonts w:hint="eastAsia" w:ascii="仿宋_GB2312" w:hAnsi="仿宋_GB2312" w:eastAsia="仿宋_GB2312" w:cs="仿宋_GB2312"/>
                <w:b w:val="0"/>
                <w:bCs w:val="0"/>
                <w:color w:val="000000"/>
                <w:kern w:val="0"/>
                <w:sz w:val="21"/>
                <w:szCs w:val="21"/>
                <w:highlight w:val="none"/>
              </w:rPr>
              <w:t>工资3个月及以上</w:t>
            </w:r>
            <w:r>
              <w:rPr>
                <w:rFonts w:hint="eastAsia" w:ascii="仿宋_GB2312" w:hAnsi="仿宋_GB2312" w:eastAsia="仿宋_GB2312" w:cs="仿宋_GB2312"/>
                <w:b w:val="0"/>
                <w:bCs w:val="0"/>
                <w:color w:val="000000"/>
                <w:sz w:val="21"/>
                <w:szCs w:val="21"/>
                <w:highlight w:val="none"/>
              </w:rPr>
              <w:t>或造成群体上访</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仿宋_GB2312" w:eastAsia="仿宋_GB2312" w:cs="仿宋_GB2312"/>
                <w:b w:val="0"/>
                <w:bCs w:val="0"/>
                <w:color w:val="000000"/>
                <w:kern w:val="0"/>
                <w:sz w:val="21"/>
                <w:szCs w:val="21"/>
                <w:highlight w:val="none"/>
              </w:rPr>
              <w:t>2.因施工单位原因拖欠分包单位工程款造成群体上访，</w:t>
            </w:r>
            <w:r>
              <w:rPr>
                <w:rFonts w:hint="eastAsia" w:ascii="仿宋_GB2312" w:hAnsi="宋体" w:cs="仿宋_GB2312"/>
                <w:b w:val="0"/>
                <w:bCs w:val="0"/>
                <w:color w:val="000000"/>
                <w:kern w:val="0"/>
                <w:sz w:val="21"/>
                <w:szCs w:val="21"/>
                <w:highlight w:val="none"/>
              </w:rPr>
              <w:t>或因</w:t>
            </w:r>
            <w:r>
              <w:rPr>
                <w:rFonts w:ascii="仿宋_GB2312" w:hAnsi="宋体" w:cs="仿宋_GB2312"/>
                <w:b w:val="0"/>
                <w:bCs w:val="0"/>
                <w:color w:val="000000"/>
                <w:kern w:val="0"/>
                <w:sz w:val="21"/>
                <w:szCs w:val="21"/>
                <w:highlight w:val="none"/>
              </w:rPr>
              <w:t>环境污染等问题</w:t>
            </w:r>
            <w:r>
              <w:rPr>
                <w:rFonts w:hint="eastAsia" w:ascii="仿宋_GB2312" w:hAnsi="宋体" w:cs="仿宋_GB2312"/>
                <w:b w:val="0"/>
                <w:bCs w:val="0"/>
                <w:color w:val="000000"/>
                <w:kern w:val="0"/>
                <w:sz w:val="21"/>
                <w:szCs w:val="21"/>
                <w:highlight w:val="none"/>
              </w:rPr>
              <w:t>造成群体上访</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信用等级降二级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QF31</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1.因施工单位原因拖欠分包单位工程款3个月及以上，双方另有协定的除外</w:t>
            </w:r>
            <w:r>
              <w:rPr>
                <w:rFonts w:hint="eastAsia" w:ascii="仿宋_GB2312" w:hAnsi="宋体" w:cs="仿宋_GB2312"/>
                <w:b w:val="0"/>
                <w:bCs w:val="0"/>
                <w:color w:val="000000"/>
                <w:kern w:val="0"/>
                <w:sz w:val="21"/>
                <w:szCs w:val="21"/>
                <w:highlight w:val="none"/>
                <w:lang w:eastAsia="zh-CN"/>
              </w:rPr>
              <w:t>；</w:t>
            </w:r>
          </w:p>
          <w:p>
            <w:pP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2.因施工单位原因未及时将施工临时占地、借地恢复原状或未及时将施工受损的临近建筑恢复原状，导致上访、投诉事件的，双方另有协定的除外</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QF32</w:t>
            </w:r>
          </w:p>
        </w:tc>
        <w:tc>
          <w:tcPr>
            <w:tcW w:w="2100"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拒绝或阻碍监督检查</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拒绝或阻碍依法进行质量安全</w:t>
            </w:r>
            <w:r>
              <w:rPr>
                <w:rFonts w:hint="eastAsia" w:ascii="仿宋_GB2312" w:hAnsi="宋体" w:cs="仿宋_GB2312"/>
                <w:b w:val="0"/>
                <w:bCs w:val="0"/>
                <w:color w:val="000000"/>
                <w:kern w:val="0"/>
                <w:sz w:val="21"/>
                <w:szCs w:val="21"/>
                <w:highlight w:val="none"/>
              </w:rPr>
              <w:t>等</w:t>
            </w:r>
            <w:r>
              <w:rPr>
                <w:rFonts w:ascii="仿宋_GB2312" w:hAnsi="宋体" w:cs="仿宋_GB2312"/>
                <w:b w:val="0"/>
                <w:bCs w:val="0"/>
                <w:color w:val="000000"/>
                <w:kern w:val="0"/>
                <w:sz w:val="21"/>
                <w:szCs w:val="21"/>
                <w:highlight w:val="none"/>
              </w:rPr>
              <w:t>监督检查工作</w:t>
            </w:r>
            <w:r>
              <w:rPr>
                <w:rFonts w:hint="eastAsia" w:ascii="仿宋_GB2312" w:hAnsi="宋体" w:cs="仿宋_GB2312"/>
                <w:b w:val="0"/>
                <w:bCs w:val="0"/>
                <w:color w:val="000000"/>
                <w:kern w:val="0"/>
                <w:sz w:val="21"/>
                <w:szCs w:val="21"/>
                <w:highlight w:val="none"/>
              </w:rPr>
              <w:t>，且未及时纠正的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QF33</w:t>
            </w:r>
          </w:p>
        </w:tc>
        <w:tc>
          <w:tcPr>
            <w:tcW w:w="2100"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p>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其他严重不良行为</w:t>
            </w: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拒绝参与交通运输主管部门组织的应急抢险任务的</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QF34</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因施工单位原因</w:t>
            </w:r>
            <w:r>
              <w:rPr>
                <w:rFonts w:ascii="仿宋_GB2312" w:hAnsi="宋体" w:cs="仿宋_GB2312"/>
                <w:b w:val="0"/>
                <w:bCs w:val="0"/>
                <w:color w:val="000000"/>
                <w:kern w:val="0"/>
                <w:sz w:val="21"/>
                <w:szCs w:val="21"/>
                <w:highlight w:val="none"/>
              </w:rPr>
              <w:t>故意不移交竣（交）工验收</w:t>
            </w:r>
            <w:r>
              <w:rPr>
                <w:rFonts w:hint="eastAsia" w:ascii="仿宋_GB2312" w:hAnsi="宋体" w:cs="仿宋_GB2312"/>
                <w:b w:val="0"/>
                <w:bCs w:val="0"/>
                <w:color w:val="000000"/>
                <w:kern w:val="0"/>
                <w:sz w:val="21"/>
                <w:szCs w:val="21"/>
                <w:highlight w:val="none"/>
              </w:rPr>
              <w:t>和工程档案等资料</w:t>
            </w:r>
            <w:r>
              <w:rPr>
                <w:rFonts w:ascii="仿宋_GB2312" w:hAnsi="宋体" w:cs="仿宋_GB2312"/>
                <w:b w:val="0"/>
                <w:bCs w:val="0"/>
                <w:color w:val="000000"/>
                <w:kern w:val="0"/>
                <w:sz w:val="21"/>
                <w:szCs w:val="21"/>
                <w:highlight w:val="none"/>
              </w:rPr>
              <w:t>，经建设单位书面通知后仍拒不执行（以建设单位出具书面通报意见为准）</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QF35</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因从业单位原因导致应评未评的项目，未参与当年度信用评价</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QF36</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rPr>
                <w:rFonts w:hint="eastAsia" w:ascii="仿宋_GB2312" w:hAnsi="宋体" w:eastAsia="仿宋_GB2312" w:cs="仿宋_GB2312"/>
                <w:b w:val="0"/>
                <w:bCs w:val="0"/>
                <w:strike/>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被交通运输部、省委、省政府认定的</w:t>
            </w:r>
            <w:r>
              <w:rPr>
                <w:rFonts w:ascii="仿宋_GB2312" w:hAnsi="宋体" w:cs="仿宋_GB2312"/>
                <w:b w:val="0"/>
                <w:bCs w:val="0"/>
                <w:color w:val="000000"/>
                <w:kern w:val="0"/>
                <w:sz w:val="21"/>
                <w:szCs w:val="21"/>
                <w:highlight w:val="none"/>
              </w:rPr>
              <w:t>影响较大的不良行为</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QF37</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被省级部门认定的</w:t>
            </w:r>
            <w:r>
              <w:rPr>
                <w:rFonts w:ascii="仿宋_GB2312" w:hAnsi="宋体" w:cs="仿宋_GB2312"/>
                <w:b w:val="0"/>
                <w:bCs w:val="0"/>
                <w:color w:val="000000"/>
                <w:kern w:val="0"/>
                <w:sz w:val="21"/>
                <w:szCs w:val="21"/>
                <w:highlight w:val="none"/>
              </w:rPr>
              <w:t>影响较大的不良行为</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438" w:type="dxa"/>
            <w:noWrap w:val="0"/>
            <w:vAlign w:val="center"/>
          </w:tcPr>
          <w:p>
            <w:pPr>
              <w:widowControl/>
              <w:jc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QF38</w:t>
            </w:r>
          </w:p>
        </w:tc>
        <w:tc>
          <w:tcPr>
            <w:tcW w:w="2100"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042"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w:t>
            </w:r>
            <w:r>
              <w:rPr>
                <w:rFonts w:ascii="仿宋_GB2312" w:hAnsi="宋体" w:cs="仿宋_GB2312"/>
                <w:b w:val="0"/>
                <w:bCs w:val="0"/>
                <w:color w:val="000000"/>
                <w:kern w:val="0"/>
                <w:sz w:val="21"/>
                <w:szCs w:val="21"/>
                <w:highlight w:val="none"/>
              </w:rPr>
              <w:t>部、省委省政府挂牌督办等</w:t>
            </w:r>
            <w:r>
              <w:rPr>
                <w:rFonts w:hint="eastAsia" w:ascii="仿宋_GB2312" w:hAnsi="宋体" w:cs="仿宋_GB2312"/>
                <w:b w:val="0"/>
                <w:bCs w:val="0"/>
                <w:color w:val="000000"/>
                <w:kern w:val="0"/>
                <w:sz w:val="21"/>
                <w:szCs w:val="21"/>
                <w:highlight w:val="none"/>
                <w:lang w:eastAsia="zh-CN"/>
              </w:rPr>
              <w:t>。</w:t>
            </w:r>
          </w:p>
        </w:tc>
        <w:tc>
          <w:tcPr>
            <w:tcW w:w="236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438" w:type="dxa"/>
            <w:noWrap w:val="0"/>
            <w:vAlign w:val="center"/>
          </w:tcPr>
          <w:p>
            <w:pPr>
              <w:jc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12个月（满12个月后，挂牌督办仍未撤销的，至挂牌督办撤销月底止）</w:t>
            </w:r>
          </w:p>
        </w:tc>
      </w:tr>
    </w:tbl>
    <w:p>
      <w:pPr>
        <w:keepNext w:val="0"/>
        <w:keepLines w:val="0"/>
        <w:pageBreakBefore w:val="0"/>
        <w:widowControl w:val="0"/>
        <w:kinsoku/>
        <w:wordWrap/>
        <w:overflowPunct/>
        <w:topLinePunct w:val="0"/>
        <w:autoSpaceDE/>
        <w:autoSpaceDN/>
        <w:bidi w:val="0"/>
        <w:adjustRightInd/>
        <w:snapToGrid/>
        <w:textAlignment w:val="auto"/>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备注：1.失信行为的认定时间自不良行为或者事件认定之日起计算。</w:t>
      </w:r>
    </w:p>
    <w:p>
      <w:pPr>
        <w:ind w:firstLine="630" w:firstLineChars="300"/>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2.从业单位发生负面清单所列行为，按照承建的工作内容对相应的资质作出信用等级调整。</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b w:val="0"/>
          <w:bCs w:val="0"/>
          <w:color w:val="000000"/>
          <w:highlight w:val="none"/>
        </w:rPr>
      </w:pPr>
      <w:r>
        <w:rPr>
          <w:rFonts w:hint="eastAsia" w:ascii="仿宋_GB2312" w:hAnsi="宋体" w:cs="仿宋_GB2312"/>
          <w:b w:val="0"/>
          <w:bCs w:val="0"/>
          <w:color w:val="000000"/>
          <w:kern w:val="0"/>
          <w:sz w:val="21"/>
          <w:szCs w:val="21"/>
          <w:highlight w:val="none"/>
        </w:rPr>
        <w:t>3.从业单位在同一时段内或先后发生负面清单所列多个不良行为（不同的不良行为或者同一类型不良行为但被分别处理）的，执行期限内信用等级累计调整（最低至D级），执行期限不叠加，但按照最长执行期限起算。</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b w:val="0"/>
          <w:bCs w:val="0"/>
          <w:color w:val="000000"/>
          <w:highlight w:val="none"/>
        </w:rPr>
      </w:pPr>
      <w:r>
        <w:rPr>
          <w:rFonts w:hint="eastAsia" w:ascii="仿宋_GB2312" w:hAnsi="宋体" w:cs="仿宋_GB2312"/>
          <w:b w:val="0"/>
          <w:bCs w:val="0"/>
          <w:color w:val="000000"/>
          <w:kern w:val="0"/>
          <w:sz w:val="21"/>
          <w:szCs w:val="21"/>
          <w:highlight w:val="none"/>
        </w:rPr>
        <w:t>4.从业主体在浙江省内无信用等级的（如新设立单位、首次进入浙江省等）或者原有信用等级失效后发生负面清单所列不良行为，</w:t>
      </w:r>
      <w:r>
        <w:rPr>
          <w:rFonts w:ascii="仿宋_GB2312" w:hAnsi="宋体" w:cs="仿宋_GB2312"/>
          <w:b w:val="0"/>
          <w:bCs w:val="0"/>
          <w:color w:val="000000"/>
          <w:kern w:val="0"/>
          <w:sz w:val="21"/>
          <w:szCs w:val="21"/>
          <w:highlight w:val="none"/>
        </w:rPr>
        <w:t>信用等级降一级</w:t>
      </w:r>
      <w:r>
        <w:rPr>
          <w:rFonts w:hint="eastAsia" w:ascii="仿宋_GB2312" w:hAnsi="宋体" w:cs="仿宋_GB2312"/>
          <w:b w:val="0"/>
          <w:bCs w:val="0"/>
          <w:color w:val="000000"/>
          <w:kern w:val="0"/>
          <w:sz w:val="21"/>
          <w:szCs w:val="21"/>
          <w:highlight w:val="none"/>
        </w:rPr>
        <w:t>的，信用评价等级为C，信用等级降二级以上的，信用评价等级为D。</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b w:val="0"/>
          <w:bCs w:val="0"/>
          <w:color w:val="000000"/>
          <w:highlight w:val="none"/>
        </w:rPr>
      </w:pPr>
      <w:r>
        <w:rPr>
          <w:rFonts w:hint="eastAsia" w:ascii="仿宋_GB2312" w:hAnsi="宋体" w:cs="仿宋_GB2312"/>
          <w:b w:val="0"/>
          <w:bCs w:val="0"/>
          <w:color w:val="000000"/>
          <w:kern w:val="0"/>
          <w:sz w:val="21"/>
          <w:szCs w:val="21"/>
          <w:highlight w:val="none"/>
        </w:rPr>
        <w:t>5.跨地区的项目，由相关地市委托其中一地负责评价工作，或者按标段所在地区分别由所在地市负责评价。</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ascii="仿宋_GB2312" w:hAnsi="仿宋_GB2312" w:cs="仿宋_GB2312"/>
          <w:b w:val="0"/>
          <w:bCs w:val="0"/>
          <w:color w:val="000000"/>
          <w:sz w:val="21"/>
          <w:szCs w:val="21"/>
          <w:highlight w:val="none"/>
        </w:rPr>
      </w:pPr>
      <w:r>
        <w:rPr>
          <w:rFonts w:hint="eastAsia" w:ascii="仿宋_GB2312" w:cs="仿宋_GB2312"/>
          <w:b w:val="0"/>
          <w:bCs w:val="0"/>
          <w:color w:val="000000"/>
          <w:kern w:val="0"/>
          <w:sz w:val="21"/>
          <w:szCs w:val="21"/>
          <w:highlight w:val="none"/>
        </w:rPr>
        <w:t>6.</w:t>
      </w:r>
      <w:r>
        <w:rPr>
          <w:rFonts w:hint="eastAsia" w:ascii="仿宋_GB2312" w:hAnsi="仿宋_GB2312" w:cs="仿宋_GB2312"/>
          <w:b w:val="0"/>
          <w:bCs w:val="0"/>
          <w:color w:val="000000"/>
          <w:sz w:val="21"/>
          <w:szCs w:val="21"/>
          <w:highlight w:val="none"/>
        </w:rPr>
        <w:t>影响较大是指</w:t>
      </w:r>
      <w:r>
        <w:rPr>
          <w:rFonts w:ascii="仿宋_GB2312" w:hAnsi="仿宋_GB2312" w:cs="仿宋_GB2312"/>
          <w:b w:val="0"/>
          <w:bCs w:val="0"/>
          <w:color w:val="000000"/>
          <w:sz w:val="21"/>
          <w:szCs w:val="21"/>
          <w:highlight w:val="none"/>
        </w:rPr>
        <w:t>省</w:t>
      </w:r>
      <w:r>
        <w:rPr>
          <w:rFonts w:hint="eastAsia" w:ascii="仿宋_GB2312" w:hAnsi="仿宋_GB2312" w:cs="仿宋_GB2312"/>
          <w:b w:val="0"/>
          <w:bCs w:val="0"/>
          <w:color w:val="000000"/>
          <w:sz w:val="21"/>
          <w:szCs w:val="21"/>
          <w:highlight w:val="none"/>
        </w:rPr>
        <w:t>级部门及以上</w:t>
      </w:r>
      <w:r>
        <w:rPr>
          <w:rFonts w:ascii="仿宋_GB2312" w:hAnsi="仿宋_GB2312" w:cs="仿宋_GB2312"/>
          <w:b w:val="0"/>
          <w:bCs w:val="0"/>
          <w:color w:val="000000"/>
          <w:sz w:val="21"/>
          <w:szCs w:val="21"/>
          <w:highlight w:val="none"/>
        </w:rPr>
        <w:t>领导批示</w:t>
      </w:r>
      <w:r>
        <w:rPr>
          <w:rFonts w:hint="eastAsia" w:ascii="仿宋_GB2312" w:hAnsi="仿宋_GB2312" w:cs="仿宋_GB2312"/>
          <w:b w:val="0"/>
          <w:bCs w:val="0"/>
          <w:color w:val="000000"/>
          <w:sz w:val="21"/>
          <w:szCs w:val="21"/>
          <w:highlight w:val="none"/>
        </w:rPr>
        <w:t>。</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szCs w:val="21"/>
          <w:highlight w:val="none"/>
        </w:rPr>
        <w:t>7.</w:t>
      </w:r>
      <w:r>
        <w:rPr>
          <w:rFonts w:hint="eastAsia" w:ascii="仿宋_GB2312" w:hAnsi="仿宋_GB2312" w:cs="仿宋_GB2312"/>
          <w:b w:val="0"/>
          <w:bCs w:val="0"/>
          <w:color w:val="000000"/>
          <w:sz w:val="21"/>
          <w:highlight w:val="none"/>
        </w:rPr>
        <w:t>涉及到认定标准中多项严重不良行为评价指标的，应按“就重不就轻”原则进行动态评价。</w:t>
      </w:r>
    </w:p>
    <w:p>
      <w:pPr>
        <w:widowControl/>
        <w:jc w:val="left"/>
        <w:rPr>
          <w:rFonts w:hint="eastAsia" w:ascii="黑体" w:eastAsia="黑体" w:cs="宋体"/>
          <w:b w:val="0"/>
          <w:bCs w:val="0"/>
          <w:color w:val="000000"/>
          <w:szCs w:val="32"/>
          <w:highlight w:val="none"/>
        </w:rPr>
        <w:sectPr>
          <w:footerReference r:id="rId3" w:type="default"/>
          <w:footerReference r:id="rId4" w:type="even"/>
          <w:pgSz w:w="16838" w:h="11906" w:orient="landscape"/>
          <w:pgMar w:top="1587" w:right="2098" w:bottom="1474" w:left="1984" w:header="851" w:footer="1417" w:gutter="0"/>
          <w:pgNumType w:fmt="decimal"/>
          <w:cols w:space="720" w:num="1"/>
          <w:docGrid w:type="lines" w:linePitch="312" w:charSpace="0"/>
        </w:sectPr>
      </w:pPr>
    </w:p>
    <w:p>
      <w:pPr>
        <w:keepNext w:val="0"/>
        <w:keepLines w:val="0"/>
        <w:pageBreakBefore w:val="0"/>
        <w:widowControl/>
        <w:kinsoku/>
        <w:wordWrap/>
        <w:overflowPunct/>
        <w:topLinePunct w:val="0"/>
        <w:autoSpaceDE/>
        <w:autoSpaceDN/>
        <w:bidi w:val="0"/>
        <w:adjustRightInd/>
        <w:snapToGrid/>
        <w:spacing w:line="580" w:lineRule="exact"/>
        <w:jc w:val="left"/>
        <w:rPr>
          <w:rFonts w:ascii="黑体" w:eastAsia="黑体" w:cs="宋体"/>
          <w:b w:val="0"/>
          <w:bCs w:val="0"/>
          <w:color w:val="000000"/>
          <w:szCs w:val="32"/>
          <w:highlight w:val="none"/>
        </w:rPr>
      </w:pPr>
      <w:r>
        <w:rPr>
          <w:rFonts w:hint="eastAsia" w:ascii="黑体" w:eastAsia="黑体" w:cs="宋体"/>
          <w:b w:val="0"/>
          <w:bCs w:val="0"/>
          <w:color w:val="000000"/>
          <w:szCs w:val="32"/>
          <w:highlight w:val="none"/>
        </w:rPr>
        <w:t>附件4</w:t>
      </w:r>
    </w:p>
    <w:p>
      <w:pPr>
        <w:keepNext w:val="0"/>
        <w:keepLines w:val="0"/>
        <w:pageBreakBefore w:val="0"/>
        <w:widowControl/>
        <w:kinsoku/>
        <w:wordWrap/>
        <w:overflowPunct/>
        <w:topLinePunct w:val="0"/>
        <w:autoSpaceDE/>
        <w:autoSpaceDN/>
        <w:bidi w:val="0"/>
        <w:adjustRightInd/>
        <w:snapToGrid/>
        <w:spacing w:line="580" w:lineRule="exact"/>
        <w:jc w:val="left"/>
        <w:rPr>
          <w:rFonts w:ascii="黑体" w:eastAsia="黑体" w:cs="宋体"/>
          <w:b w:val="0"/>
          <w:bCs w:val="0"/>
          <w:color w:val="000000"/>
          <w:szCs w:val="32"/>
          <w:highlight w:val="none"/>
        </w:rPr>
      </w:pPr>
    </w:p>
    <w:p>
      <w:pPr>
        <w:keepNext w:val="0"/>
        <w:keepLines w:val="0"/>
        <w:pageBreakBefore w:val="0"/>
        <w:widowControl/>
        <w:kinsoku/>
        <w:wordWrap/>
        <w:overflowPunct/>
        <w:topLinePunct w:val="0"/>
        <w:autoSpaceDE/>
        <w:autoSpaceDN/>
        <w:bidi w:val="0"/>
        <w:adjustRightInd/>
        <w:snapToGrid/>
        <w:spacing w:line="580" w:lineRule="exact"/>
        <w:jc w:val="center"/>
        <w:textAlignment w:val="center"/>
        <w:rPr>
          <w:rFonts w:hint="eastAsia" w:ascii="方正小标宋简体" w:eastAsia="方正小标宋简体" w:cs="方正小标宋简体"/>
          <w:b w:val="0"/>
          <w:bCs w:val="0"/>
          <w:color w:val="000000"/>
          <w:kern w:val="0"/>
          <w:sz w:val="44"/>
          <w:szCs w:val="44"/>
          <w:highlight w:val="none"/>
        </w:rPr>
      </w:pPr>
      <w:r>
        <w:rPr>
          <w:rFonts w:hint="eastAsia" w:ascii="方正小标宋简体" w:eastAsia="方正小标宋简体" w:cs="方正小标宋简体"/>
          <w:b w:val="0"/>
          <w:bCs w:val="0"/>
          <w:color w:val="000000"/>
          <w:kern w:val="0"/>
          <w:sz w:val="44"/>
          <w:szCs w:val="44"/>
          <w:highlight w:val="none"/>
        </w:rPr>
        <w:t>地方铁路、城际轨道建设工程施工单位信用评价负面清单</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9"/>
        <w:gridCol w:w="2123"/>
        <w:gridCol w:w="6115"/>
        <w:gridCol w:w="2076"/>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黑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代码</w:t>
            </w:r>
          </w:p>
        </w:tc>
        <w:tc>
          <w:tcPr>
            <w:tcW w:w="212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黑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评价内容</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黑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评价指标</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黑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调降等级措施</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黑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执行期限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TLQF01</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生产安全事故</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发生重大以上生产安全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TLQF02</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发生较大生产安全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18个月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TLQF03</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（2人死亡）</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TLQF04</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（1人死亡）</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TLQF05</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rPr>
              <w:t>（无亡人，1000万元以下直接经济损失）</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TLQF06</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工程质量事故</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发生重大以上质量事故且负有责任</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TLQF07</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发生较大质量事故且负有责任</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TLQF08</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发生一般质量事故且负有责任</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信用等级降三级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TLQF09</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strike/>
                <w:color w:val="000000"/>
                <w:kern w:val="0"/>
                <w:sz w:val="21"/>
                <w:szCs w:val="21"/>
                <w:highlight w:val="none"/>
              </w:rPr>
            </w:pPr>
            <w:r>
              <w:rPr>
                <w:rFonts w:hint="eastAsia" w:ascii="仿宋_GB2312" w:cs="仿宋_GB2312"/>
                <w:b w:val="0"/>
                <w:bCs w:val="0"/>
                <w:color w:val="000000"/>
                <w:kern w:val="0"/>
                <w:sz w:val="21"/>
                <w:szCs w:val="21"/>
                <w:highlight w:val="none"/>
              </w:rPr>
              <w:t>非法转包、违法分包</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非法转包工程</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信用等级降为D级</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（名义承包方、实际承包方）</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TLQF10</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违法分包工程被部级、省委省政府挂牌督办等</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信用等级降为D级</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(承包方、分包方)</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r>
              <w:rPr>
                <w:rFonts w:hint="eastAsia" w:ascii="仿宋_GB2312" w:hAnsi="宋体" w:cs="仿宋_GB2312"/>
                <w:b w:val="0"/>
                <w:bCs w:val="0"/>
                <w:color w:val="000000"/>
                <w:kern w:val="0"/>
                <w:sz w:val="21"/>
                <w:szCs w:val="21"/>
                <w:highlight w:val="none"/>
              </w:rPr>
              <w:t>（满12个月后，挂牌督办仍未撤销的，至挂牌督办撤销月底止）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TLQF11</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除</w:t>
            </w:r>
            <w:r>
              <w:rPr>
                <w:rFonts w:hint="eastAsia" w:ascii="仿宋_GB2312" w:cs="仿宋_GB2312"/>
                <w:b w:val="0"/>
                <w:bCs w:val="0"/>
                <w:color w:val="000000"/>
                <w:kern w:val="0"/>
                <w:sz w:val="21"/>
                <w:szCs w:val="21"/>
                <w:highlight w:val="none"/>
              </w:rPr>
              <w:t>TL</w:t>
            </w:r>
            <w:r>
              <w:rPr>
                <w:rFonts w:hint="eastAsia" w:ascii="仿宋_GB2312" w:hAnsi="宋体" w:cs="仿宋_GB2312"/>
                <w:b w:val="0"/>
                <w:bCs w:val="0"/>
                <w:color w:val="000000"/>
                <w:kern w:val="0"/>
                <w:sz w:val="21"/>
                <w:szCs w:val="21"/>
                <w:highlight w:val="none"/>
              </w:rPr>
              <w:t>QF10指定情况以外的违法分包工程且存在层层分包的</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(承包方、分包方)</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TLQF12</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弄虚作假</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在信用信息填报、信用评价活动中提供虚假信息</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信用等级降二级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TLQF13</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rPr>
                <w:b w:val="0"/>
                <w:bCs w:val="0"/>
                <w:color w:val="000000"/>
                <w:szCs w:val="22"/>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支座、锚夹具等受力构件产品检测，基桩完整性、预应力张拉压浆、隧道二衬厚度检测以及桥梁、隧道施工监测等影响结构安全、耐久性的试验检测数据造假的</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信用等级降二级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TLQF14</w:t>
            </w:r>
          </w:p>
        </w:tc>
        <w:tc>
          <w:tcPr>
            <w:tcW w:w="212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行贿受贿</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在工程建设领域，</w:t>
            </w:r>
            <w:r>
              <w:rPr>
                <w:rFonts w:hint="eastAsia" w:ascii="仿宋_GB2312" w:hAnsi="宋体" w:cs="仿宋_GB2312"/>
                <w:b w:val="0"/>
                <w:bCs w:val="0"/>
                <w:color w:val="000000"/>
                <w:kern w:val="0"/>
                <w:sz w:val="21"/>
                <w:szCs w:val="21"/>
                <w:highlight w:val="none"/>
              </w:rPr>
              <w:t>从业单位</w:t>
            </w:r>
            <w:r>
              <w:rPr>
                <w:rFonts w:ascii="仿宋_GB2312" w:hAnsi="宋体" w:cs="仿宋_GB2312"/>
                <w:b w:val="0"/>
                <w:bCs w:val="0"/>
                <w:color w:val="000000"/>
                <w:kern w:val="0"/>
                <w:sz w:val="21"/>
                <w:szCs w:val="21"/>
                <w:highlight w:val="none"/>
              </w:rPr>
              <w:t>存在行贿、受贿行为</w:t>
            </w:r>
            <w:r>
              <w:rPr>
                <w:rFonts w:hint="eastAsia" w:ascii="仿宋_GB2312" w:hAnsi="宋体" w:cs="仿宋_GB2312"/>
                <w:b w:val="0"/>
                <w:bCs w:val="0"/>
                <w:color w:val="000000"/>
                <w:kern w:val="0"/>
                <w:sz w:val="21"/>
                <w:szCs w:val="21"/>
                <w:highlight w:val="none"/>
                <w:lang w:eastAsia="zh-CN"/>
              </w:rPr>
              <w:t>，</w:t>
            </w:r>
            <w:r>
              <w:rPr>
                <w:rFonts w:hint="eastAsia" w:ascii="仿宋_GB2312" w:hAnsi="宋体" w:cs="仿宋_GB2312"/>
                <w:b w:val="0"/>
                <w:bCs w:val="0"/>
                <w:color w:val="000000"/>
                <w:kern w:val="0"/>
                <w:sz w:val="21"/>
                <w:szCs w:val="21"/>
                <w:highlight w:val="none"/>
              </w:rPr>
              <w:t>为单位谋取利益</w:t>
            </w:r>
            <w:r>
              <w:rPr>
                <w:rFonts w:ascii="仿宋_GB2312" w:hAnsi="宋体" w:cs="仿宋_GB2312"/>
                <w:b w:val="0"/>
                <w:bCs w:val="0"/>
                <w:color w:val="000000"/>
                <w:kern w:val="0"/>
                <w:sz w:val="21"/>
                <w:szCs w:val="21"/>
                <w:highlight w:val="none"/>
              </w:rPr>
              <w:t>并构成犯罪</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TLQF15</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质量问题</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sz w:val="21"/>
                <w:szCs w:val="21"/>
                <w:highlight w:val="none"/>
              </w:rPr>
              <w:t>监督检测发现路基填料、</w:t>
            </w:r>
            <w:r>
              <w:rPr>
                <w:rFonts w:hint="eastAsia" w:ascii="仿宋_GB2312" w:cs="仿宋_GB2312"/>
                <w:b w:val="0"/>
                <w:bCs w:val="0"/>
                <w:color w:val="000000"/>
                <w:kern w:val="0"/>
                <w:sz w:val="21"/>
                <w:szCs w:val="21"/>
                <w:highlight w:val="none"/>
              </w:rPr>
              <w:t>支座、电缆等原材料</w:t>
            </w:r>
            <w:r>
              <w:rPr>
                <w:rFonts w:hint="eastAsia" w:ascii="仿宋_GB2312" w:cs="仿宋_GB2312"/>
                <w:b w:val="0"/>
                <w:bCs w:val="0"/>
                <w:color w:val="000000"/>
                <w:sz w:val="21"/>
                <w:szCs w:val="21"/>
                <w:highlight w:val="none"/>
              </w:rPr>
              <w:t>不符合设计要求、CFG桩等地基处理不合格，桥梁桩基为Ⅲ或Ⅳ类桩、混凝土灌注桩钢筋笼长度严重不足，隧道初支、衬砌厚度和混凝土强度不足等铁路红线问题</w:t>
            </w:r>
            <w:r>
              <w:rPr>
                <w:rFonts w:hint="eastAsia" w:ascii="仿宋_GB2312" w:cs="仿宋_GB2312"/>
                <w:b w:val="0"/>
                <w:bCs w:val="0"/>
                <w:color w:val="00000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信用等级降二级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TLQF16</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strike/>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sz w:val="21"/>
                <w:szCs w:val="21"/>
                <w:highlight w:val="none"/>
                <w:lang w:eastAsia="zh-CN"/>
              </w:rPr>
            </w:pPr>
            <w:r>
              <w:rPr>
                <w:rFonts w:hint="eastAsia" w:ascii="仿宋_GB2312" w:cs="仿宋_GB2312"/>
                <w:b w:val="0"/>
                <w:bCs w:val="0"/>
                <w:color w:val="000000"/>
                <w:sz w:val="21"/>
                <w:szCs w:val="21"/>
                <w:highlight w:val="none"/>
              </w:rPr>
              <w:t>发生严重质量问题，对工程实体质量、结构安全与耐久性造成影响</w:t>
            </w:r>
            <w:r>
              <w:rPr>
                <w:rFonts w:hint="eastAsia" w:ascii="仿宋_GB2312" w:cs="仿宋_GB2312"/>
                <w:b w:val="0"/>
                <w:bCs w:val="0"/>
                <w:color w:val="00000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TLQF17</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隧道不按规定的方法和安全步距开挖，造成</w:t>
            </w:r>
            <w:r>
              <w:rPr>
                <w:rFonts w:hint="eastAsia" w:ascii="仿宋_GB2312" w:cs="仿宋_GB2312"/>
                <w:b w:val="0"/>
                <w:bCs w:val="0"/>
                <w:color w:val="000000"/>
                <w:sz w:val="21"/>
                <w:szCs w:val="21"/>
                <w:highlight w:val="none"/>
              </w:rPr>
              <w:t>隧道坍塌的</w:t>
            </w:r>
            <w:r>
              <w:rPr>
                <w:rFonts w:hint="eastAsia" w:ascii="仿宋_GB2312" w:cs="仿宋_GB2312"/>
                <w:b w:val="0"/>
                <w:bCs w:val="0"/>
                <w:color w:val="00000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TLQF18</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kern w:val="0"/>
                <w:sz w:val="21"/>
                <w:szCs w:val="21"/>
                <w:highlight w:val="none"/>
              </w:rPr>
              <w:t>隧道施工不按规定开展超前地质预报或监控量测的，造成一定后果的</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TLQF19</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sz w:val="21"/>
                <w:szCs w:val="21"/>
                <w:highlight w:val="none"/>
                <w:lang w:eastAsia="zh-CN"/>
              </w:rPr>
            </w:pPr>
            <w:r>
              <w:rPr>
                <w:rFonts w:hint="eastAsia" w:ascii="仿宋_GB2312" w:cs="仿宋_GB2312"/>
                <w:b w:val="0"/>
                <w:bCs w:val="0"/>
                <w:color w:val="000000"/>
                <w:kern w:val="0"/>
                <w:sz w:val="21"/>
                <w:szCs w:val="21"/>
                <w:highlight w:val="none"/>
              </w:rPr>
              <w:t>不按设计图纸施工，对工程实体质量结构安全与耐久性造成影响的</w:t>
            </w:r>
            <w:r>
              <w:rPr>
                <w:rFonts w:hint="eastAsia" w:ascii="仿宋_GB2312"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TLQF20</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strike/>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未按要求承担缺陷责任期的工程缺陷修复义务</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TLQF21</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安全问题</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省市县行业管理部门、其他参建单位（除施工单位）发现重大隐患，施工单位拒不整改或未在规定时限内整改</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TLQF22</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施工单位未按施工专项方案实施危险性较大分部分项工程且拒不整改或因施工单位原因未在规定时限内整改</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TLQF23</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社会责任问题</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1.</w:t>
            </w:r>
            <w:r>
              <w:rPr>
                <w:rFonts w:ascii="仿宋_GB2312" w:hAnsi="宋体" w:cs="仿宋_GB2312"/>
                <w:b w:val="0"/>
                <w:bCs w:val="0"/>
                <w:color w:val="000000"/>
                <w:kern w:val="0"/>
                <w:sz w:val="21"/>
                <w:szCs w:val="21"/>
                <w:highlight w:val="none"/>
              </w:rPr>
              <w:t>拖欠农民工</w:t>
            </w:r>
            <w:r>
              <w:rPr>
                <w:rFonts w:hint="eastAsia" w:ascii="仿宋_GB2312" w:hAnsi="仿宋_GB2312" w:eastAsia="仿宋_GB2312" w:cs="仿宋_GB2312"/>
                <w:b w:val="0"/>
                <w:bCs w:val="0"/>
                <w:color w:val="000000"/>
                <w:kern w:val="0"/>
                <w:sz w:val="21"/>
                <w:szCs w:val="21"/>
                <w:highlight w:val="none"/>
              </w:rPr>
              <w:t>工资3个月及以上</w:t>
            </w:r>
            <w:r>
              <w:rPr>
                <w:rFonts w:hint="eastAsia" w:ascii="仿宋_GB2312" w:hAnsi="仿宋_GB2312" w:eastAsia="仿宋_GB2312" w:cs="仿宋_GB2312"/>
                <w:b w:val="0"/>
                <w:bCs w:val="0"/>
                <w:color w:val="000000"/>
                <w:sz w:val="21"/>
                <w:szCs w:val="21"/>
                <w:highlight w:val="none"/>
              </w:rPr>
              <w:t>或造成群体上访</w:t>
            </w:r>
            <w:r>
              <w:rPr>
                <w:rFonts w:hint="eastAsia" w:ascii="仿宋_GB2312" w:hAnsi="仿宋_GB2312" w:cs="仿宋_GB2312"/>
                <w:b w:val="0"/>
                <w:bCs w:val="0"/>
                <w:color w:val="000000"/>
                <w:kern w:val="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cs="仿宋_GB2312"/>
                <w:b w:val="0"/>
                <w:bCs w:val="0"/>
                <w:color w:val="000000"/>
                <w:kern w:val="0"/>
                <w:sz w:val="21"/>
                <w:szCs w:val="21"/>
                <w:highlight w:val="none"/>
                <w:lang w:eastAsia="zh-CN"/>
              </w:rPr>
            </w:pPr>
            <w:r>
              <w:rPr>
                <w:rFonts w:hint="eastAsia" w:ascii="仿宋_GB2312" w:hAnsi="仿宋_GB2312" w:eastAsia="仿宋_GB2312" w:cs="仿宋_GB2312"/>
                <w:b w:val="0"/>
                <w:bCs w:val="0"/>
                <w:color w:val="000000"/>
                <w:kern w:val="0"/>
                <w:sz w:val="21"/>
                <w:szCs w:val="21"/>
                <w:highlight w:val="none"/>
              </w:rPr>
              <w:t>2.因施工单位原因拖欠分包单位工程款造成群体上</w:t>
            </w:r>
            <w:r>
              <w:rPr>
                <w:rFonts w:hint="eastAsia" w:ascii="仿宋_GB2312" w:hAnsi="宋体" w:cs="仿宋_GB2312"/>
                <w:b w:val="0"/>
                <w:bCs w:val="0"/>
                <w:color w:val="000000"/>
                <w:kern w:val="0"/>
                <w:sz w:val="21"/>
                <w:szCs w:val="21"/>
                <w:highlight w:val="none"/>
              </w:rPr>
              <w:t>访，或因</w:t>
            </w:r>
            <w:r>
              <w:rPr>
                <w:rFonts w:ascii="仿宋_GB2312" w:hAnsi="宋体" w:cs="仿宋_GB2312"/>
                <w:b w:val="0"/>
                <w:bCs w:val="0"/>
                <w:color w:val="000000"/>
                <w:kern w:val="0"/>
                <w:sz w:val="21"/>
                <w:szCs w:val="21"/>
                <w:highlight w:val="none"/>
              </w:rPr>
              <w:t>环境污染等问题</w:t>
            </w:r>
            <w:r>
              <w:rPr>
                <w:rFonts w:hint="eastAsia" w:ascii="仿宋_GB2312" w:hAnsi="宋体" w:cs="仿宋_GB2312"/>
                <w:b w:val="0"/>
                <w:bCs w:val="0"/>
                <w:color w:val="000000"/>
                <w:kern w:val="0"/>
                <w:sz w:val="21"/>
                <w:szCs w:val="21"/>
                <w:highlight w:val="none"/>
              </w:rPr>
              <w:t>造成群体上访</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信用等级降二级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TLQF24</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1.因施工单位原因拖欠分包单位工程款3个月及以上，双方另有协定的除外</w:t>
            </w:r>
            <w:r>
              <w:rPr>
                <w:rFonts w:hint="eastAsia" w:ascii="仿宋_GB2312" w:hAnsi="宋体" w:cs="仿宋_GB2312"/>
                <w:b w:val="0"/>
                <w:bCs w:val="0"/>
                <w:color w:val="000000"/>
                <w:kern w:val="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2.因施工单位原因未及时将施工临时占地、借地恢复原状或未及时将施工受损的临近建筑恢复原状，导致上访、投诉事件的，双方另有协定的除外</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TLQF25</w:t>
            </w:r>
          </w:p>
        </w:tc>
        <w:tc>
          <w:tcPr>
            <w:tcW w:w="212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sz w:val="21"/>
                <w:szCs w:val="21"/>
                <w:highlight w:val="none"/>
              </w:rPr>
              <w:t>拒绝或阻碍监督检查</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cs="仿宋_GB2312"/>
                <w:b w:val="0"/>
                <w:bCs w:val="0"/>
                <w:color w:val="000000"/>
                <w:kern w:val="0"/>
                <w:sz w:val="21"/>
                <w:szCs w:val="21"/>
                <w:highlight w:val="none"/>
                <w:lang w:eastAsia="zh-CN"/>
              </w:rPr>
            </w:pPr>
            <w:r>
              <w:rPr>
                <w:rFonts w:hint="eastAsia" w:ascii="仿宋_GB2312" w:cs="仿宋_GB2312"/>
                <w:b w:val="0"/>
                <w:bCs w:val="0"/>
                <w:color w:val="000000"/>
                <w:sz w:val="21"/>
                <w:szCs w:val="21"/>
                <w:highlight w:val="none"/>
              </w:rPr>
              <w:t>拒绝或阻碍依法进行质量安全等监督检查工作，且未及时纠正的</w:t>
            </w:r>
            <w:r>
              <w:rPr>
                <w:rFonts w:hint="eastAsia" w:ascii="仿宋_GB2312" w:cs="仿宋_GB2312"/>
                <w:b w:val="0"/>
                <w:bCs w:val="0"/>
                <w:color w:val="00000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strike/>
                <w:color w:val="000000"/>
                <w:kern w:val="0"/>
                <w:sz w:val="21"/>
                <w:szCs w:val="21"/>
                <w:highlight w:val="none"/>
              </w:rPr>
            </w:pPr>
            <w:r>
              <w:rPr>
                <w:rFonts w:hint="eastAsia" w:ascii="仿宋_GB2312"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TLQF26</w:t>
            </w:r>
          </w:p>
        </w:tc>
        <w:tc>
          <w:tcPr>
            <w:tcW w:w="2123"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其他严重不良行为</w:t>
            </w: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拒绝参与交通运输主管部门组织的应急抢险任务的</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TLQF27</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因施工单位原因</w:t>
            </w:r>
            <w:r>
              <w:rPr>
                <w:rFonts w:ascii="仿宋_GB2312" w:hAnsi="宋体" w:cs="仿宋_GB2312"/>
                <w:b w:val="0"/>
                <w:bCs w:val="0"/>
                <w:color w:val="000000"/>
                <w:kern w:val="0"/>
                <w:sz w:val="21"/>
                <w:szCs w:val="21"/>
                <w:highlight w:val="none"/>
              </w:rPr>
              <w:t>故意不移交竣工验收</w:t>
            </w:r>
            <w:r>
              <w:rPr>
                <w:rFonts w:hint="eastAsia" w:ascii="仿宋_GB2312" w:hAnsi="宋体" w:cs="仿宋_GB2312"/>
                <w:b w:val="0"/>
                <w:bCs w:val="0"/>
                <w:color w:val="000000"/>
                <w:kern w:val="0"/>
                <w:sz w:val="21"/>
                <w:szCs w:val="21"/>
                <w:highlight w:val="none"/>
              </w:rPr>
              <w:t>和工程档案等资料</w:t>
            </w:r>
            <w:r>
              <w:rPr>
                <w:rFonts w:ascii="仿宋_GB2312" w:hAnsi="宋体" w:cs="仿宋_GB2312"/>
                <w:b w:val="0"/>
                <w:bCs w:val="0"/>
                <w:color w:val="000000"/>
                <w:kern w:val="0"/>
                <w:sz w:val="21"/>
                <w:szCs w:val="21"/>
                <w:highlight w:val="none"/>
              </w:rPr>
              <w:t>，经建设单位书面通知后仍拒不执行（以建设单位出具书面通报意见为准）</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TLQF28</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因从业单位原因导致应评未评的项目，未参与当年度信用评价</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TLQF29</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被交通运输部、省委、省政府认定的</w:t>
            </w:r>
            <w:r>
              <w:rPr>
                <w:rFonts w:ascii="仿宋_GB2312" w:hAnsi="宋体" w:cs="仿宋_GB2312"/>
                <w:b w:val="0"/>
                <w:bCs w:val="0"/>
                <w:color w:val="000000"/>
                <w:kern w:val="0"/>
                <w:sz w:val="21"/>
                <w:szCs w:val="21"/>
                <w:highlight w:val="none"/>
              </w:rPr>
              <w:t>影响较大的不良行为</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信用等级降二级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TLQF30</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被省级部门认定的影响较大的不良行为</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TLQF31</w:t>
            </w:r>
          </w:p>
        </w:tc>
        <w:tc>
          <w:tcPr>
            <w:tcW w:w="2123"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cs="仿宋_GB2312"/>
                <w:b w:val="0"/>
                <w:bCs w:val="0"/>
                <w:color w:val="000000"/>
                <w:kern w:val="0"/>
                <w:sz w:val="21"/>
                <w:szCs w:val="21"/>
                <w:highlight w:val="none"/>
              </w:rPr>
            </w:pPr>
          </w:p>
        </w:tc>
        <w:tc>
          <w:tcPr>
            <w:tcW w:w="6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w:t>
            </w:r>
            <w:r>
              <w:rPr>
                <w:rFonts w:ascii="仿宋_GB2312" w:hAnsi="宋体" w:cs="仿宋_GB2312"/>
                <w:b w:val="0"/>
                <w:bCs w:val="0"/>
                <w:color w:val="000000"/>
                <w:kern w:val="0"/>
                <w:sz w:val="21"/>
                <w:szCs w:val="21"/>
                <w:highlight w:val="none"/>
              </w:rPr>
              <w:t>部、省委省政府挂牌督办</w:t>
            </w:r>
            <w:r>
              <w:rPr>
                <w:rFonts w:hint="eastAsia" w:ascii="仿宋_GB2312" w:hAnsi="宋体" w:cs="仿宋_GB2312"/>
                <w:b w:val="0"/>
                <w:bCs w:val="0"/>
                <w:color w:val="000000"/>
                <w:kern w:val="0"/>
                <w:sz w:val="21"/>
                <w:szCs w:val="21"/>
                <w:highlight w:val="none"/>
              </w:rPr>
              <w:t>等</w:t>
            </w:r>
            <w:r>
              <w:rPr>
                <w:rFonts w:hint="eastAsia" w:ascii="仿宋_GB2312" w:hAnsi="宋体" w:cs="仿宋_GB2312"/>
                <w:b w:val="0"/>
                <w:bCs w:val="0"/>
                <w:color w:val="000000"/>
                <w:kern w:val="0"/>
                <w:sz w:val="21"/>
                <w:szCs w:val="21"/>
                <w:highlight w:val="none"/>
                <w:lang w:eastAsia="zh-CN"/>
              </w:rPr>
              <w:t>。</w:t>
            </w:r>
          </w:p>
        </w:tc>
        <w:tc>
          <w:tcPr>
            <w:tcW w:w="20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255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12个月（满12个月后，挂牌督办仍未撤销的，至挂牌督办撤销月底止）</w:t>
            </w:r>
          </w:p>
        </w:tc>
      </w:tr>
    </w:tbl>
    <w:p>
      <w:pPr>
        <w:keepNext w:val="0"/>
        <w:keepLines w:val="0"/>
        <w:pageBreakBefore w:val="0"/>
        <w:widowControl/>
        <w:kinsoku/>
        <w:wordWrap/>
        <w:overflowPunct/>
        <w:topLinePunct w:val="0"/>
        <w:autoSpaceDE/>
        <w:autoSpaceDN/>
        <w:bidi w:val="0"/>
        <w:adjustRightInd/>
        <w:snapToGrid/>
        <w:spacing w:line="300" w:lineRule="exact"/>
        <w:ind w:firstLine="0" w:firstLineChars="0"/>
        <w:jc w:val="both"/>
        <w:textAlignment w:val="auto"/>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备注：1.失信行为的认定时间自不良行为</w:t>
      </w:r>
      <w:r>
        <w:rPr>
          <w:rFonts w:hint="eastAsia" w:ascii="仿宋_GB2312"/>
          <w:b w:val="0"/>
          <w:bCs w:val="0"/>
          <w:color w:val="000000"/>
          <w:kern w:val="0"/>
          <w:sz w:val="21"/>
          <w:szCs w:val="21"/>
          <w:highlight w:val="none"/>
        </w:rPr>
        <w:t>或事件认定</w:t>
      </w:r>
      <w:r>
        <w:rPr>
          <w:rFonts w:hint="eastAsia" w:ascii="仿宋_GB2312" w:cs="仿宋_GB2312"/>
          <w:b w:val="0"/>
          <w:bCs w:val="0"/>
          <w:color w:val="000000"/>
          <w:kern w:val="0"/>
          <w:sz w:val="21"/>
          <w:szCs w:val="21"/>
          <w:highlight w:val="none"/>
        </w:rPr>
        <w:t>之日起计算。</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auto"/>
        <w:rPr>
          <w:rFonts w:ascii="仿宋_GB2312" w:cs="仿宋_GB2312"/>
          <w:b w:val="0"/>
          <w:bCs w:val="0"/>
          <w:color w:val="000000"/>
          <w:kern w:val="0"/>
          <w:sz w:val="21"/>
          <w:szCs w:val="21"/>
          <w:highlight w:val="none"/>
        </w:rPr>
      </w:pPr>
      <w:r>
        <w:rPr>
          <w:rFonts w:hint="eastAsia" w:ascii="仿宋_GB2312"/>
          <w:b w:val="0"/>
          <w:bCs w:val="0"/>
          <w:color w:val="000000"/>
          <w:kern w:val="0"/>
          <w:sz w:val="21"/>
          <w:szCs w:val="21"/>
          <w:highlight w:val="none"/>
        </w:rPr>
        <w:t>2.</w:t>
      </w:r>
      <w:r>
        <w:rPr>
          <w:rFonts w:hint="eastAsia" w:ascii="仿宋_GB2312"/>
          <w:b w:val="0"/>
          <w:bCs w:val="0"/>
          <w:color w:val="000000"/>
          <w:sz w:val="21"/>
          <w:szCs w:val="21"/>
          <w:highlight w:val="none"/>
        </w:rPr>
        <w:t>施工单位</w:t>
      </w:r>
      <w:r>
        <w:rPr>
          <w:rFonts w:hint="eastAsia" w:ascii="仿宋_GB2312"/>
          <w:b w:val="0"/>
          <w:bCs w:val="0"/>
          <w:color w:val="000000"/>
          <w:kern w:val="0"/>
          <w:sz w:val="21"/>
          <w:szCs w:val="21"/>
          <w:highlight w:val="none"/>
        </w:rPr>
        <w:t>发生负面清单所列行为，按照承建的工作内容对相应的资质作出信用等级调整。</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auto"/>
        <w:rPr>
          <w:rFonts w:ascii="仿宋_GB2312" w:cs="仿宋_GB2312"/>
          <w:b w:val="0"/>
          <w:bCs w:val="0"/>
          <w:color w:val="000000"/>
          <w:kern w:val="0"/>
          <w:sz w:val="21"/>
          <w:szCs w:val="21"/>
          <w:highlight w:val="none"/>
        </w:rPr>
      </w:pPr>
      <w:r>
        <w:rPr>
          <w:rFonts w:ascii="仿宋_GB2312" w:cs="仿宋_GB2312"/>
          <w:b w:val="0"/>
          <w:bCs w:val="0"/>
          <w:color w:val="000000"/>
          <w:kern w:val="0"/>
          <w:sz w:val="21"/>
          <w:szCs w:val="21"/>
          <w:highlight w:val="none"/>
        </w:rPr>
        <w:t>3</w:t>
      </w:r>
      <w:r>
        <w:rPr>
          <w:rFonts w:hint="eastAsia" w:ascii="仿宋_GB2312" w:cs="仿宋_GB2312"/>
          <w:b w:val="0"/>
          <w:bCs w:val="0"/>
          <w:color w:val="000000"/>
          <w:kern w:val="0"/>
          <w:sz w:val="21"/>
          <w:szCs w:val="21"/>
          <w:highlight w:val="none"/>
        </w:rPr>
        <w:t>.施工单位在同一时段内或先后发生负面清单所列多个不良行为（不同的不良行为或者同一类型不良行为但被分别处理）的，执行期内</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auto"/>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信用等级累计调整（最低至D级），</w:t>
      </w:r>
      <w:r>
        <w:rPr>
          <w:rFonts w:hint="eastAsia" w:ascii="仿宋_GB2312" w:hAnsi="宋体" w:cs="仿宋_GB2312"/>
          <w:b w:val="0"/>
          <w:bCs w:val="0"/>
          <w:color w:val="000000"/>
          <w:kern w:val="0"/>
          <w:sz w:val="21"/>
          <w:szCs w:val="21"/>
          <w:highlight w:val="none"/>
        </w:rPr>
        <w:t>执行期限</w:t>
      </w:r>
      <w:r>
        <w:rPr>
          <w:rFonts w:hint="eastAsia" w:ascii="仿宋_GB2312" w:cs="仿宋_GB2312"/>
          <w:b w:val="0"/>
          <w:bCs w:val="0"/>
          <w:color w:val="000000"/>
          <w:kern w:val="0"/>
          <w:sz w:val="21"/>
          <w:szCs w:val="21"/>
          <w:highlight w:val="none"/>
        </w:rPr>
        <w:t>不叠加，但按照最长</w:t>
      </w:r>
      <w:r>
        <w:rPr>
          <w:rFonts w:hint="eastAsia" w:ascii="仿宋_GB2312" w:hAnsi="宋体" w:cs="仿宋_GB2312"/>
          <w:b w:val="0"/>
          <w:bCs w:val="0"/>
          <w:color w:val="000000"/>
          <w:kern w:val="0"/>
          <w:sz w:val="21"/>
          <w:szCs w:val="21"/>
          <w:highlight w:val="none"/>
        </w:rPr>
        <w:t>执行期限</w:t>
      </w:r>
      <w:r>
        <w:rPr>
          <w:rFonts w:hint="eastAsia" w:ascii="仿宋_GB2312" w:cs="仿宋_GB2312"/>
          <w:b w:val="0"/>
          <w:bCs w:val="0"/>
          <w:color w:val="000000"/>
          <w:kern w:val="0"/>
          <w:sz w:val="21"/>
          <w:szCs w:val="21"/>
          <w:highlight w:val="none"/>
        </w:rPr>
        <w:t>起算。</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auto"/>
        <w:rPr>
          <w:rFonts w:ascii="仿宋_GB2312" w:cs="仿宋_GB2312"/>
          <w:b w:val="0"/>
          <w:bCs w:val="0"/>
          <w:color w:val="000000"/>
          <w:kern w:val="0"/>
          <w:sz w:val="21"/>
          <w:szCs w:val="21"/>
          <w:highlight w:val="none"/>
        </w:rPr>
      </w:pPr>
      <w:r>
        <w:rPr>
          <w:rFonts w:ascii="仿宋_GB2312" w:cs="仿宋_GB2312"/>
          <w:b w:val="0"/>
          <w:bCs w:val="0"/>
          <w:color w:val="000000"/>
          <w:kern w:val="0"/>
          <w:sz w:val="21"/>
          <w:szCs w:val="21"/>
          <w:highlight w:val="none"/>
        </w:rPr>
        <w:t>4</w:t>
      </w:r>
      <w:r>
        <w:rPr>
          <w:rFonts w:hint="eastAsia" w:ascii="仿宋_GB2312" w:cs="仿宋_GB2312"/>
          <w:b w:val="0"/>
          <w:bCs w:val="0"/>
          <w:color w:val="000000"/>
          <w:kern w:val="0"/>
          <w:sz w:val="21"/>
          <w:szCs w:val="21"/>
          <w:highlight w:val="none"/>
        </w:rPr>
        <w:t>.</w:t>
      </w:r>
      <w:r>
        <w:rPr>
          <w:rFonts w:hint="eastAsia" w:ascii="仿宋_GB2312"/>
          <w:b w:val="0"/>
          <w:bCs w:val="0"/>
          <w:color w:val="000000"/>
          <w:sz w:val="21"/>
          <w:szCs w:val="21"/>
          <w:highlight w:val="none"/>
        </w:rPr>
        <w:t>施工单位</w:t>
      </w:r>
      <w:r>
        <w:rPr>
          <w:rFonts w:hint="eastAsia" w:ascii="仿宋_GB2312" w:cs="仿宋_GB2312"/>
          <w:b w:val="0"/>
          <w:bCs w:val="0"/>
          <w:color w:val="000000"/>
          <w:kern w:val="0"/>
          <w:sz w:val="21"/>
          <w:szCs w:val="21"/>
          <w:highlight w:val="none"/>
        </w:rPr>
        <w:t>在浙江省内无信用等级的（如新设立单位、首次进入浙江省等）或者原有信用等级失效后发生负面清单所列不良行为，信用</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auto"/>
        <w:rPr>
          <w:rFonts w:ascii="仿宋_GB2312" w:cs="仿宋_GB2312"/>
          <w:b w:val="0"/>
          <w:bCs w:val="0"/>
          <w:color w:val="000000"/>
          <w:kern w:val="0"/>
          <w:sz w:val="21"/>
          <w:szCs w:val="21"/>
          <w:highlight w:val="none"/>
        </w:rPr>
      </w:pPr>
      <w:r>
        <w:rPr>
          <w:rFonts w:hint="eastAsia" w:ascii="仿宋_GB2312" w:cs="仿宋_GB2312"/>
          <w:b w:val="0"/>
          <w:bCs w:val="0"/>
          <w:color w:val="000000"/>
          <w:kern w:val="0"/>
          <w:sz w:val="21"/>
          <w:szCs w:val="21"/>
          <w:highlight w:val="none"/>
        </w:rPr>
        <w:t>等级降一级的，信用评价等级为C，信用等级降二级以上的，信用评价等级为D。</w:t>
      </w:r>
    </w:p>
    <w:p>
      <w:pPr>
        <w:keepNext w:val="0"/>
        <w:keepLines w:val="0"/>
        <w:pageBreakBefore w:val="0"/>
        <w:kinsoku/>
        <w:wordWrap/>
        <w:overflowPunct/>
        <w:topLinePunct w:val="0"/>
        <w:autoSpaceDE/>
        <w:autoSpaceDN/>
        <w:bidi w:val="0"/>
        <w:adjustRightInd/>
        <w:snapToGrid/>
        <w:ind w:left="627" w:leftChars="196" w:firstLine="0" w:firstLineChars="0"/>
        <w:jc w:val="both"/>
        <w:textAlignment w:val="auto"/>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5.跨地区的项目，由相关地市委托其中一地负责评价工作，或者按标段所在地区分别由所在地市负责评价。</w:t>
      </w:r>
    </w:p>
    <w:p>
      <w:pPr>
        <w:keepNext w:val="0"/>
        <w:keepLines w:val="0"/>
        <w:pageBreakBefore w:val="0"/>
        <w:kinsoku/>
        <w:wordWrap/>
        <w:overflowPunct/>
        <w:topLinePunct w:val="0"/>
        <w:autoSpaceDE/>
        <w:autoSpaceDN/>
        <w:bidi w:val="0"/>
        <w:adjustRightInd/>
        <w:snapToGrid/>
        <w:ind w:left="627" w:leftChars="196" w:firstLine="0" w:firstLineChars="0"/>
        <w:jc w:val="both"/>
        <w:textAlignment w:val="auto"/>
        <w:rPr>
          <w:rFonts w:ascii="仿宋_GB2312" w:hAnsi="仿宋_GB2312" w:cs="仿宋_GB2312"/>
          <w:b w:val="0"/>
          <w:bCs w:val="0"/>
          <w:color w:val="000000"/>
          <w:sz w:val="21"/>
          <w:szCs w:val="21"/>
          <w:highlight w:val="none"/>
        </w:rPr>
      </w:pPr>
      <w:r>
        <w:rPr>
          <w:rFonts w:hint="eastAsia" w:ascii="仿宋_GB2312" w:cs="仿宋_GB2312"/>
          <w:b w:val="0"/>
          <w:bCs w:val="0"/>
          <w:color w:val="000000"/>
          <w:kern w:val="0"/>
          <w:sz w:val="21"/>
          <w:szCs w:val="21"/>
          <w:highlight w:val="none"/>
        </w:rPr>
        <w:t>6.</w:t>
      </w:r>
      <w:r>
        <w:rPr>
          <w:rFonts w:hint="eastAsia" w:ascii="仿宋_GB2312" w:hAnsi="仿宋_GB2312" w:cs="仿宋_GB2312"/>
          <w:b w:val="0"/>
          <w:bCs w:val="0"/>
          <w:color w:val="000000"/>
          <w:sz w:val="21"/>
          <w:szCs w:val="21"/>
          <w:highlight w:val="none"/>
        </w:rPr>
        <w:t>影响较大是指</w:t>
      </w:r>
      <w:r>
        <w:rPr>
          <w:rFonts w:ascii="仿宋_GB2312" w:hAnsi="仿宋_GB2312" w:cs="仿宋_GB2312"/>
          <w:b w:val="0"/>
          <w:bCs w:val="0"/>
          <w:color w:val="000000"/>
          <w:sz w:val="21"/>
          <w:szCs w:val="21"/>
          <w:highlight w:val="none"/>
        </w:rPr>
        <w:t>省</w:t>
      </w:r>
      <w:r>
        <w:rPr>
          <w:rFonts w:hint="eastAsia" w:ascii="仿宋_GB2312" w:hAnsi="仿宋_GB2312" w:cs="仿宋_GB2312"/>
          <w:b w:val="0"/>
          <w:bCs w:val="0"/>
          <w:color w:val="000000"/>
          <w:sz w:val="21"/>
          <w:szCs w:val="21"/>
          <w:highlight w:val="none"/>
        </w:rPr>
        <w:t>级部门及以上</w:t>
      </w:r>
      <w:r>
        <w:rPr>
          <w:rFonts w:ascii="仿宋_GB2312" w:hAnsi="仿宋_GB2312" w:cs="仿宋_GB2312"/>
          <w:b w:val="0"/>
          <w:bCs w:val="0"/>
          <w:color w:val="000000"/>
          <w:sz w:val="21"/>
          <w:szCs w:val="21"/>
          <w:highlight w:val="none"/>
        </w:rPr>
        <w:t>领导批示</w:t>
      </w:r>
      <w:r>
        <w:rPr>
          <w:rFonts w:hint="eastAsia" w:ascii="仿宋_GB2312" w:hAnsi="仿宋_GB2312" w:cs="仿宋_GB2312"/>
          <w:b w:val="0"/>
          <w:bCs w:val="0"/>
          <w:color w:val="000000"/>
          <w:sz w:val="21"/>
          <w:szCs w:val="21"/>
          <w:highlight w:val="none"/>
        </w:rPr>
        <w:t>。</w:t>
      </w:r>
    </w:p>
    <w:p>
      <w:pPr>
        <w:keepNext w:val="0"/>
        <w:keepLines w:val="0"/>
        <w:pageBreakBefore w:val="0"/>
        <w:kinsoku/>
        <w:wordWrap/>
        <w:overflowPunct/>
        <w:topLinePunct w:val="0"/>
        <w:autoSpaceDE/>
        <w:autoSpaceDN/>
        <w:bidi w:val="0"/>
        <w:adjustRightInd/>
        <w:snapToGrid/>
        <w:ind w:left="627" w:leftChars="196" w:firstLine="0" w:firstLineChars="0"/>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7.</w:t>
      </w:r>
      <w:r>
        <w:rPr>
          <w:rFonts w:hint="eastAsia" w:ascii="仿宋_GB2312" w:hAnsi="仿宋_GB2312" w:cs="仿宋_GB2312"/>
          <w:b w:val="0"/>
          <w:bCs w:val="0"/>
          <w:color w:val="000000"/>
          <w:sz w:val="21"/>
          <w:highlight w:val="none"/>
        </w:rPr>
        <w:t>涉及到认定标准中多项严重不良行为评价指标的，应按“就重不就轻”原则进行动态评价。</w:t>
      </w:r>
    </w:p>
    <w:p>
      <w:pPr>
        <w:widowControl/>
        <w:jc w:val="left"/>
        <w:rPr>
          <w:rFonts w:hint="eastAsia" w:ascii="黑体" w:hAnsi="黑体" w:eastAsia="黑体" w:cs="宋体"/>
          <w:b w:val="0"/>
          <w:bCs w:val="0"/>
          <w:color w:val="000000"/>
          <w:szCs w:val="32"/>
          <w:highlight w:val="none"/>
        </w:rPr>
        <w:sectPr>
          <w:footerReference r:id="rId5" w:type="default"/>
          <w:footerReference r:id="rId6" w:type="even"/>
          <w:pgSz w:w="16838" w:h="11906" w:orient="landscape"/>
          <w:pgMar w:top="1587" w:right="1984" w:bottom="1474" w:left="2098" w:header="851" w:footer="1417" w:gutter="0"/>
          <w:pgNumType w:fmt="decimal"/>
          <w:cols w:space="720" w:num="1"/>
          <w:docGrid w:type="lines" w:linePitch="312" w:charSpace="0"/>
        </w:sectPr>
      </w:pPr>
    </w:p>
    <w:p>
      <w:pPr>
        <w:keepNext w:val="0"/>
        <w:keepLines w:val="0"/>
        <w:pageBreakBefore w:val="0"/>
        <w:widowControl/>
        <w:kinsoku/>
        <w:wordWrap/>
        <w:overflowPunct/>
        <w:topLinePunct w:val="0"/>
        <w:autoSpaceDE/>
        <w:autoSpaceDN/>
        <w:bidi w:val="0"/>
        <w:adjustRightInd/>
        <w:snapToGrid/>
        <w:spacing w:line="580" w:lineRule="exact"/>
        <w:jc w:val="left"/>
        <w:textAlignment w:val="auto"/>
        <w:rPr>
          <w:rFonts w:ascii="黑体" w:hAnsi="黑体" w:eastAsia="黑体" w:cs="宋体"/>
          <w:b w:val="0"/>
          <w:bCs w:val="0"/>
          <w:color w:val="000000"/>
          <w:szCs w:val="32"/>
          <w:highlight w:val="none"/>
        </w:rPr>
      </w:pPr>
      <w:r>
        <w:rPr>
          <w:rFonts w:hint="eastAsia" w:ascii="黑体" w:hAnsi="黑体" w:eastAsia="黑体" w:cs="宋体"/>
          <w:b w:val="0"/>
          <w:bCs w:val="0"/>
          <w:color w:val="000000"/>
          <w:szCs w:val="32"/>
          <w:highlight w:val="none"/>
        </w:rPr>
        <w:t>附件5</w:t>
      </w:r>
    </w:p>
    <w:p>
      <w:pPr>
        <w:keepNext w:val="0"/>
        <w:keepLines w:val="0"/>
        <w:pageBreakBefore w:val="0"/>
        <w:widowControl/>
        <w:kinsoku/>
        <w:wordWrap/>
        <w:overflowPunct/>
        <w:topLinePunct w:val="0"/>
        <w:autoSpaceDE/>
        <w:autoSpaceDN/>
        <w:bidi w:val="0"/>
        <w:adjustRightInd/>
        <w:snapToGrid/>
        <w:spacing w:line="580" w:lineRule="exact"/>
        <w:jc w:val="left"/>
        <w:textAlignment w:val="auto"/>
        <w:rPr>
          <w:rFonts w:ascii="黑体" w:hAnsi="黑体" w:eastAsia="黑体" w:cs="宋体"/>
          <w:b w:val="0"/>
          <w:bCs w:val="0"/>
          <w:color w:val="000000"/>
          <w:szCs w:val="32"/>
          <w:highlight w:val="none"/>
        </w:rPr>
      </w:pPr>
    </w:p>
    <w:p>
      <w:pPr>
        <w:keepNext w:val="0"/>
        <w:keepLines w:val="0"/>
        <w:pageBreakBefore w:val="0"/>
        <w:widowControl/>
        <w:kinsoku/>
        <w:wordWrap/>
        <w:overflowPunct/>
        <w:topLinePunct w:val="0"/>
        <w:autoSpaceDE/>
        <w:autoSpaceDN/>
        <w:bidi w:val="0"/>
        <w:adjustRightInd/>
        <w:snapToGrid/>
        <w:spacing w:line="580" w:lineRule="exact"/>
        <w:jc w:val="center"/>
        <w:textAlignment w:val="auto"/>
        <w:rPr>
          <w:rFonts w:hint="eastAsia" w:ascii="方正小标宋简体" w:eastAsia="方正小标宋简体" w:cs="黑体"/>
          <w:b w:val="0"/>
          <w:bCs w:val="0"/>
          <w:color w:val="000000"/>
          <w:sz w:val="44"/>
          <w:szCs w:val="36"/>
          <w:highlight w:val="none"/>
        </w:rPr>
      </w:pPr>
      <w:r>
        <w:rPr>
          <w:rFonts w:hint="eastAsia" w:ascii="方正小标宋简体" w:eastAsia="方正小标宋简体" w:cs="黑体"/>
          <w:b w:val="0"/>
          <w:bCs w:val="0"/>
          <w:color w:val="000000"/>
          <w:sz w:val="44"/>
          <w:szCs w:val="36"/>
          <w:highlight w:val="none"/>
        </w:rPr>
        <w:t>公路水运建设工程从业人员信用评价负面清单</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2192"/>
        <w:gridCol w:w="6791"/>
        <w:gridCol w:w="2113"/>
        <w:gridCol w:w="18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blHeader/>
          <w:jc w:val="center"/>
        </w:trPr>
        <w:tc>
          <w:tcPr>
            <w:tcW w:w="801"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代码</w:t>
            </w:r>
          </w:p>
        </w:tc>
        <w:tc>
          <w:tcPr>
            <w:tcW w:w="2192"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评价内容</w:t>
            </w:r>
          </w:p>
        </w:tc>
        <w:tc>
          <w:tcPr>
            <w:tcW w:w="6791"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评价指标</w:t>
            </w:r>
          </w:p>
        </w:tc>
        <w:tc>
          <w:tcPr>
            <w:tcW w:w="2113"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hAnsi="宋体" w:eastAsia="黑体" w:cs="黑体"/>
                <w:b w:val="0"/>
                <w:bCs w:val="0"/>
                <w:color w:val="000000"/>
                <w:kern w:val="0"/>
                <w:sz w:val="21"/>
                <w:szCs w:val="21"/>
                <w:highlight w:val="none"/>
              </w:rPr>
              <w:t>调整等级措施</w:t>
            </w:r>
          </w:p>
        </w:tc>
        <w:tc>
          <w:tcPr>
            <w:tcW w:w="1831" w:type="dxa"/>
            <w:noWrap w:val="0"/>
            <w:vAlign w:val="center"/>
          </w:tcPr>
          <w:p>
            <w:pPr>
              <w:widowControl/>
              <w:jc w:val="center"/>
              <w:textAlignment w:val="center"/>
              <w:rPr>
                <w:rFonts w:ascii="黑体" w:hAnsi="宋体" w:eastAsia="黑体" w:cs="黑体"/>
                <w:b w:val="0"/>
                <w:bCs w:val="0"/>
                <w:color w:val="000000"/>
                <w:sz w:val="21"/>
                <w:szCs w:val="21"/>
                <w:highlight w:val="none"/>
              </w:rPr>
            </w:pPr>
            <w:r>
              <w:rPr>
                <w:rFonts w:hint="eastAsia" w:ascii="黑体" w:eastAsia="黑体" w:cs="黑体"/>
                <w:b w:val="0"/>
                <w:bCs w:val="0"/>
                <w:color w:val="000000"/>
                <w:kern w:val="0"/>
                <w:sz w:val="21"/>
                <w:szCs w:val="21"/>
                <w:highlight w:val="none"/>
              </w:rPr>
              <w:t>执行期限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801"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ascii="仿宋_GB2312" w:hAnsi="宋体" w:cs="仿宋_GB2312"/>
                <w:b w:val="0"/>
                <w:bCs w:val="0"/>
                <w:color w:val="000000"/>
                <w:kern w:val="0"/>
                <w:sz w:val="21"/>
                <w:szCs w:val="21"/>
                <w:highlight w:val="none"/>
              </w:rPr>
              <w:t>RF01</w:t>
            </w:r>
          </w:p>
        </w:tc>
        <w:tc>
          <w:tcPr>
            <w:tcW w:w="2192" w:type="dxa"/>
            <w:vMerge w:val="restart"/>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生产安全事故</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sz w:val="21"/>
                <w:szCs w:val="21"/>
                <w:highlight w:val="none"/>
                <w:lang w:eastAsia="zh-CN"/>
              </w:rPr>
            </w:pPr>
            <w:r>
              <w:rPr>
                <w:rFonts w:ascii="仿宋_GB2312" w:hAnsi="宋体" w:cs="仿宋_GB2312"/>
                <w:b w:val="0"/>
                <w:bCs w:val="0"/>
                <w:color w:val="000000"/>
                <w:kern w:val="0"/>
                <w:sz w:val="21"/>
                <w:szCs w:val="21"/>
                <w:highlight w:val="none"/>
              </w:rPr>
              <w:t>发生重大以上生产安全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hint="eastAsia" w:ascii="仿宋_GB2312" w:hAnsi="宋体" w:cs="仿宋_GB2312"/>
                <w:b w:val="0"/>
                <w:bCs w:val="0"/>
                <w:color w:val="000000"/>
                <w:kern w:val="0"/>
                <w:sz w:val="21"/>
                <w:szCs w:val="21"/>
                <w:highlight w:val="none"/>
              </w:rPr>
              <w:t>60个月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RF02</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sz w:val="21"/>
                <w:szCs w:val="21"/>
                <w:highlight w:val="none"/>
                <w:lang w:eastAsia="zh-CN"/>
              </w:rPr>
            </w:pPr>
            <w:r>
              <w:rPr>
                <w:rFonts w:ascii="仿宋_GB2312" w:hAnsi="宋体" w:cs="仿宋_GB2312"/>
                <w:b w:val="0"/>
                <w:bCs w:val="0"/>
                <w:color w:val="000000"/>
                <w:kern w:val="0"/>
                <w:sz w:val="21"/>
                <w:szCs w:val="21"/>
                <w:highlight w:val="none"/>
              </w:rPr>
              <w:t>发生较大生产安全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801" w:type="dxa"/>
            <w:noWrap w:val="0"/>
            <w:vAlign w:val="center"/>
          </w:tcPr>
          <w:p>
            <w:pPr>
              <w:widowControl/>
              <w:jc w:val="center"/>
              <w:textAlignment w:val="center"/>
              <w:rPr>
                <w:rFonts w:ascii="仿宋_GB2312" w:hAnsi="宋体" w:cs="仿宋_GB2312"/>
                <w:b w:val="0"/>
                <w:bCs w:val="0"/>
                <w:color w:val="00000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3</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发生一般生产安全</w:t>
            </w:r>
            <w:r>
              <w:rPr>
                <w:rFonts w:hint="eastAsia" w:ascii="仿宋_GB2312" w:hAnsi="宋体" w:cs="仿宋_GB2312"/>
                <w:b w:val="0"/>
                <w:bCs w:val="0"/>
                <w:color w:val="000000"/>
                <w:kern w:val="0"/>
                <w:sz w:val="21"/>
                <w:szCs w:val="21"/>
                <w:highlight w:val="none"/>
              </w:rPr>
              <w:t>责任</w:t>
            </w:r>
            <w:r>
              <w:rPr>
                <w:rFonts w:ascii="仿宋_GB2312" w:hAnsi="宋体" w:cs="仿宋_GB2312"/>
                <w:b w:val="0"/>
                <w:bCs w:val="0"/>
                <w:color w:val="000000"/>
                <w:kern w:val="0"/>
                <w:sz w:val="21"/>
                <w:szCs w:val="21"/>
                <w:highlight w:val="none"/>
              </w:rPr>
              <w:t>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4</w:t>
            </w:r>
          </w:p>
        </w:tc>
        <w:tc>
          <w:tcPr>
            <w:tcW w:w="2192"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工程质量事故</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发生重大以上质量事故且负有责任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60个月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5</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发生较大质量事故且负有责任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6</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发生一般质量事故且负有责任</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7</w:t>
            </w:r>
          </w:p>
        </w:tc>
        <w:tc>
          <w:tcPr>
            <w:tcW w:w="2192" w:type="dxa"/>
            <w:vMerge w:val="restart"/>
            <w:noWrap w:val="0"/>
            <w:vAlign w:val="center"/>
          </w:tcPr>
          <w:p>
            <w:pPr>
              <w:widowControl/>
              <w:jc w:val="center"/>
              <w:textAlignment w:val="center"/>
              <w:rPr>
                <w:rFonts w:ascii="仿宋_GB2312" w:hAnsi="宋体" w:cs="仿宋_GB2312"/>
                <w:b w:val="0"/>
                <w:bCs w:val="0"/>
                <w:strike/>
                <w:color w:val="000000"/>
                <w:kern w:val="0"/>
                <w:sz w:val="21"/>
                <w:szCs w:val="21"/>
                <w:highlight w:val="none"/>
              </w:rPr>
            </w:pPr>
            <w:r>
              <w:rPr>
                <w:rFonts w:ascii="仿宋_GB2312" w:hAnsi="宋体" w:cs="仿宋_GB2312"/>
                <w:b w:val="0"/>
                <w:bCs w:val="0"/>
                <w:color w:val="000000"/>
                <w:kern w:val="0"/>
                <w:sz w:val="21"/>
                <w:szCs w:val="21"/>
                <w:highlight w:val="none"/>
              </w:rPr>
              <w:t>非法转包</w:t>
            </w:r>
            <w:r>
              <w:rPr>
                <w:rFonts w:hint="eastAsia" w:ascii="仿宋_GB2312" w:hAnsi="宋体" w:cs="仿宋_GB2312"/>
                <w:b w:val="0"/>
                <w:bCs w:val="0"/>
                <w:color w:val="000000"/>
                <w:kern w:val="0"/>
                <w:sz w:val="21"/>
                <w:szCs w:val="21"/>
                <w:highlight w:val="none"/>
              </w:rPr>
              <w:t>、</w:t>
            </w:r>
            <w:r>
              <w:rPr>
                <w:rFonts w:ascii="仿宋_GB2312" w:hAnsi="宋体" w:cs="仿宋_GB2312"/>
                <w:b w:val="0"/>
                <w:bCs w:val="0"/>
                <w:color w:val="000000"/>
                <w:kern w:val="0"/>
                <w:sz w:val="21"/>
                <w:szCs w:val="21"/>
                <w:highlight w:val="none"/>
              </w:rPr>
              <w:t>违法分包</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非法转包工程</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信用等级降为D级（名义承包方、实际承包方）</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RF0</w:t>
            </w:r>
            <w:r>
              <w:rPr>
                <w:rFonts w:hint="eastAsia" w:ascii="仿宋_GB2312" w:hAnsi="宋体" w:cs="仿宋_GB2312"/>
                <w:b w:val="0"/>
                <w:bCs w:val="0"/>
                <w:color w:val="000000"/>
                <w:kern w:val="0"/>
                <w:sz w:val="21"/>
                <w:szCs w:val="21"/>
                <w:highlight w:val="none"/>
              </w:rPr>
              <w:t>8</w:t>
            </w:r>
          </w:p>
        </w:tc>
        <w:tc>
          <w:tcPr>
            <w:tcW w:w="2192" w:type="dxa"/>
            <w:vMerge w:val="continue"/>
            <w:noWrap w:val="0"/>
            <w:vAlign w:val="center"/>
          </w:tcPr>
          <w:p>
            <w:pPr>
              <w:widowControl/>
              <w:jc w:val="center"/>
              <w:textAlignment w:val="center"/>
              <w:rPr>
                <w:rFonts w:ascii="仿宋_GB2312" w:hAnsi="宋体" w:cs="仿宋_GB2312"/>
                <w:b w:val="0"/>
                <w:bCs w:val="0"/>
                <w:strike/>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违法分包工程</w:t>
            </w:r>
            <w:r>
              <w:rPr>
                <w:rFonts w:hint="eastAsia" w:ascii="仿宋_GB2312" w:hAnsi="宋体" w:cs="仿宋_GB2312"/>
                <w:b w:val="0"/>
                <w:bCs w:val="0"/>
                <w:color w:val="000000"/>
                <w:kern w:val="0"/>
                <w:sz w:val="21"/>
                <w:szCs w:val="21"/>
                <w:highlight w:val="none"/>
              </w:rPr>
              <w:t>被部级、省委省政府挂牌督办</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信用等级降为D级(承包方、分包方)</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24个月（满24个月后，挂牌督办仍未撤销的，至挂牌督办撤销月底止）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09</w:t>
            </w:r>
          </w:p>
        </w:tc>
        <w:tc>
          <w:tcPr>
            <w:tcW w:w="2192" w:type="dxa"/>
            <w:vMerge w:val="continue"/>
            <w:noWrap w:val="0"/>
            <w:vAlign w:val="center"/>
          </w:tcPr>
          <w:p>
            <w:pPr>
              <w:widowControl/>
              <w:jc w:val="center"/>
              <w:textAlignment w:val="center"/>
              <w:rPr>
                <w:rFonts w:ascii="仿宋_GB2312" w:hAnsi="宋体" w:cs="仿宋_GB2312"/>
                <w:b w:val="0"/>
                <w:bCs w:val="0"/>
                <w:strike/>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除RF08指定情况以外的违法分包工程且存在层层分包的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信用等级降一级(承包方、分包方)</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w:t>
            </w:r>
            <w:r>
              <w:rPr>
                <w:rFonts w:ascii="仿宋_GB2312" w:hAnsi="宋体" w:cs="仿宋_GB2312"/>
                <w:b w:val="0"/>
                <w:bCs w:val="0"/>
                <w:color w:val="000000"/>
                <w:kern w:val="0"/>
                <w:sz w:val="21"/>
                <w:szCs w:val="21"/>
                <w:highlight w:val="none"/>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10</w:t>
            </w:r>
          </w:p>
        </w:tc>
        <w:tc>
          <w:tcPr>
            <w:tcW w:w="2192" w:type="dxa"/>
            <w:vMerge w:val="restart"/>
            <w:noWrap w:val="0"/>
            <w:vAlign w:val="center"/>
          </w:tcPr>
          <w:p>
            <w:pPr>
              <w:jc w:val="center"/>
              <w:rPr>
                <w:rFonts w:ascii="仿宋_GB2312" w:hAnsi="宋体" w:cs="仿宋_GB2312"/>
                <w:b w:val="0"/>
                <w:bCs w:val="0"/>
                <w:color w:val="000000"/>
                <w:kern w:val="0"/>
                <w:sz w:val="21"/>
                <w:szCs w:val="21"/>
                <w:highlight w:val="none"/>
              </w:rPr>
            </w:pPr>
          </w:p>
          <w:p>
            <w:pPr>
              <w:jc w:val="center"/>
              <w:rPr>
                <w:rFonts w:ascii="仿宋_GB2312" w:hAnsi="宋体" w:cs="仿宋_GB2312"/>
                <w:b w:val="0"/>
                <w:bCs w:val="0"/>
                <w:color w:val="000000"/>
                <w:kern w:val="0"/>
                <w:sz w:val="21"/>
                <w:szCs w:val="21"/>
                <w:highlight w:val="none"/>
              </w:rPr>
            </w:pPr>
          </w:p>
          <w:p>
            <w:pPr>
              <w:jc w:val="center"/>
              <w:rPr>
                <w:rFonts w:ascii="仿宋_GB2312" w:hAnsi="宋体" w:cs="仿宋_GB2312"/>
                <w:b w:val="0"/>
                <w:bCs w:val="0"/>
                <w:color w:val="000000"/>
                <w:kern w:val="0"/>
                <w:sz w:val="21"/>
                <w:szCs w:val="21"/>
                <w:highlight w:val="none"/>
              </w:rPr>
            </w:pPr>
          </w:p>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弄虚作假</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伪造、买卖、转借、寻租挂靠职业资格证书</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超越职业资格范围、等级上岗作业</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在参加相关职业资格考试中存在舞弊行为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jc w:val="center"/>
        </w:trPr>
        <w:tc>
          <w:tcPr>
            <w:tcW w:w="801" w:type="dxa"/>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11</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支座、锚夹具等受力构件产品检测，基桩完整性、预应力张拉压浆、隧道二衬厚度检测以及桥梁、隧道施工监测等影响结构安全、耐久性的试验检测数据造假</w:t>
            </w:r>
            <w:r>
              <w:rPr>
                <w:rFonts w:hint="eastAsia" w:ascii="仿宋_GB2312" w:hAnsi="宋体" w:cs="仿宋_GB2312"/>
                <w:b w:val="0"/>
                <w:bCs w:val="0"/>
                <w:color w:val="000000"/>
                <w:kern w:val="0"/>
                <w:sz w:val="21"/>
                <w:szCs w:val="21"/>
                <w:highlight w:val="none"/>
              </w:rPr>
              <w:t>（</w:t>
            </w:r>
            <w:r>
              <w:rPr>
                <w:rFonts w:ascii="仿宋_GB2312" w:hAnsi="宋体" w:cs="仿宋_GB2312"/>
                <w:b w:val="0"/>
                <w:bCs w:val="0"/>
                <w:color w:val="000000"/>
                <w:kern w:val="0"/>
                <w:sz w:val="21"/>
                <w:szCs w:val="21"/>
                <w:highlight w:val="none"/>
              </w:rPr>
              <w:t>施工</w:t>
            </w:r>
            <w:r>
              <w:rPr>
                <w:rFonts w:hint="eastAsia" w:ascii="仿宋_GB2312" w:hAnsi="宋体" w:cs="仿宋_GB2312"/>
                <w:b w:val="0"/>
                <w:bCs w:val="0"/>
                <w:color w:val="000000"/>
                <w:kern w:val="0"/>
                <w:sz w:val="21"/>
                <w:szCs w:val="21"/>
                <w:highlight w:val="none"/>
              </w:rPr>
              <w:t>项目经理</w:t>
            </w:r>
            <w:r>
              <w:rPr>
                <w:rFonts w:ascii="仿宋_GB2312" w:hAnsi="宋体" w:cs="仿宋_GB2312"/>
                <w:b w:val="0"/>
                <w:bCs w:val="0"/>
                <w:color w:val="000000"/>
                <w:kern w:val="0"/>
                <w:sz w:val="21"/>
                <w:szCs w:val="21"/>
                <w:highlight w:val="none"/>
              </w:rPr>
              <w:t>以及EPC总承包单位的</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负责人、</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技术负责人</w:t>
            </w:r>
            <w:r>
              <w:rPr>
                <w:rFonts w:hint="eastAsia" w:ascii="仿宋_GB2312" w:hAnsi="宋体" w:cs="仿宋_GB2312"/>
                <w:b w:val="0"/>
                <w:bCs w:val="0"/>
                <w:color w:val="000000"/>
                <w:kern w:val="0"/>
                <w:sz w:val="21"/>
                <w:szCs w:val="21"/>
                <w:highlight w:val="none"/>
              </w:rPr>
              <w:t>，试验检测项目负责人、试验检测技术负责人）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12</w:t>
            </w:r>
          </w:p>
        </w:tc>
        <w:tc>
          <w:tcPr>
            <w:tcW w:w="219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行贿受贿</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在工程建设领域，</w:t>
            </w:r>
            <w:r>
              <w:rPr>
                <w:rFonts w:hint="eastAsia" w:ascii="仿宋_GB2312" w:hAnsi="宋体" w:cs="仿宋_GB2312"/>
                <w:b w:val="0"/>
                <w:bCs w:val="0"/>
                <w:color w:val="000000"/>
                <w:kern w:val="0"/>
                <w:sz w:val="21"/>
                <w:szCs w:val="21"/>
                <w:highlight w:val="none"/>
              </w:rPr>
              <w:t>从业人员</w:t>
            </w:r>
            <w:r>
              <w:rPr>
                <w:rFonts w:ascii="仿宋_GB2312" w:hAnsi="宋体" w:cs="仿宋_GB2312"/>
                <w:b w:val="0"/>
                <w:bCs w:val="0"/>
                <w:color w:val="000000"/>
                <w:kern w:val="0"/>
                <w:sz w:val="21"/>
                <w:szCs w:val="21"/>
                <w:highlight w:val="none"/>
              </w:rPr>
              <w:t>存在行贿、受贿行为</w:t>
            </w:r>
            <w:r>
              <w:rPr>
                <w:rFonts w:hint="eastAsia" w:ascii="仿宋_GB2312" w:hAnsi="宋体" w:cs="仿宋_GB2312"/>
                <w:b w:val="0"/>
                <w:bCs w:val="0"/>
                <w:color w:val="000000"/>
                <w:kern w:val="0"/>
                <w:sz w:val="21"/>
                <w:szCs w:val="21"/>
                <w:highlight w:val="none"/>
                <w:lang w:eastAsia="zh-CN"/>
              </w:rPr>
              <w:t>，</w:t>
            </w:r>
            <w:r>
              <w:rPr>
                <w:rFonts w:hint="eastAsia" w:ascii="仿宋_GB2312" w:hAnsi="宋体" w:cs="仿宋_GB2312"/>
                <w:b w:val="0"/>
                <w:bCs w:val="0"/>
                <w:color w:val="000000"/>
                <w:kern w:val="0"/>
                <w:sz w:val="21"/>
                <w:szCs w:val="21"/>
                <w:highlight w:val="none"/>
              </w:rPr>
              <w:t>为单位谋取利益</w:t>
            </w:r>
            <w:r>
              <w:rPr>
                <w:rFonts w:ascii="仿宋_GB2312" w:hAnsi="宋体" w:cs="仿宋_GB2312"/>
                <w:b w:val="0"/>
                <w:bCs w:val="0"/>
                <w:color w:val="000000"/>
                <w:kern w:val="0"/>
                <w:sz w:val="21"/>
                <w:szCs w:val="21"/>
                <w:highlight w:val="none"/>
              </w:rPr>
              <w:t>并构成犯罪</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13</w:t>
            </w:r>
          </w:p>
        </w:tc>
        <w:tc>
          <w:tcPr>
            <w:tcW w:w="2192"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质量问题</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合同段工程质量不合格或施工管理综合评价为差（施工项目经理、施工技术负责人）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14</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发生严重质量问题，</w:t>
            </w:r>
            <w:r>
              <w:rPr>
                <w:rFonts w:ascii="仿宋_GB2312" w:hAnsi="宋体" w:cs="仿宋_GB2312"/>
                <w:b w:val="0"/>
                <w:bCs w:val="0"/>
                <w:color w:val="000000"/>
                <w:kern w:val="0"/>
                <w:sz w:val="21"/>
                <w:szCs w:val="21"/>
                <w:highlight w:val="none"/>
              </w:rPr>
              <w:t>对工程结构安全与耐久性造成影响（施工项目</w:t>
            </w:r>
            <w:r>
              <w:rPr>
                <w:rFonts w:hint="eastAsia" w:ascii="仿宋_GB2312" w:hAnsi="宋体" w:cs="仿宋_GB2312"/>
                <w:b w:val="0"/>
                <w:bCs w:val="0"/>
                <w:color w:val="000000"/>
                <w:kern w:val="0"/>
                <w:sz w:val="21"/>
                <w:szCs w:val="21"/>
                <w:highlight w:val="none"/>
              </w:rPr>
              <w:t>经理</w:t>
            </w:r>
            <w:r>
              <w:rPr>
                <w:rFonts w:ascii="仿宋_GB2312" w:hAnsi="宋体" w:cs="仿宋_GB2312"/>
                <w:b w:val="0"/>
                <w:bCs w:val="0"/>
                <w:color w:val="000000"/>
                <w:kern w:val="0"/>
                <w:sz w:val="21"/>
                <w:szCs w:val="21"/>
                <w:highlight w:val="none"/>
              </w:rPr>
              <w:t>以及EPC总承包单位的</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负责人、</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技术负责人）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15</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隧道不按规定的方法和安全步距开挖，造成隧道坍塌的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16</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隧道施工不按规定开展超前地质预报或监控量测的，造成一定后果的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17</w:t>
            </w:r>
          </w:p>
        </w:tc>
        <w:tc>
          <w:tcPr>
            <w:tcW w:w="2192"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安全问题</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未及时组织或拒不组织重大隐患整改</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18</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未及时组织或拒不组织未按施工专项方案实施危险性较大分部分项工程问题整改</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19</w:t>
            </w:r>
          </w:p>
        </w:tc>
        <w:tc>
          <w:tcPr>
            <w:tcW w:w="2192" w:type="dxa"/>
            <w:vMerge w:val="restart"/>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社会责任问题</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1.</w:t>
            </w:r>
            <w:r>
              <w:rPr>
                <w:rFonts w:ascii="仿宋_GB2312" w:hAnsi="宋体" w:cs="仿宋_GB2312"/>
                <w:b w:val="0"/>
                <w:bCs w:val="0"/>
                <w:color w:val="000000"/>
                <w:kern w:val="0"/>
                <w:sz w:val="21"/>
                <w:szCs w:val="21"/>
                <w:highlight w:val="none"/>
              </w:rPr>
              <w:t>拖欠农民工工资</w:t>
            </w:r>
            <w:r>
              <w:rPr>
                <w:rFonts w:hint="eastAsia" w:ascii="仿宋_GB2312" w:hAnsi="宋体" w:cs="仿宋_GB2312"/>
                <w:b w:val="0"/>
                <w:bCs w:val="0"/>
                <w:color w:val="000000"/>
                <w:kern w:val="0"/>
                <w:sz w:val="21"/>
                <w:szCs w:val="21"/>
                <w:highlight w:val="none"/>
              </w:rPr>
              <w:t>、分包单位工程款3个月及以上（施工项目经理）</w:t>
            </w:r>
            <w:r>
              <w:rPr>
                <w:rFonts w:hint="eastAsia" w:ascii="仿宋_GB2312" w:hAnsi="宋体" w:cs="仿宋_GB2312"/>
                <w:b w:val="0"/>
                <w:bCs w:val="0"/>
                <w:color w:val="000000"/>
                <w:kern w:val="0"/>
                <w:sz w:val="21"/>
                <w:szCs w:val="21"/>
                <w:highlight w:val="none"/>
                <w:lang w:eastAsia="zh-CN"/>
              </w:rPr>
              <w:t>；</w:t>
            </w:r>
          </w:p>
          <w:p>
            <w:pP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2.因</w:t>
            </w:r>
            <w:r>
              <w:rPr>
                <w:rFonts w:ascii="仿宋_GB2312" w:hAnsi="宋体" w:cs="仿宋_GB2312"/>
                <w:b w:val="0"/>
                <w:bCs w:val="0"/>
                <w:color w:val="000000"/>
                <w:kern w:val="0"/>
                <w:sz w:val="21"/>
                <w:szCs w:val="21"/>
                <w:highlight w:val="none"/>
              </w:rPr>
              <w:t>拖欠农民工工资</w:t>
            </w:r>
            <w:r>
              <w:rPr>
                <w:rFonts w:hint="eastAsia" w:ascii="仿宋_GB2312" w:hAnsi="宋体" w:cs="仿宋_GB2312"/>
                <w:b w:val="0"/>
                <w:bCs w:val="0"/>
                <w:color w:val="000000"/>
                <w:kern w:val="0"/>
                <w:sz w:val="21"/>
                <w:szCs w:val="21"/>
                <w:highlight w:val="none"/>
              </w:rPr>
              <w:t>、分包单位工程款或</w:t>
            </w:r>
            <w:r>
              <w:rPr>
                <w:rFonts w:ascii="仿宋_GB2312" w:hAnsi="宋体" w:cs="仿宋_GB2312"/>
                <w:b w:val="0"/>
                <w:bCs w:val="0"/>
                <w:color w:val="000000"/>
                <w:kern w:val="0"/>
                <w:sz w:val="21"/>
                <w:szCs w:val="21"/>
                <w:highlight w:val="none"/>
              </w:rPr>
              <w:t>环境污染等问题</w:t>
            </w:r>
            <w:r>
              <w:rPr>
                <w:rFonts w:hint="eastAsia" w:ascii="仿宋_GB2312" w:hAnsi="宋体" w:cs="仿宋_GB2312"/>
                <w:b w:val="0"/>
                <w:bCs w:val="0"/>
                <w:color w:val="000000"/>
                <w:kern w:val="0"/>
                <w:sz w:val="21"/>
                <w:szCs w:val="21"/>
                <w:highlight w:val="none"/>
              </w:rPr>
              <w:t>造成群体上访或造成重大舆情等（施工项目经理）</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20</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因环保问题造成群体上访（施工</w:t>
            </w:r>
            <w:r>
              <w:rPr>
                <w:rFonts w:hint="eastAsia" w:ascii="仿宋_GB2312" w:hAnsi="宋体" w:cs="仿宋_GB2312"/>
                <w:b w:val="0"/>
                <w:bCs w:val="0"/>
                <w:color w:val="000000"/>
                <w:kern w:val="0"/>
                <w:sz w:val="21"/>
                <w:szCs w:val="21"/>
                <w:highlight w:val="none"/>
              </w:rPr>
              <w:t>项目经理</w:t>
            </w:r>
            <w:r>
              <w:rPr>
                <w:rFonts w:ascii="仿宋_GB2312" w:hAnsi="宋体" w:cs="仿宋_GB2312"/>
                <w:b w:val="0"/>
                <w:bCs w:val="0"/>
                <w:color w:val="000000"/>
                <w:kern w:val="0"/>
                <w:sz w:val="21"/>
                <w:szCs w:val="21"/>
                <w:highlight w:val="none"/>
              </w:rPr>
              <w:t>以及EPC总承包单位的</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负责人、</w:t>
            </w:r>
            <w:r>
              <w:rPr>
                <w:rFonts w:hint="eastAsia" w:ascii="仿宋_GB2312" w:hAnsi="宋体" w:cs="仿宋_GB2312"/>
                <w:b w:val="0"/>
                <w:bCs w:val="0"/>
                <w:color w:val="000000"/>
                <w:kern w:val="0"/>
                <w:sz w:val="21"/>
                <w:szCs w:val="21"/>
                <w:highlight w:val="none"/>
              </w:rPr>
              <w:t>施工</w:t>
            </w:r>
            <w:r>
              <w:rPr>
                <w:rFonts w:ascii="仿宋_GB2312" w:hAnsi="宋体" w:cs="仿宋_GB2312"/>
                <w:b w:val="0"/>
                <w:bCs w:val="0"/>
                <w:color w:val="000000"/>
                <w:kern w:val="0"/>
                <w:sz w:val="21"/>
                <w:szCs w:val="21"/>
                <w:highlight w:val="none"/>
              </w:rPr>
              <w:t>技术负责人）</w:t>
            </w:r>
            <w:r>
              <w:rPr>
                <w:rFonts w:hint="eastAsia" w:ascii="仿宋_GB2312" w:hAnsi="宋体" w:cs="仿宋_GB2312"/>
                <w:b w:val="0"/>
                <w:bCs w:val="0"/>
                <w:color w:val="000000"/>
                <w:kern w:val="0"/>
                <w:sz w:val="21"/>
                <w:szCs w:val="21"/>
                <w:highlight w:val="none"/>
              </w:rPr>
              <w:t>，或</w:t>
            </w:r>
            <w:r>
              <w:rPr>
                <w:rFonts w:ascii="仿宋_GB2312" w:hAnsi="宋体" w:cs="仿宋_GB2312"/>
                <w:b w:val="0"/>
                <w:bCs w:val="0"/>
                <w:color w:val="000000"/>
                <w:kern w:val="0"/>
                <w:sz w:val="21"/>
                <w:szCs w:val="21"/>
                <w:highlight w:val="none"/>
              </w:rPr>
              <w:t>造成</w:t>
            </w:r>
            <w:r>
              <w:rPr>
                <w:rFonts w:hint="eastAsia" w:ascii="仿宋_GB2312" w:hAnsi="宋体" w:cs="仿宋_GB2312"/>
                <w:b w:val="0"/>
                <w:bCs w:val="0"/>
                <w:color w:val="000000"/>
                <w:kern w:val="0"/>
                <w:sz w:val="21"/>
                <w:szCs w:val="21"/>
                <w:highlight w:val="none"/>
              </w:rPr>
              <w:t>重</w:t>
            </w:r>
            <w:r>
              <w:rPr>
                <w:rFonts w:ascii="仿宋_GB2312" w:hAnsi="宋体" w:cs="仿宋_GB2312"/>
                <w:b w:val="0"/>
                <w:bCs w:val="0"/>
                <w:color w:val="000000"/>
                <w:kern w:val="0"/>
                <w:sz w:val="21"/>
                <w:szCs w:val="21"/>
                <w:highlight w:val="none"/>
              </w:rPr>
              <w:t>大</w:t>
            </w:r>
            <w:r>
              <w:rPr>
                <w:rFonts w:hint="eastAsia" w:ascii="仿宋_GB2312" w:hAnsi="宋体" w:cs="仿宋_GB2312"/>
                <w:b w:val="0"/>
                <w:bCs w:val="0"/>
                <w:color w:val="000000"/>
                <w:kern w:val="0"/>
                <w:sz w:val="21"/>
                <w:szCs w:val="21"/>
                <w:highlight w:val="none"/>
              </w:rPr>
              <w:t>负面影响</w:t>
            </w:r>
            <w:r>
              <w:rPr>
                <w:rFonts w:ascii="仿宋_GB2312" w:hAnsi="宋体" w:cs="仿宋_GB2312"/>
                <w:b w:val="0"/>
                <w:bCs w:val="0"/>
                <w:color w:val="000000"/>
                <w:kern w:val="0"/>
                <w:sz w:val="21"/>
                <w:szCs w:val="21"/>
                <w:highlight w:val="none"/>
              </w:rPr>
              <w:t>等</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21</w:t>
            </w:r>
          </w:p>
        </w:tc>
        <w:tc>
          <w:tcPr>
            <w:tcW w:w="2192"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拒绝或阻碍监督检查</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拒绝或阻碍依法进行质量安全等监督检查工作，且未及时纠正的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22</w:t>
            </w:r>
          </w:p>
        </w:tc>
        <w:tc>
          <w:tcPr>
            <w:tcW w:w="2192" w:type="dxa"/>
            <w:vMerge w:val="restart"/>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合同履约问题</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因从业人员的主要责任，从业单位被有关行政主管部门撤销相关经营资格或吊销相关许可证件</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23</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项目因勘察设计失误造成重大设计变更（设计负责人）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24</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从业人员未按投标承诺到位或进场后被更换</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25</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从业人员同时在两个及以上项目（标段）违规兼职</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26</w:t>
            </w:r>
          </w:p>
        </w:tc>
        <w:tc>
          <w:tcPr>
            <w:tcW w:w="2192" w:type="dxa"/>
            <w:vMerge w:val="continue"/>
            <w:noWrap w:val="0"/>
            <w:vAlign w:val="top"/>
          </w:tcPr>
          <w:p>
            <w:pPr>
              <w:widowControl/>
              <w:jc w:val="left"/>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在建项目履职的项目经理、总监理工程师、副总监理工程师参与其他项目招投标，拟任项目经理、总监理工程师的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27</w:t>
            </w:r>
          </w:p>
        </w:tc>
        <w:tc>
          <w:tcPr>
            <w:tcW w:w="2192" w:type="dxa"/>
            <w:vMerge w:val="restart"/>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其他严重不良行为</w:t>
            </w: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拒绝参与交通运输主管部门组织的应急抢险任务的</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28</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因施工单位原因</w:t>
            </w:r>
            <w:r>
              <w:rPr>
                <w:rFonts w:hint="eastAsia" w:ascii="仿宋_GB2312" w:hAnsi="仿宋_GB2312" w:eastAsia="仿宋_GB2312" w:cs="仿宋_GB2312"/>
                <w:b w:val="0"/>
                <w:bCs w:val="0"/>
                <w:color w:val="000000"/>
                <w:kern w:val="0"/>
                <w:sz w:val="21"/>
                <w:szCs w:val="21"/>
                <w:highlight w:val="none"/>
              </w:rPr>
              <w:t>故意不移交竣（交）工验收和工程档案等资料，经建设单位书面通知后仍拒不执行（以建设单</w:t>
            </w:r>
            <w:r>
              <w:rPr>
                <w:rFonts w:ascii="仿宋_GB2312" w:hAnsi="宋体" w:cs="仿宋_GB2312"/>
                <w:b w:val="0"/>
                <w:bCs w:val="0"/>
                <w:color w:val="000000"/>
                <w:kern w:val="0"/>
                <w:sz w:val="21"/>
                <w:szCs w:val="21"/>
                <w:highlight w:val="none"/>
              </w:rPr>
              <w:t>位出具书面通报意见为准）</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29</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因从业单位原因导致应评未评的项目，未参与当年度信用评价</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30</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因施工单位原因未及时将施工临时占地、借地恢复原状或未及时将施工受损的临近建筑恢复原状，导致上访、投诉事件的，双方另有协定的除外</w:t>
            </w:r>
            <w:r>
              <w:rPr>
                <w:rFonts w:hint="eastAsia" w:ascii="仿宋_GB2312" w:hAnsi="宋体" w:cs="仿宋_GB2312"/>
                <w:b w:val="0"/>
                <w:bCs w:val="0"/>
                <w:color w:val="000000"/>
                <w:kern w:val="0"/>
                <w:sz w:val="21"/>
                <w:szCs w:val="21"/>
                <w:highlight w:val="none"/>
                <w:lang w:eastAsia="zh-CN"/>
              </w:rPr>
              <w:t>；</w:t>
            </w:r>
            <w:r>
              <w:rPr>
                <w:rFonts w:hint="eastAsia" w:ascii="仿宋_GB2312" w:hAnsi="宋体" w:cs="仿宋_GB2312"/>
                <w:b w:val="0"/>
                <w:bCs w:val="0"/>
                <w:color w:val="000000"/>
                <w:kern w:val="0"/>
                <w:sz w:val="21"/>
                <w:szCs w:val="21"/>
                <w:highlight w:val="none"/>
              </w:rPr>
              <w:t>（施工项目经理）</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一</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12个月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31</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被交通运输部、省委、省政府认定的</w:t>
            </w:r>
            <w:r>
              <w:rPr>
                <w:rFonts w:ascii="仿宋_GB2312" w:hAnsi="宋体" w:cs="仿宋_GB2312"/>
                <w:b w:val="0"/>
                <w:bCs w:val="0"/>
                <w:color w:val="000000"/>
                <w:kern w:val="0"/>
                <w:sz w:val="21"/>
                <w:szCs w:val="21"/>
                <w:highlight w:val="none"/>
              </w:rPr>
              <w:t>影响较大的不良行为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jc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w:t>
            </w:r>
            <w:r>
              <w:rPr>
                <w:rFonts w:hint="eastAsia" w:ascii="仿宋_GB2312" w:hAnsi="宋体" w:cs="仿宋_GB2312"/>
                <w:b w:val="0"/>
                <w:bCs w:val="0"/>
                <w:color w:val="000000"/>
                <w:kern w:val="0"/>
                <w:sz w:val="21"/>
                <w:szCs w:val="21"/>
                <w:highlight w:val="none"/>
              </w:rPr>
              <w:t>二</w:t>
            </w:r>
            <w:r>
              <w:rPr>
                <w:rFonts w:ascii="仿宋_GB2312" w:hAnsi="宋体" w:cs="仿宋_GB2312"/>
                <w:b w:val="0"/>
                <w:bCs w:val="0"/>
                <w:color w:val="000000"/>
                <w:kern w:val="0"/>
                <w:sz w:val="21"/>
                <w:szCs w:val="21"/>
                <w:highlight w:val="none"/>
              </w:rPr>
              <w:t>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32</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ascii="仿宋_GB2312" w:hAnsi="宋体" w:cs="仿宋_GB2312"/>
                <w:b w:val="0"/>
                <w:bCs w:val="0"/>
                <w:color w:val="000000"/>
                <w:kern w:val="0"/>
                <w:sz w:val="21"/>
                <w:szCs w:val="21"/>
                <w:highlight w:val="none"/>
              </w:rPr>
              <w:t>被省级部门认定的影响较大的不良行为</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信用等级降一级</w:t>
            </w:r>
          </w:p>
        </w:tc>
        <w:tc>
          <w:tcPr>
            <w:tcW w:w="183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24个月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01"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RF</w:t>
            </w:r>
            <w:r>
              <w:rPr>
                <w:rFonts w:hint="eastAsia" w:ascii="仿宋_GB2312" w:hAnsi="宋体" w:cs="仿宋_GB2312"/>
                <w:b w:val="0"/>
                <w:bCs w:val="0"/>
                <w:color w:val="000000"/>
                <w:kern w:val="0"/>
                <w:sz w:val="21"/>
                <w:szCs w:val="21"/>
                <w:highlight w:val="none"/>
              </w:rPr>
              <w:t>33</w:t>
            </w:r>
          </w:p>
        </w:tc>
        <w:tc>
          <w:tcPr>
            <w:tcW w:w="2192" w:type="dxa"/>
            <w:vMerge w:val="continue"/>
            <w:noWrap w:val="0"/>
            <w:vAlign w:val="center"/>
          </w:tcPr>
          <w:p>
            <w:pPr>
              <w:widowControl/>
              <w:jc w:val="center"/>
              <w:textAlignment w:val="center"/>
              <w:rPr>
                <w:rFonts w:ascii="仿宋_GB2312" w:hAnsi="宋体" w:cs="仿宋_GB2312"/>
                <w:b w:val="0"/>
                <w:bCs w:val="0"/>
                <w:color w:val="000000"/>
                <w:kern w:val="0"/>
                <w:sz w:val="21"/>
                <w:szCs w:val="21"/>
                <w:highlight w:val="none"/>
              </w:rPr>
            </w:pPr>
          </w:p>
        </w:tc>
        <w:tc>
          <w:tcPr>
            <w:tcW w:w="6791" w:type="dxa"/>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被</w:t>
            </w:r>
            <w:r>
              <w:rPr>
                <w:rFonts w:ascii="仿宋_GB2312" w:hAnsi="宋体" w:cs="仿宋_GB2312"/>
                <w:b w:val="0"/>
                <w:bCs w:val="0"/>
                <w:color w:val="000000"/>
                <w:kern w:val="0"/>
                <w:sz w:val="21"/>
                <w:szCs w:val="21"/>
                <w:highlight w:val="none"/>
              </w:rPr>
              <w:t>部</w:t>
            </w:r>
            <w:r>
              <w:rPr>
                <w:rFonts w:hint="eastAsia" w:ascii="仿宋_GB2312" w:hAnsi="宋体" w:cs="仿宋_GB2312"/>
                <w:b w:val="0"/>
                <w:bCs w:val="0"/>
                <w:color w:val="000000"/>
                <w:kern w:val="0"/>
                <w:sz w:val="21"/>
                <w:szCs w:val="21"/>
                <w:highlight w:val="none"/>
              </w:rPr>
              <w:t>、省委省政府</w:t>
            </w:r>
            <w:r>
              <w:rPr>
                <w:rFonts w:ascii="仿宋_GB2312" w:hAnsi="宋体" w:cs="仿宋_GB2312"/>
                <w:b w:val="0"/>
                <w:bCs w:val="0"/>
                <w:color w:val="000000"/>
                <w:kern w:val="0"/>
                <w:sz w:val="21"/>
                <w:szCs w:val="21"/>
                <w:highlight w:val="none"/>
              </w:rPr>
              <w:t>挂牌督办，部省领导批示</w:t>
            </w:r>
            <w:r>
              <w:rPr>
                <w:rFonts w:hint="eastAsia" w:ascii="仿宋_GB2312" w:hAnsi="宋体" w:cs="仿宋_GB2312"/>
                <w:b w:val="0"/>
                <w:bCs w:val="0"/>
                <w:color w:val="000000"/>
                <w:kern w:val="0"/>
                <w:sz w:val="21"/>
                <w:szCs w:val="21"/>
                <w:highlight w:val="none"/>
              </w:rPr>
              <w:t>等</w:t>
            </w:r>
            <w:r>
              <w:rPr>
                <w:rFonts w:hint="eastAsia" w:ascii="仿宋_GB2312" w:hAnsi="宋体" w:cs="仿宋_GB2312"/>
                <w:b w:val="0"/>
                <w:bCs w:val="0"/>
                <w:color w:val="000000"/>
                <w:kern w:val="0"/>
                <w:sz w:val="21"/>
                <w:szCs w:val="21"/>
                <w:highlight w:val="none"/>
                <w:lang w:eastAsia="zh-CN"/>
              </w:rPr>
              <w:t>。</w:t>
            </w:r>
          </w:p>
        </w:tc>
        <w:tc>
          <w:tcPr>
            <w:tcW w:w="2113" w:type="dxa"/>
            <w:noWrap w:val="0"/>
            <w:vAlign w:val="center"/>
          </w:tcPr>
          <w:p>
            <w:pPr>
              <w:widowControl/>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信用等级降为D级（部级、省委省政府挂牌督办，部省领导批示</w:t>
            </w:r>
            <w:r>
              <w:rPr>
                <w:rFonts w:hint="eastAsia" w:ascii="仿宋_GB2312" w:hAnsi="宋体" w:cs="仿宋_GB2312"/>
                <w:b w:val="0"/>
                <w:bCs w:val="0"/>
                <w:color w:val="000000"/>
                <w:kern w:val="0"/>
                <w:sz w:val="21"/>
                <w:szCs w:val="21"/>
                <w:highlight w:val="none"/>
              </w:rPr>
              <w:t>等</w:t>
            </w:r>
            <w:r>
              <w:rPr>
                <w:rFonts w:ascii="仿宋_GB2312" w:hAnsi="宋体" w:cs="仿宋_GB2312"/>
                <w:b w:val="0"/>
                <w:bCs w:val="0"/>
                <w:color w:val="000000"/>
                <w:kern w:val="0"/>
                <w:sz w:val="21"/>
                <w:szCs w:val="21"/>
                <w:highlight w:val="none"/>
              </w:rPr>
              <w:t>）</w:t>
            </w:r>
          </w:p>
        </w:tc>
        <w:tc>
          <w:tcPr>
            <w:tcW w:w="1831" w:type="dxa"/>
            <w:noWrap w:val="0"/>
            <w:vAlign w:val="center"/>
          </w:tcPr>
          <w:p>
            <w:pPr>
              <w:widowControl/>
              <w:jc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24个月（满24个月后，挂牌督办仍未撤销的，至挂牌督办撤销月底止）</w:t>
            </w:r>
          </w:p>
        </w:tc>
      </w:tr>
    </w:tbl>
    <w:p>
      <w:pPr>
        <w:keepNext w:val="0"/>
        <w:keepLines w:val="0"/>
        <w:pageBreakBefore w:val="0"/>
        <w:widowControl/>
        <w:kinsoku/>
        <w:wordWrap/>
        <w:overflowPunct/>
        <w:topLinePunct w:val="0"/>
        <w:autoSpaceDE/>
        <w:autoSpaceDN/>
        <w:bidi w:val="0"/>
        <w:adjustRightInd/>
        <w:snapToGrid/>
        <w:spacing w:line="300" w:lineRule="exact"/>
        <w:ind w:left="0" w:leftChars="0"/>
        <w:jc w:val="both"/>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备注：</w:t>
      </w:r>
      <w:r>
        <w:rPr>
          <w:rFonts w:hint="eastAsia" w:ascii="仿宋_GB2312" w:hAnsi="宋体" w:cs="仿宋_GB2312"/>
          <w:b w:val="0"/>
          <w:bCs w:val="0"/>
          <w:color w:val="000000"/>
          <w:kern w:val="0"/>
          <w:sz w:val="21"/>
          <w:szCs w:val="21"/>
          <w:highlight w:val="none"/>
        </w:rPr>
        <w:t>1.失信行为的认定时间自不良行为或者事件认定之日起计算。</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2.负面清单中的“从业人员”指：设计单位设计负责人、EPC总承包单位的设计负责人，施工项目经理以及EPC总承包单位的施工负责人、施工技术负责人、施工安全负责人，监理单位总监、副总监，</w:t>
      </w:r>
      <w:r>
        <w:rPr>
          <w:rFonts w:hint="eastAsia" w:ascii="仿宋_GB2312" w:hAnsi="宋体" w:cs="仿宋_GB2312"/>
          <w:b w:val="0"/>
          <w:bCs w:val="0"/>
          <w:color w:val="000000"/>
          <w:kern w:val="0"/>
          <w:sz w:val="21"/>
          <w:szCs w:val="21"/>
          <w:highlight w:val="none"/>
        </w:rPr>
        <w:t>试验</w:t>
      </w:r>
      <w:r>
        <w:rPr>
          <w:rFonts w:ascii="仿宋_GB2312" w:hAnsi="宋体" w:cs="仿宋_GB2312"/>
          <w:b w:val="0"/>
          <w:bCs w:val="0"/>
          <w:color w:val="000000"/>
          <w:kern w:val="0"/>
          <w:sz w:val="21"/>
          <w:szCs w:val="21"/>
          <w:highlight w:val="none"/>
        </w:rPr>
        <w:t>检测项目负责人</w:t>
      </w:r>
      <w:r>
        <w:rPr>
          <w:rFonts w:hint="eastAsia" w:ascii="仿宋_GB2312" w:hAnsi="宋体" w:cs="仿宋_GB2312"/>
          <w:b w:val="0"/>
          <w:bCs w:val="0"/>
          <w:color w:val="000000"/>
          <w:kern w:val="0"/>
          <w:sz w:val="21"/>
          <w:szCs w:val="21"/>
          <w:highlight w:val="none"/>
        </w:rPr>
        <w:t>、试验检测技术负责人，且在评价指标中</w:t>
      </w:r>
      <w:r>
        <w:rPr>
          <w:rFonts w:ascii="仿宋_GB2312" w:hAnsi="宋体" w:cs="仿宋_GB2312"/>
          <w:b w:val="0"/>
          <w:bCs w:val="0"/>
          <w:color w:val="000000"/>
          <w:kern w:val="0"/>
          <w:sz w:val="21"/>
          <w:szCs w:val="21"/>
          <w:highlight w:val="none"/>
        </w:rPr>
        <w:t>对行为负有责任。</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3.</w:t>
      </w:r>
      <w:r>
        <w:rPr>
          <w:rFonts w:ascii="仿宋_GB2312" w:hAnsi="宋体" w:cs="仿宋_GB2312"/>
          <w:b w:val="0"/>
          <w:bCs w:val="0"/>
          <w:color w:val="000000"/>
          <w:kern w:val="0"/>
          <w:sz w:val="21"/>
          <w:szCs w:val="21"/>
          <w:highlight w:val="none"/>
        </w:rPr>
        <w:t>从业人员在同一时段内或先后发生负面清单所列多个不良行为（不同的不良行为或者同一类型不良行为但被分别处理）的，</w:t>
      </w:r>
      <w:r>
        <w:rPr>
          <w:rFonts w:hint="eastAsia" w:ascii="仿宋_GB2312" w:hAnsi="宋体" w:cs="仿宋_GB2312"/>
          <w:b w:val="0"/>
          <w:bCs w:val="0"/>
          <w:color w:val="000000"/>
          <w:kern w:val="0"/>
          <w:sz w:val="21"/>
          <w:szCs w:val="21"/>
          <w:highlight w:val="none"/>
        </w:rPr>
        <w:t>执行期限</w:t>
      </w:r>
      <w:r>
        <w:rPr>
          <w:rFonts w:ascii="仿宋_GB2312" w:hAnsi="宋体" w:cs="仿宋_GB2312"/>
          <w:b w:val="0"/>
          <w:bCs w:val="0"/>
          <w:color w:val="000000"/>
          <w:kern w:val="0"/>
          <w:sz w:val="21"/>
          <w:szCs w:val="21"/>
          <w:highlight w:val="none"/>
        </w:rPr>
        <w:t>内信用等级累计调整（最低至D级），</w:t>
      </w:r>
      <w:r>
        <w:rPr>
          <w:rFonts w:hint="eastAsia" w:ascii="仿宋_GB2312" w:hAnsi="宋体" w:cs="仿宋_GB2312"/>
          <w:b w:val="0"/>
          <w:bCs w:val="0"/>
          <w:color w:val="000000"/>
          <w:kern w:val="0"/>
          <w:sz w:val="21"/>
          <w:szCs w:val="21"/>
          <w:highlight w:val="none"/>
        </w:rPr>
        <w:t>执行期限</w:t>
      </w:r>
      <w:r>
        <w:rPr>
          <w:rFonts w:ascii="仿宋_GB2312" w:hAnsi="宋体" w:cs="仿宋_GB2312"/>
          <w:b w:val="0"/>
          <w:bCs w:val="0"/>
          <w:color w:val="000000"/>
          <w:kern w:val="0"/>
          <w:sz w:val="21"/>
          <w:szCs w:val="21"/>
          <w:highlight w:val="none"/>
        </w:rPr>
        <w:t>不叠加，但按照最长</w:t>
      </w:r>
      <w:r>
        <w:rPr>
          <w:rFonts w:hint="eastAsia" w:ascii="仿宋_GB2312" w:hAnsi="宋体" w:cs="仿宋_GB2312"/>
          <w:b w:val="0"/>
          <w:bCs w:val="0"/>
          <w:color w:val="000000"/>
          <w:kern w:val="0"/>
          <w:sz w:val="21"/>
          <w:szCs w:val="21"/>
          <w:highlight w:val="none"/>
        </w:rPr>
        <w:t>执行期限</w:t>
      </w:r>
      <w:r>
        <w:rPr>
          <w:rFonts w:ascii="仿宋_GB2312" w:hAnsi="宋体" w:cs="仿宋_GB2312"/>
          <w:b w:val="0"/>
          <w:bCs w:val="0"/>
          <w:color w:val="000000"/>
          <w:kern w:val="0"/>
          <w:sz w:val="21"/>
          <w:szCs w:val="21"/>
          <w:highlight w:val="none"/>
        </w:rPr>
        <w:t>起算。</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4.发生以下</w:t>
      </w:r>
      <w:r>
        <w:rPr>
          <w:rFonts w:hint="eastAsia" w:ascii="仿宋_GB2312" w:hAnsi="宋体" w:cs="仿宋_GB2312"/>
          <w:b w:val="0"/>
          <w:bCs w:val="0"/>
          <w:color w:val="000000"/>
          <w:kern w:val="0"/>
          <w:sz w:val="21"/>
          <w:szCs w:val="21"/>
          <w:highlight w:val="none"/>
        </w:rPr>
        <w:t>四</w:t>
      </w:r>
      <w:r>
        <w:rPr>
          <w:rFonts w:ascii="仿宋_GB2312" w:hAnsi="宋体" w:cs="仿宋_GB2312"/>
          <w:b w:val="0"/>
          <w:bCs w:val="0"/>
          <w:color w:val="000000"/>
          <w:kern w:val="0"/>
          <w:sz w:val="21"/>
          <w:szCs w:val="21"/>
          <w:highlight w:val="none"/>
        </w:rPr>
        <w:t>种情形导致从业人员未按投标承诺到位或被替换的，信用等级不用进行降级处理：（1）投标截止期后90天，双方未签订合同，或虽签订了合同，但工程不具备开工条件且建设单位未按合同规定支付费用的</w:t>
      </w:r>
      <w:r>
        <w:rPr>
          <w:rFonts w:hint="eastAsia" w:ascii="仿宋_GB2312" w:hAnsi="宋体" w:cs="仿宋_GB2312"/>
          <w:b w:val="0"/>
          <w:bCs w:val="0"/>
          <w:color w:val="000000"/>
          <w:kern w:val="0"/>
          <w:sz w:val="21"/>
          <w:szCs w:val="21"/>
          <w:highlight w:val="none"/>
          <w:lang w:eastAsia="zh-CN"/>
        </w:rPr>
        <w:t>；</w:t>
      </w:r>
      <w:r>
        <w:rPr>
          <w:rFonts w:ascii="仿宋_GB2312" w:hAnsi="宋体" w:cs="仿宋_GB2312"/>
          <w:b w:val="0"/>
          <w:bCs w:val="0"/>
          <w:color w:val="000000"/>
          <w:kern w:val="0"/>
          <w:sz w:val="21"/>
          <w:szCs w:val="21"/>
          <w:highlight w:val="none"/>
        </w:rPr>
        <w:t>（2）</w:t>
      </w:r>
      <w:r>
        <w:rPr>
          <w:rFonts w:hint="eastAsia" w:ascii="仿宋_GB2312" w:hAnsi="宋体" w:cs="仿宋_GB2312"/>
          <w:b w:val="0"/>
          <w:bCs w:val="0"/>
          <w:color w:val="000000"/>
          <w:kern w:val="0"/>
          <w:sz w:val="21"/>
          <w:szCs w:val="21"/>
          <w:highlight w:val="none"/>
        </w:rPr>
        <w:t>非从业单位原因</w:t>
      </w:r>
      <w:r>
        <w:rPr>
          <w:rFonts w:ascii="仿宋_GB2312" w:hAnsi="宋体" w:cs="仿宋_GB2312"/>
          <w:b w:val="0"/>
          <w:bCs w:val="0"/>
          <w:color w:val="000000"/>
          <w:kern w:val="0"/>
          <w:sz w:val="21"/>
          <w:szCs w:val="21"/>
          <w:highlight w:val="none"/>
        </w:rPr>
        <w:t>连续停工超过90天且建设单位未按合同规定支付费用的</w:t>
      </w:r>
      <w:r>
        <w:rPr>
          <w:rFonts w:hint="eastAsia" w:ascii="仿宋_GB2312" w:hAnsi="宋体" w:cs="仿宋_GB2312"/>
          <w:b w:val="0"/>
          <w:bCs w:val="0"/>
          <w:color w:val="000000"/>
          <w:kern w:val="0"/>
          <w:sz w:val="21"/>
          <w:szCs w:val="21"/>
          <w:highlight w:val="none"/>
          <w:lang w:eastAsia="zh-CN"/>
        </w:rPr>
        <w:t>；</w:t>
      </w:r>
      <w:r>
        <w:rPr>
          <w:rFonts w:hint="eastAsia" w:ascii="仿宋_GB2312" w:hAnsi="宋体" w:cs="仿宋_GB2312"/>
          <w:b w:val="0"/>
          <w:bCs w:val="0"/>
          <w:color w:val="000000"/>
          <w:kern w:val="0"/>
          <w:sz w:val="21"/>
          <w:szCs w:val="21"/>
          <w:highlight w:val="none"/>
        </w:rPr>
        <w:t>（3）从业人员突发重大疾病或伤亡无法履职</w:t>
      </w:r>
      <w:r>
        <w:rPr>
          <w:rFonts w:ascii="仿宋_GB2312" w:hAnsi="宋体" w:cs="仿宋_GB2312"/>
          <w:b w:val="0"/>
          <w:bCs w:val="0"/>
          <w:color w:val="000000"/>
          <w:kern w:val="0"/>
          <w:sz w:val="21"/>
          <w:szCs w:val="21"/>
          <w:highlight w:val="none"/>
        </w:rPr>
        <w:t>(</w:t>
      </w:r>
      <w:r>
        <w:rPr>
          <w:rFonts w:hint="eastAsia" w:ascii="仿宋_GB2312" w:hAnsi="宋体" w:cs="仿宋_GB2312"/>
          <w:b w:val="0"/>
          <w:bCs w:val="0"/>
          <w:color w:val="000000"/>
          <w:kern w:val="0"/>
          <w:sz w:val="21"/>
          <w:szCs w:val="21"/>
          <w:highlight w:val="none"/>
        </w:rPr>
        <w:t>出具三甲医院证明</w:t>
      </w:r>
      <w:r>
        <w:rPr>
          <w:rFonts w:ascii="仿宋_GB2312" w:hAnsi="宋体" w:cs="仿宋_GB2312"/>
          <w:b w:val="0"/>
          <w:bCs w:val="0"/>
          <w:color w:val="000000"/>
          <w:kern w:val="0"/>
          <w:sz w:val="21"/>
          <w:szCs w:val="21"/>
          <w:highlight w:val="none"/>
        </w:rPr>
        <w:t>)</w:t>
      </w:r>
      <w:r>
        <w:rPr>
          <w:rFonts w:hint="eastAsia" w:ascii="仿宋_GB2312" w:hAnsi="宋体" w:cs="仿宋_GB2312"/>
          <w:b w:val="0"/>
          <w:bCs w:val="0"/>
          <w:color w:val="000000"/>
          <w:kern w:val="0"/>
          <w:sz w:val="21"/>
          <w:szCs w:val="21"/>
          <w:highlight w:val="none"/>
        </w:rPr>
        <w:t>。（4）从业人员到达法定退休年龄退休的。</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5.从业人员在浙江省内无信用等级或者原有信用等级失效后发生负面清单所列不良行为，</w:t>
      </w:r>
      <w:r>
        <w:rPr>
          <w:rFonts w:ascii="仿宋_GB2312" w:hAnsi="宋体" w:cs="仿宋_GB2312"/>
          <w:b w:val="0"/>
          <w:bCs w:val="0"/>
          <w:color w:val="000000"/>
          <w:kern w:val="0"/>
          <w:sz w:val="21"/>
          <w:szCs w:val="21"/>
          <w:highlight w:val="none"/>
        </w:rPr>
        <w:t>信用等级降一级</w:t>
      </w:r>
      <w:r>
        <w:rPr>
          <w:rFonts w:hint="eastAsia" w:ascii="仿宋_GB2312" w:hAnsi="宋体" w:cs="仿宋_GB2312"/>
          <w:b w:val="0"/>
          <w:bCs w:val="0"/>
          <w:color w:val="000000"/>
          <w:kern w:val="0"/>
          <w:sz w:val="21"/>
          <w:szCs w:val="21"/>
          <w:highlight w:val="none"/>
        </w:rPr>
        <w:t>的，信用评价等级为C，信用等级降二级以上的，信用评价等级为D。</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hint="eastAsia" w:ascii="仿宋_GB2312" w:hAnsi="宋体" w:cs="仿宋_GB2312"/>
          <w:b w:val="0"/>
          <w:bCs w:val="0"/>
          <w:color w:val="000000"/>
          <w:kern w:val="0"/>
          <w:sz w:val="21"/>
          <w:szCs w:val="21"/>
          <w:highlight w:val="none"/>
        </w:rPr>
        <w:t>6.跨地区的项目，由相关地市委托其中一地负责评价工作，或者按标段所在地区分别由所在地市负责评价。</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仿宋_GB2312" w:cs="仿宋_GB2312"/>
          <w:b w:val="0"/>
          <w:bCs w:val="0"/>
          <w:color w:val="000000"/>
          <w:sz w:val="21"/>
          <w:szCs w:val="21"/>
          <w:highlight w:val="none"/>
        </w:rPr>
      </w:pPr>
      <w:r>
        <w:rPr>
          <w:rFonts w:hint="eastAsia" w:ascii="仿宋_GB2312" w:cs="仿宋_GB2312"/>
          <w:b w:val="0"/>
          <w:bCs w:val="0"/>
          <w:color w:val="000000"/>
          <w:kern w:val="0"/>
          <w:sz w:val="21"/>
          <w:szCs w:val="21"/>
          <w:highlight w:val="none"/>
        </w:rPr>
        <w:t>7.</w:t>
      </w:r>
      <w:r>
        <w:rPr>
          <w:rFonts w:hint="eastAsia" w:ascii="仿宋_GB2312" w:hAnsi="仿宋_GB2312" w:cs="仿宋_GB2312"/>
          <w:b w:val="0"/>
          <w:bCs w:val="0"/>
          <w:color w:val="000000"/>
          <w:sz w:val="21"/>
          <w:szCs w:val="21"/>
          <w:highlight w:val="none"/>
        </w:rPr>
        <w:t>影响较大是指</w:t>
      </w:r>
      <w:r>
        <w:rPr>
          <w:rFonts w:ascii="仿宋_GB2312" w:hAnsi="仿宋_GB2312" w:cs="仿宋_GB2312"/>
          <w:b w:val="0"/>
          <w:bCs w:val="0"/>
          <w:color w:val="000000"/>
          <w:sz w:val="21"/>
          <w:szCs w:val="21"/>
          <w:highlight w:val="none"/>
        </w:rPr>
        <w:t>省</w:t>
      </w:r>
      <w:r>
        <w:rPr>
          <w:rFonts w:hint="eastAsia" w:ascii="仿宋_GB2312" w:hAnsi="仿宋_GB2312" w:cs="仿宋_GB2312"/>
          <w:b w:val="0"/>
          <w:bCs w:val="0"/>
          <w:color w:val="000000"/>
          <w:sz w:val="21"/>
          <w:szCs w:val="21"/>
          <w:highlight w:val="none"/>
        </w:rPr>
        <w:t>级部门及以上</w:t>
      </w:r>
      <w:r>
        <w:rPr>
          <w:rFonts w:ascii="仿宋_GB2312" w:hAnsi="仿宋_GB2312" w:cs="仿宋_GB2312"/>
          <w:b w:val="0"/>
          <w:bCs w:val="0"/>
          <w:color w:val="000000"/>
          <w:sz w:val="21"/>
          <w:szCs w:val="21"/>
          <w:highlight w:val="none"/>
        </w:rPr>
        <w:t>领导批示</w:t>
      </w:r>
      <w:r>
        <w:rPr>
          <w:rFonts w:hint="eastAsia" w:ascii="仿宋_GB2312" w:hAnsi="仿宋_GB2312" w:cs="仿宋_GB2312"/>
          <w:b w:val="0"/>
          <w:bCs w:val="0"/>
          <w:color w:val="000000"/>
          <w:sz w:val="21"/>
          <w:szCs w:val="21"/>
          <w:highlight w:val="none"/>
        </w:rPr>
        <w:t>。</w:t>
      </w:r>
    </w:p>
    <w:p>
      <w:pPr>
        <w:keepNext w:val="0"/>
        <w:keepLines w:val="0"/>
        <w:pageBreakBefore w:val="0"/>
        <w:widowControl/>
        <w:kinsoku/>
        <w:wordWrap/>
        <w:overflowPunct/>
        <w:topLinePunct w:val="0"/>
        <w:autoSpaceDE/>
        <w:autoSpaceDN/>
        <w:bidi w:val="0"/>
        <w:adjustRightInd/>
        <w:snapToGrid/>
        <w:spacing w:line="300" w:lineRule="exact"/>
        <w:ind w:left="627" w:leftChars="196" w:firstLine="0" w:firstLineChars="0"/>
        <w:jc w:val="both"/>
        <w:textAlignment w:val="center"/>
        <w:rPr>
          <w:rFonts w:ascii="仿宋_GB2312" w:hAnsi="宋体"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8.</w:t>
      </w:r>
      <w:r>
        <w:rPr>
          <w:rFonts w:hint="eastAsia" w:ascii="仿宋_GB2312" w:hAnsi="仿宋_GB2312" w:cs="仿宋_GB2312"/>
          <w:b w:val="0"/>
          <w:bCs w:val="0"/>
          <w:color w:val="000000"/>
          <w:sz w:val="21"/>
          <w:highlight w:val="none"/>
        </w:rPr>
        <w:t>涉及到认定标准中多项严重不良行为评价指标的，应按“就重不就轻”原则进行动态评价。</w:t>
      </w:r>
    </w:p>
    <w:p>
      <w:pPr>
        <w:widowControl/>
        <w:jc w:val="left"/>
        <w:rPr>
          <w:rFonts w:ascii="黑体" w:hAnsi="黑体" w:eastAsia="黑体" w:cs="黑体"/>
          <w:b w:val="0"/>
          <w:bCs w:val="0"/>
          <w:color w:val="000000"/>
          <w:szCs w:val="32"/>
          <w:highlight w:val="none"/>
        </w:rPr>
      </w:pPr>
    </w:p>
    <w:p>
      <w:pPr>
        <w:widowControl/>
        <w:jc w:val="left"/>
        <w:rPr>
          <w:rFonts w:hint="eastAsia" w:ascii="黑体" w:hAnsi="黑体" w:eastAsia="黑体" w:cs="黑体"/>
          <w:b w:val="0"/>
          <w:bCs w:val="0"/>
          <w:color w:val="000000"/>
          <w:szCs w:val="32"/>
          <w:highlight w:val="none"/>
        </w:rPr>
        <w:sectPr>
          <w:footerReference r:id="rId7" w:type="default"/>
          <w:footerReference r:id="rId8" w:type="even"/>
          <w:pgSz w:w="16838" w:h="11906" w:orient="landscape"/>
          <w:pgMar w:top="1587" w:right="2098" w:bottom="1474" w:left="1984" w:header="851" w:footer="1417" w:gutter="0"/>
          <w:pgNumType w:fmt="decimal"/>
          <w:cols w:space="720" w:num="1"/>
          <w:docGrid w:type="lines" w:linePitch="312" w:charSpace="0"/>
        </w:sectPr>
      </w:pPr>
    </w:p>
    <w:p>
      <w:pPr>
        <w:widowControl/>
        <w:jc w:val="left"/>
        <w:rPr>
          <w:rFonts w:ascii="黑体" w:hAnsi="黑体" w:eastAsia="黑体" w:cs="黑体"/>
          <w:b w:val="0"/>
          <w:bCs w:val="0"/>
          <w:color w:val="000000"/>
          <w:szCs w:val="32"/>
          <w:highlight w:val="none"/>
        </w:rPr>
      </w:pPr>
      <w:r>
        <w:rPr>
          <w:rFonts w:hint="eastAsia" w:ascii="黑体" w:hAnsi="黑体" w:eastAsia="黑体" w:cs="黑体"/>
          <w:b w:val="0"/>
          <w:bCs w:val="0"/>
          <w:color w:val="000000"/>
          <w:szCs w:val="32"/>
          <w:highlight w:val="none"/>
        </w:rPr>
        <w:t>附件6</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2"/>
        <w:rPr>
          <w:rFonts w:ascii="方正小标宋简体" w:eastAsia="方正小标宋简体" w:cs="黑体"/>
          <w:b w:val="0"/>
          <w:bCs w:val="0"/>
          <w:color w:val="000000"/>
          <w:sz w:val="44"/>
          <w:szCs w:val="44"/>
          <w:highlight w:val="none"/>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2"/>
        <w:rPr>
          <w:rFonts w:hint="eastAsia" w:ascii="方正小标宋简体" w:eastAsia="方正小标宋简体" w:cs="黑体"/>
          <w:b w:val="0"/>
          <w:bCs w:val="0"/>
          <w:color w:val="000000"/>
          <w:sz w:val="44"/>
          <w:szCs w:val="44"/>
          <w:highlight w:val="none"/>
        </w:rPr>
      </w:pPr>
      <w:r>
        <w:rPr>
          <w:rFonts w:hint="eastAsia" w:ascii="方正小标宋简体" w:eastAsia="方正小标宋简体" w:cs="黑体"/>
          <w:b w:val="0"/>
          <w:bCs w:val="0"/>
          <w:color w:val="000000"/>
          <w:sz w:val="44"/>
          <w:szCs w:val="44"/>
          <w:highlight w:val="none"/>
        </w:rPr>
        <w:t>公路水运建设工程从业主体信用行为评价标准</w:t>
      </w:r>
    </w:p>
    <w:tbl>
      <w:tblPr>
        <w:tblStyle w:val="4"/>
        <w:tblW w:w="15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75"/>
        <w:gridCol w:w="1444"/>
        <w:gridCol w:w="1671"/>
        <w:gridCol w:w="4680"/>
        <w:gridCol w:w="2049"/>
        <w:gridCol w:w="1540"/>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04"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rPr>
              <w:t>序号</w:t>
            </w:r>
          </w:p>
        </w:tc>
        <w:tc>
          <w:tcPr>
            <w:tcW w:w="775"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rPr>
              <w:t>代码</w:t>
            </w:r>
          </w:p>
        </w:tc>
        <w:tc>
          <w:tcPr>
            <w:tcW w:w="1444" w:type="dxa"/>
            <w:shd w:val="clear" w:color="auto" w:fill="FFFFFF"/>
            <w:noWrap w:val="0"/>
            <w:vAlign w:val="center"/>
          </w:tcPr>
          <w:p>
            <w:pPr>
              <w:widowControl/>
              <w:spacing w:line="300" w:lineRule="exact"/>
              <w:jc w:val="center"/>
              <w:rPr>
                <w:rFonts w:ascii="黑体" w:hAnsi="黑体" w:eastAsia="黑体" w:cs="宋体"/>
                <w:b w:val="0"/>
                <w:bCs w:val="0"/>
                <w:color w:val="000000"/>
                <w:sz w:val="21"/>
                <w:szCs w:val="21"/>
                <w:highlight w:val="none"/>
              </w:rPr>
            </w:pPr>
            <w:r>
              <w:rPr>
                <w:rFonts w:hint="eastAsia" w:ascii="黑体" w:hAnsi="黑体" w:eastAsia="黑体" w:cs="宋体"/>
                <w:b w:val="0"/>
                <w:bCs w:val="0"/>
                <w:color w:val="000000"/>
                <w:sz w:val="21"/>
                <w:szCs w:val="21"/>
                <w:highlight w:val="none"/>
              </w:rPr>
              <w:t>评价内容</w:t>
            </w:r>
          </w:p>
        </w:tc>
        <w:tc>
          <w:tcPr>
            <w:tcW w:w="1671"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rPr>
              <w:t>评价指标</w:t>
            </w:r>
          </w:p>
        </w:tc>
        <w:tc>
          <w:tcPr>
            <w:tcW w:w="4680"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rPr>
              <w:t>认定标准</w:t>
            </w:r>
          </w:p>
        </w:tc>
        <w:tc>
          <w:tcPr>
            <w:tcW w:w="2049"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lang w:eastAsia="zh-CN"/>
              </w:rPr>
              <w:t>单位</w:t>
            </w:r>
            <w:r>
              <w:rPr>
                <w:rFonts w:hint="eastAsia" w:ascii="黑体" w:hAnsi="黑体" w:eastAsia="黑体" w:cs="宋体"/>
                <w:b w:val="0"/>
                <w:bCs w:val="0"/>
                <w:color w:val="000000"/>
                <w:sz w:val="21"/>
                <w:szCs w:val="21"/>
                <w:highlight w:val="none"/>
              </w:rPr>
              <w:t>评分标准</w:t>
            </w:r>
          </w:p>
        </w:tc>
        <w:tc>
          <w:tcPr>
            <w:tcW w:w="1540"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lang w:eastAsia="zh-CN"/>
              </w:rPr>
              <w:t>相应</w:t>
            </w:r>
            <w:r>
              <w:rPr>
                <w:rFonts w:hint="eastAsia" w:ascii="黑体" w:hAnsi="黑体" w:eastAsia="黑体" w:cs="宋体"/>
                <w:b w:val="0"/>
                <w:bCs w:val="0"/>
                <w:color w:val="000000"/>
                <w:sz w:val="21"/>
                <w:szCs w:val="21"/>
                <w:highlight w:val="none"/>
              </w:rPr>
              <w:t>责任人员</w:t>
            </w:r>
          </w:p>
        </w:tc>
        <w:tc>
          <w:tcPr>
            <w:tcW w:w="2652" w:type="dxa"/>
            <w:shd w:val="clear" w:color="auto" w:fill="FFFFFF"/>
            <w:noWrap w:val="0"/>
            <w:vAlign w:val="center"/>
          </w:tcPr>
          <w:p>
            <w:pPr>
              <w:widowControl/>
              <w:spacing w:line="300" w:lineRule="exact"/>
              <w:jc w:val="center"/>
              <w:rPr>
                <w:rFonts w:ascii="黑体" w:hAnsi="黑体" w:eastAsia="黑体"/>
                <w:b w:val="0"/>
                <w:bCs w:val="0"/>
                <w:color w:val="000000"/>
                <w:sz w:val="21"/>
                <w:szCs w:val="21"/>
                <w:highlight w:val="none"/>
              </w:rPr>
            </w:pPr>
            <w:r>
              <w:rPr>
                <w:rFonts w:hint="eastAsia" w:ascii="黑体" w:hAnsi="黑体" w:eastAsia="黑体" w:cs="宋体"/>
                <w:b w:val="0"/>
                <w:bCs w:val="0"/>
                <w:color w:val="00000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704" w:type="dxa"/>
            <w:shd w:val="clear" w:color="auto" w:fill="FFFFFF"/>
            <w:noWrap w:val="0"/>
            <w:vAlign w:val="center"/>
          </w:tcPr>
          <w:p>
            <w:pPr>
              <w:widowControl/>
              <w:spacing w:line="300" w:lineRule="exact"/>
              <w:jc w:val="center"/>
              <w:rPr>
                <w:rFonts w:ascii="黑体" w:hAnsi="黑体" w:eastAsia="黑体" w:cs="宋体"/>
                <w:b w:val="0"/>
                <w:bCs w:val="0"/>
                <w:color w:val="000000"/>
                <w:sz w:val="21"/>
                <w:szCs w:val="21"/>
                <w:highlight w:val="none"/>
              </w:rPr>
            </w:pPr>
            <w:r>
              <w:rPr>
                <w:rFonts w:hint="eastAsia" w:ascii="黑体" w:hAnsi="黑体" w:eastAsia="黑体" w:cs="宋体"/>
                <w:b w:val="0"/>
                <w:bCs w:val="0"/>
                <w:color w:val="000000"/>
                <w:sz w:val="21"/>
                <w:szCs w:val="21"/>
                <w:highlight w:val="none"/>
              </w:rPr>
              <w:t>一</w:t>
            </w:r>
          </w:p>
        </w:tc>
        <w:tc>
          <w:tcPr>
            <w:tcW w:w="14811" w:type="dxa"/>
            <w:gridSpan w:val="7"/>
            <w:shd w:val="clear" w:color="auto" w:fill="FFFFFF"/>
            <w:noWrap w:val="0"/>
            <w:vAlign w:val="center"/>
          </w:tcPr>
          <w:p>
            <w:pPr>
              <w:widowControl/>
              <w:spacing w:line="300" w:lineRule="exact"/>
              <w:jc w:val="center"/>
              <w:rPr>
                <w:rFonts w:ascii="黑体" w:hAnsi="黑体" w:eastAsia="黑体" w:cs="宋体"/>
                <w:b w:val="0"/>
                <w:bCs w:val="0"/>
                <w:color w:val="000000"/>
                <w:sz w:val="21"/>
                <w:szCs w:val="21"/>
                <w:highlight w:val="none"/>
              </w:rPr>
            </w:pPr>
            <w:r>
              <w:rPr>
                <w:rFonts w:hint="eastAsia" w:ascii="黑体" w:hAnsi="黑体" w:eastAsia="黑体" w:cs="宋体"/>
                <w:b w:val="0"/>
                <w:bCs w:val="0"/>
                <w:color w:val="000000"/>
                <w:sz w:val="21"/>
                <w:szCs w:val="21"/>
                <w:highlight w:val="none"/>
              </w:rPr>
              <w:t>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15"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SJ01</w:t>
            </w:r>
          </w:p>
        </w:tc>
        <w:tc>
          <w:tcPr>
            <w:tcW w:w="1444"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人员履约</w:t>
            </w:r>
          </w:p>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主要人员未到位或更换不规范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1.变更后的主要管理人员资格或业绩低于投标承诺</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2.未经批准擅自变更主要管理人员</w:t>
            </w:r>
            <w:r>
              <w:rPr>
                <w:rFonts w:hint="eastAsia" w:ascii="仿宋_GB2312" w:hAnsi="仿宋_GB2312" w:cs="仿宋_GB2312"/>
                <w:b w:val="0"/>
                <w:bCs w:val="0"/>
                <w:color w:val="000000"/>
                <w:sz w:val="21"/>
                <w:szCs w:val="21"/>
                <w:highlight w:val="none"/>
                <w:lang w:eastAsia="zh-CN"/>
              </w:rPr>
              <w:t>；</w:t>
            </w:r>
          </w:p>
          <w:p>
            <w:pPr>
              <w:widowControl/>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3.主要人员发生变更且资格、业绩不低于投标承诺</w:t>
            </w:r>
            <w:r>
              <w:rPr>
                <w:rFonts w:hint="eastAsia" w:ascii="仿宋_GB2312" w:hAnsi="仿宋_GB2312" w:cs="仿宋_GB2312"/>
                <w:b w:val="0"/>
                <w:bCs w:val="0"/>
                <w:color w:val="000000"/>
                <w:sz w:val="21"/>
                <w:szCs w:val="21"/>
                <w:highlight w:val="none"/>
                <w:lang w:eastAsia="zh-CN"/>
              </w:rPr>
              <w:t>；</w:t>
            </w:r>
          </w:p>
          <w:p>
            <w:pPr>
              <w:widowControl/>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4.设计代表或后续服务人员月出勤率不符合合同约定。</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第1、2项项目负责人扣1.5分/人次，专业负责人、设计代表扣1分/人次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第3项扣0.5分/人次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第4项扣0.5分/人次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SJ02</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质量问题</w:t>
            </w: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引起工程质量问题</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因设计原因发生工程质量问题但未达到负面清单相应情形</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3</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SJ03</w:t>
            </w:r>
          </w:p>
        </w:tc>
        <w:tc>
          <w:tcPr>
            <w:tcW w:w="1444" w:type="dxa"/>
            <w:vMerge w:val="restart"/>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成果质量</w:t>
            </w: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成果质量</w:t>
            </w: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成果质量</w:t>
            </w: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因设计原因，导致后续投资额增加</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1.因设计原因初步设计概算超估算</w:t>
            </w:r>
            <w:r>
              <w:rPr>
                <w:rFonts w:hint="eastAsia" w:ascii="仿宋_GB2312" w:hAnsi="仿宋_GB2312" w:cs="仿宋_GB2312"/>
                <w:b w:val="0"/>
                <w:bCs w:val="0"/>
                <w:color w:val="000000"/>
                <w:sz w:val="21"/>
                <w:szCs w:val="21"/>
                <w:highlight w:val="none"/>
                <w:lang w:eastAsia="zh-CN"/>
              </w:rPr>
              <w:t>；</w:t>
            </w:r>
          </w:p>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2.因设计原因施工图预算超概算</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4</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SJ04</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报批（报审）文件未执行上一阶段批复意见</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无正当理由报批（报审）文件未执行上一阶段批复意见</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扣2分/项次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SJ05</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造价编制成果不满足要求的</w:t>
            </w:r>
          </w:p>
        </w:tc>
        <w:tc>
          <w:tcPr>
            <w:tcW w:w="4680" w:type="dxa"/>
            <w:shd w:val="clear" w:color="auto" w:fill="FFFFFF"/>
            <w:noWrap w:val="0"/>
            <w:vAlign w:val="center"/>
          </w:tcPr>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1.造价文件的组成不完整或不符合规定</w:t>
            </w:r>
            <w:r>
              <w:rPr>
                <w:rFonts w:hint="eastAsia" w:ascii="仿宋_GB2312" w:hAnsi="仿宋_GB2312" w:cs="仿宋_GB2312"/>
                <w:b w:val="0"/>
                <w:bCs w:val="0"/>
                <w:color w:val="000000"/>
                <w:sz w:val="21"/>
                <w:szCs w:val="21"/>
                <w:highlight w:val="none"/>
                <w:lang w:eastAsia="zh-CN"/>
              </w:rPr>
              <w:t>；</w:t>
            </w:r>
          </w:p>
          <w:p>
            <w:pPr>
              <w:widowControl/>
              <w:tabs>
                <w:tab w:val="left" w:pos="312"/>
              </w:tabs>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2.因工程量计算不准确，或定额工艺套取不规范等原因，产生重大错漏，累计影响初步设计概算或施工图预算金额超过相应建筑安装工程费1%的。</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扣1.5分/项次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6</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SJ06</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未按审查意见修改落实设计文件且无正当理由的</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无正当理由不按审查意见修改落实设计文件</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扣1.5分/项次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6"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7</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SJ07</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未按约定时间提交勘察或设计成果</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1.因自身原因未按约定开展外业工作，或提交外业成果不满足设计要求</w:t>
            </w:r>
            <w:r>
              <w:rPr>
                <w:rFonts w:hint="eastAsia" w:ascii="仿宋_GB2312" w:hAnsi="仿宋_GB2312" w:cs="仿宋_GB2312"/>
                <w:b w:val="0"/>
                <w:bCs w:val="0"/>
                <w:color w:val="000000"/>
                <w:sz w:val="21"/>
                <w:szCs w:val="21"/>
                <w:highlight w:val="none"/>
                <w:lang w:eastAsia="zh-CN"/>
              </w:rPr>
              <w:t>；</w:t>
            </w:r>
          </w:p>
          <w:p>
            <w:pPr>
              <w:widowControl/>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2.因勘察设计原因未按约定时间提交设计文件成果</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8</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SJ08</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勘察成果不满足设计深度要求</w:t>
            </w:r>
          </w:p>
        </w:tc>
        <w:tc>
          <w:tcPr>
            <w:tcW w:w="4680" w:type="dxa"/>
            <w:shd w:val="clear" w:color="auto" w:fill="FFFFFF"/>
            <w:noWrap w:val="0"/>
            <w:vAlign w:val="top"/>
          </w:tcPr>
          <w:p>
            <w:pPr>
              <w:widowControl/>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1.由建设单位组织的验收或行业主管部门检查结果认定，勘察成果文件达不到设计深度要求</w:t>
            </w:r>
            <w:r>
              <w:rPr>
                <w:rFonts w:hint="eastAsia" w:ascii="仿宋_GB2312" w:hAnsi="仿宋_GB2312" w:cs="仿宋_GB2312"/>
                <w:b w:val="0"/>
                <w:bCs w:val="0"/>
                <w:color w:val="000000"/>
                <w:sz w:val="21"/>
                <w:szCs w:val="21"/>
                <w:highlight w:val="none"/>
                <w:lang w:eastAsia="zh-CN"/>
              </w:rPr>
              <w:t>；</w:t>
            </w:r>
          </w:p>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2.设计文件未完全体现勘察主要成果，地质勘察与设计结合程度低相互矛盾，并因此而导致项目建设投资额增加或存在一定质量及安全隐患</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9</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SJ09</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未按规定开展设计安全风险评估</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设计单位未按照规定开展设计安全风险评估工作</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10</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SJ10</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未按规定进行地质勘察，并造成较大质量安全隐患的</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未按照规定及设计需要开展必需的地质勘察工作，并导致设计成果可能造成工程质量及安全问题</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8" w:hRule="atLeast"/>
          <w:jc w:val="center"/>
        </w:trPr>
        <w:tc>
          <w:tcPr>
            <w:tcW w:w="704" w:type="dxa"/>
            <w:shd w:val="clear" w:color="auto" w:fill="FFFFFF"/>
            <w:noWrap w:val="0"/>
            <w:vAlign w:val="center"/>
          </w:tcPr>
          <w:p>
            <w:pPr>
              <w:widowControl/>
              <w:tabs>
                <w:tab w:val="left" w:pos="312"/>
              </w:tabs>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11</w:t>
            </w:r>
          </w:p>
        </w:tc>
        <w:tc>
          <w:tcPr>
            <w:tcW w:w="775" w:type="dxa"/>
            <w:shd w:val="clear" w:color="auto" w:fill="FFFFFF"/>
            <w:noWrap w:val="0"/>
            <w:vAlign w:val="center"/>
          </w:tcPr>
          <w:p>
            <w:pPr>
              <w:widowControl/>
              <w:tabs>
                <w:tab w:val="left" w:pos="312"/>
              </w:tabs>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SJ11</w:t>
            </w:r>
          </w:p>
        </w:tc>
        <w:tc>
          <w:tcPr>
            <w:tcW w:w="1444" w:type="dxa"/>
            <w:vMerge w:val="continue"/>
            <w:shd w:val="clear" w:color="auto" w:fill="FFFFFF"/>
            <w:noWrap w:val="0"/>
            <w:vAlign w:val="center"/>
          </w:tcPr>
          <w:p>
            <w:pPr>
              <w:widowControl/>
              <w:tabs>
                <w:tab w:val="left" w:pos="312"/>
              </w:tabs>
              <w:jc w:val="left"/>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tabs>
                <w:tab w:val="left" w:pos="312"/>
              </w:tabs>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提供虚假地质勘察资料</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地质勘察资料全部或部分不是来自于实地地质勘察工作，存在资料捏造等问题但未达到负面清单相应情形</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tabs>
                <w:tab w:val="left" w:pos="312"/>
              </w:tabs>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12</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SJ12</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地质勘察深度不足</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地质勘察深度达不到项目建设要求，并影响后续建设工作的进度及质量</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13</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SJ13</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因勘察设计原因，引起重大设计变更</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因设计方的勘察设计失误造成项目建设过程中发生重大设计变更</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14</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SJ14</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因勘察设计原因，引起较大设计变更</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因设计方的勘察设计失误造成项目建设过程中发生较大设计变更</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8"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15</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SJ15</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排水设计不合理</w:t>
            </w:r>
          </w:p>
        </w:tc>
        <w:tc>
          <w:tcPr>
            <w:tcW w:w="4680" w:type="dxa"/>
            <w:shd w:val="clear" w:color="auto" w:fill="FFFFFF"/>
            <w:noWrap w:val="0"/>
            <w:vAlign w:val="center"/>
          </w:tcPr>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排水系统设计不合理，造成路面积水、边沟积水、涵洞堵水或不满足相关行政主管部门要求的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1"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16</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SJ16</w:t>
            </w:r>
          </w:p>
        </w:tc>
        <w:tc>
          <w:tcPr>
            <w:tcW w:w="1444" w:type="dxa"/>
            <w:vMerge w:val="restart"/>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合同管理</w:t>
            </w:r>
          </w:p>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未进行设计文件交底</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工程施工前，未按规定向施工、监理单位进行设计文件交底</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8" w:hRule="atLeast"/>
          <w:jc w:val="center"/>
        </w:trPr>
        <w:tc>
          <w:tcPr>
            <w:tcW w:w="704"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17</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SJ17</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后续服务质量不佳</w:t>
            </w:r>
          </w:p>
        </w:tc>
        <w:tc>
          <w:tcPr>
            <w:tcW w:w="4680" w:type="dxa"/>
            <w:shd w:val="clear" w:color="auto" w:fill="FFFFFF"/>
            <w:noWrap w:val="0"/>
            <w:vAlign w:val="center"/>
          </w:tcPr>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1.设计后续服务质量不佳，影响工程质量或进度</w:t>
            </w:r>
            <w:r>
              <w:rPr>
                <w:rFonts w:hint="eastAsia" w:ascii="仿宋_GB2312" w:hAnsi="仿宋_GB2312" w:cs="仿宋_GB2312"/>
                <w:b w:val="0"/>
                <w:bCs w:val="0"/>
                <w:color w:val="000000"/>
                <w:sz w:val="21"/>
                <w:szCs w:val="21"/>
                <w:highlight w:val="none"/>
                <w:lang w:eastAsia="zh-CN"/>
              </w:rPr>
              <w:t>；</w:t>
            </w:r>
          </w:p>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2.在工程建设过程中，建设单位提出的优化设计不及时完成</w:t>
            </w:r>
            <w:r>
              <w:rPr>
                <w:rFonts w:hint="eastAsia" w:ascii="仿宋_GB2312" w:hAnsi="仿宋_GB2312" w:cs="仿宋_GB2312"/>
                <w:b w:val="0"/>
                <w:bCs w:val="0"/>
                <w:color w:val="000000"/>
                <w:sz w:val="21"/>
                <w:szCs w:val="21"/>
                <w:highlight w:val="none"/>
                <w:lang w:eastAsia="zh-CN"/>
              </w:rPr>
              <w:t>；</w:t>
            </w:r>
          </w:p>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3.工程施工期间，未按规定提供服务，包括并不限于：施工现场服务、参与施工过程验收并严格把关、交（竣）工验收或工程质量事故分析、行业主管部门要求的设计服务等</w:t>
            </w:r>
            <w:r>
              <w:rPr>
                <w:rFonts w:hint="eastAsia" w:ascii="仿宋_GB2312" w:hAnsi="仿宋_GB2312" w:cs="仿宋_GB2312"/>
                <w:b w:val="0"/>
                <w:bCs w:val="0"/>
                <w:color w:val="000000"/>
                <w:sz w:val="21"/>
                <w:szCs w:val="21"/>
                <w:highlight w:val="none"/>
                <w:lang w:eastAsia="zh-CN"/>
              </w:rPr>
              <w:t>；</w:t>
            </w:r>
          </w:p>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4.设计服务人员数量、业务能力不满足建设项目需要</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第1、2、4项扣1分/次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18</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SJ18</w:t>
            </w:r>
          </w:p>
        </w:tc>
        <w:tc>
          <w:tcPr>
            <w:tcW w:w="1444" w:type="dxa"/>
            <w:vMerge w:val="restart"/>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其他行为</w:t>
            </w: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其他行为</w:t>
            </w: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jc w:val="center"/>
              <w:rPr>
                <w:rFonts w:ascii="仿宋_GB2312" w:hAnsi="仿宋_GB2312" w:cs="仿宋_GB2312"/>
                <w:b w:val="0"/>
                <w:bCs w:val="0"/>
                <w:color w:val="000000"/>
                <w:sz w:val="21"/>
                <w:szCs w:val="21"/>
                <w:highlight w:val="none"/>
              </w:rPr>
            </w:pPr>
          </w:p>
          <w:p>
            <w:pPr>
              <w:widowControl/>
              <w:spacing w:line="300" w:lineRule="exact"/>
              <w:textAlignment w:val="center"/>
              <w:rPr>
                <w:rFonts w:ascii="仿宋_GB2312" w:hAnsi="仿宋_GB2312" w:cs="仿宋_GB2312"/>
                <w:b w:val="0"/>
                <w:bCs w:val="0"/>
                <w:strike/>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因设计质量、履约、现场服务等问题被约谈</w:t>
            </w:r>
          </w:p>
        </w:tc>
        <w:tc>
          <w:tcPr>
            <w:tcW w:w="4680" w:type="dxa"/>
            <w:shd w:val="clear" w:color="auto" w:fill="FFFFFF"/>
            <w:noWrap w:val="0"/>
            <w:vAlign w:val="center"/>
          </w:tcPr>
          <w:p>
            <w:pPr>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1.被省级交通运输主管部门约谈</w:t>
            </w:r>
            <w:r>
              <w:rPr>
                <w:rFonts w:hint="eastAsia" w:ascii="仿宋_GB2312" w:hAnsi="仿宋_GB2312" w:cs="仿宋_GB2312"/>
                <w:b w:val="0"/>
                <w:bCs w:val="0"/>
                <w:color w:val="000000"/>
                <w:sz w:val="21"/>
                <w:szCs w:val="21"/>
                <w:highlight w:val="none"/>
                <w:lang w:eastAsia="zh-CN"/>
              </w:rPr>
              <w:t>；</w:t>
            </w:r>
          </w:p>
          <w:p>
            <w:pPr>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2.被市级交通运输主管部门约谈</w:t>
            </w:r>
            <w:r>
              <w:rPr>
                <w:rFonts w:hint="eastAsia" w:ascii="仿宋_GB2312" w:hAnsi="仿宋_GB2312" w:cs="仿宋_GB2312"/>
                <w:b w:val="0"/>
                <w:bCs w:val="0"/>
                <w:color w:val="000000"/>
                <w:sz w:val="21"/>
                <w:szCs w:val="21"/>
                <w:highlight w:val="none"/>
                <w:lang w:eastAsia="zh-CN"/>
              </w:rPr>
              <w:t>；</w:t>
            </w:r>
          </w:p>
          <w:p>
            <w:pPr>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3.被县级交通运输主管部门约谈</w:t>
            </w:r>
            <w:r>
              <w:rPr>
                <w:rFonts w:hint="eastAsia" w:ascii="仿宋_GB2312" w:hAnsi="仿宋_GB2312" w:cs="仿宋_GB2312"/>
                <w:b w:val="0"/>
                <w:bCs w:val="0"/>
                <w:color w:val="000000"/>
                <w:sz w:val="21"/>
                <w:szCs w:val="21"/>
                <w:highlight w:val="none"/>
                <w:lang w:eastAsia="zh-CN"/>
              </w:rPr>
              <w:t>；</w:t>
            </w:r>
          </w:p>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4.被建设单位约谈</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p>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第2项扣1分/次</w:t>
            </w:r>
            <w:r>
              <w:rPr>
                <w:rFonts w:hint="eastAsia" w:ascii="仿宋_GB2312" w:hAnsi="仿宋_GB2312" w:cs="仿宋_GB2312"/>
                <w:b w:val="0"/>
                <w:bCs w:val="0"/>
                <w:color w:val="000000"/>
                <w:sz w:val="21"/>
                <w:szCs w:val="21"/>
                <w:highlight w:val="none"/>
                <w:lang w:eastAsia="zh-CN"/>
              </w:rPr>
              <w:t>；</w:t>
            </w:r>
          </w:p>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第3、4项扣0.5分/次</w:t>
            </w:r>
          </w:p>
        </w:tc>
        <w:tc>
          <w:tcPr>
            <w:tcW w:w="1540"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19</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SJ19</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设计单位指定建筑材料生产厂家、供应商</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设计单位非出于项目建设自身必需原因，在设计文件中明确指定相关供应商，或通过设定非必要条件排除其他供应商</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20</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SJ20</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出具的工程设计符合性评价意见不客观或无评价</w:t>
            </w:r>
          </w:p>
        </w:tc>
        <w:tc>
          <w:tcPr>
            <w:tcW w:w="4680" w:type="dxa"/>
            <w:shd w:val="clear" w:color="auto" w:fill="FFFFFF"/>
            <w:noWrap w:val="0"/>
            <w:vAlign w:val="center"/>
          </w:tcPr>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设计单位未对工程实体质量是否满足设计要求提出评价意见，或者评价意见不客观</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87"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21</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SJ21</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谋取非法利益</w:t>
            </w:r>
          </w:p>
        </w:tc>
        <w:tc>
          <w:tcPr>
            <w:tcW w:w="4680" w:type="dxa"/>
            <w:shd w:val="clear" w:color="auto" w:fill="FFFFFF"/>
            <w:noWrap w:val="0"/>
            <w:vAlign w:val="center"/>
          </w:tcPr>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1.在设计或设计变更工作中，为谋取非法利益与项目相关利益方串通，进行非项目自身建设需要的设计或设计变更工作</w:t>
            </w:r>
            <w:r>
              <w:rPr>
                <w:rFonts w:hint="eastAsia" w:ascii="仿宋_GB2312" w:hAnsi="仿宋_GB2312" w:cs="仿宋_GB2312"/>
                <w:b w:val="0"/>
                <w:bCs w:val="0"/>
                <w:color w:val="000000"/>
                <w:sz w:val="21"/>
                <w:szCs w:val="21"/>
                <w:highlight w:val="none"/>
                <w:lang w:eastAsia="zh-CN"/>
              </w:rPr>
              <w:t>；</w:t>
            </w:r>
          </w:p>
          <w:p>
            <w:pPr>
              <w:widowControl/>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2.发生廉政问题但未构成犯罪</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第1项扣15分/次</w:t>
            </w:r>
            <w:r>
              <w:rPr>
                <w:rFonts w:hint="eastAsia" w:ascii="仿宋_GB2312" w:hAnsi="仿宋_GB2312" w:cs="仿宋_GB2312"/>
                <w:b w:val="0"/>
                <w:bCs w:val="0"/>
                <w:color w:val="000000"/>
                <w:sz w:val="21"/>
                <w:szCs w:val="21"/>
                <w:highlight w:val="none"/>
                <w:lang w:eastAsia="zh-CN"/>
              </w:rPr>
              <w:t>；</w:t>
            </w:r>
          </w:p>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第2项扣5分/人次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22</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SJ22</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泄漏项目信息造成损失</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设计单位私自泄露征地拆迁、工程方案等项目信息，给工程实施造成损失或导致工期延误</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23</w:t>
            </w:r>
          </w:p>
        </w:tc>
        <w:tc>
          <w:tcPr>
            <w:tcW w:w="775"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SJ23</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未授权代签或借用他人资格签章</w:t>
            </w:r>
          </w:p>
        </w:tc>
        <w:tc>
          <w:tcPr>
            <w:tcW w:w="4680" w:type="dxa"/>
            <w:shd w:val="clear" w:color="auto" w:fill="FFFFFF"/>
            <w:noWrap w:val="0"/>
            <w:vAlign w:val="center"/>
          </w:tcPr>
          <w:p>
            <w:pPr>
              <w:widowControl/>
              <w:tabs>
                <w:tab w:val="left" w:pos="312"/>
              </w:tabs>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设计工作中存在未授权代签或借用他人资格签章现象</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0"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24</w:t>
            </w:r>
          </w:p>
        </w:tc>
        <w:tc>
          <w:tcPr>
            <w:tcW w:w="775"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SJ24</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联合体成员（含牵头人）发生负面清单所列不良行为</w:t>
            </w:r>
          </w:p>
        </w:tc>
        <w:tc>
          <w:tcPr>
            <w:tcW w:w="4680" w:type="dxa"/>
            <w:shd w:val="clear" w:color="auto" w:fill="FFFFFF"/>
            <w:noWrap w:val="0"/>
            <w:vAlign w:val="center"/>
          </w:tcPr>
          <w:p>
            <w:pPr>
              <w:pStyle w:val="3"/>
              <w:widowControl/>
              <w:spacing w:before="0" w:beforeAutospacing="0" w:after="0" w:afterAutospacing="0" w:line="240" w:lineRule="atLeast"/>
              <w:jc w:val="both"/>
              <w:rPr>
                <w:rFonts w:hint="eastAsia" w:ascii="仿宋_GB2312" w:hAnsi="仿宋_GB2312" w:eastAsia="仿宋_GB2312" w:cs="仿宋_GB2312"/>
                <w:b w:val="0"/>
                <w:bCs w:val="0"/>
                <w:color w:val="000000"/>
                <w:kern w:val="2"/>
                <w:sz w:val="21"/>
                <w:szCs w:val="21"/>
                <w:highlight w:val="none"/>
                <w:lang w:eastAsia="zh-CN"/>
              </w:rPr>
            </w:pPr>
            <w:r>
              <w:rPr>
                <w:rFonts w:hint="eastAsia" w:ascii="仿宋_GB2312" w:hAnsi="仿宋_GB2312" w:cs="仿宋_GB2312"/>
                <w:b w:val="0"/>
                <w:bCs w:val="0"/>
                <w:color w:val="000000"/>
                <w:kern w:val="2"/>
                <w:sz w:val="21"/>
                <w:szCs w:val="21"/>
                <w:highlight w:val="none"/>
              </w:rPr>
              <w:t>1.联合体牵头人发生负面清单所列不良行为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2.联合体成员方发生负面清单所列不良行为与本项目有关，纳入负面清单管理，对牵头人和非直接责任成员方予以信用扣分，无责任成员方不予扣分</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降为D级的，扣5分/项次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降三级的，扣4分/项次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降二级的，扣3分/项次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降一级的，扣2分/项次</w:t>
            </w:r>
          </w:p>
        </w:tc>
        <w:tc>
          <w:tcPr>
            <w:tcW w:w="1540"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2"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25</w:t>
            </w:r>
          </w:p>
        </w:tc>
        <w:tc>
          <w:tcPr>
            <w:tcW w:w="775" w:type="dxa"/>
            <w:shd w:val="clear" w:color="auto" w:fill="FFFFFF"/>
            <w:noWrap w:val="0"/>
            <w:vAlign w:val="center"/>
          </w:tcPr>
          <w:p>
            <w:pPr>
              <w:widowControl/>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SJ25</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strike/>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行政处罚</w:t>
            </w:r>
          </w:p>
        </w:tc>
        <w:tc>
          <w:tcPr>
            <w:tcW w:w="4680"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被交通运输主管部门行政处罚</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重大案件扣2分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一般案件扣1分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较轻案件扣0.5分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26</w:t>
            </w:r>
          </w:p>
        </w:tc>
        <w:tc>
          <w:tcPr>
            <w:tcW w:w="775"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SJ26</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strike/>
                <w:color w:val="000000"/>
                <w:sz w:val="21"/>
                <w:szCs w:val="21"/>
                <w:highlight w:val="none"/>
              </w:rPr>
            </w:pPr>
            <w:r>
              <w:rPr>
                <w:rFonts w:ascii="仿宋_GB2312" w:hAnsi="仿宋_GB2312" w:cs="仿宋_GB2312"/>
                <w:b w:val="0"/>
                <w:bCs w:val="0"/>
                <w:color w:val="000000"/>
                <w:sz w:val="21"/>
                <w:szCs w:val="21"/>
                <w:highlight w:val="none"/>
              </w:rPr>
              <w:t>综合管理</w:t>
            </w:r>
          </w:p>
        </w:tc>
        <w:tc>
          <w:tcPr>
            <w:tcW w:w="1671"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未按规定开展平安百年品质工程建设</w:t>
            </w:r>
          </w:p>
        </w:tc>
        <w:tc>
          <w:tcPr>
            <w:tcW w:w="4680" w:type="dxa"/>
            <w:shd w:val="clear" w:color="auto" w:fill="FFFFFF"/>
            <w:noWrap w:val="0"/>
            <w:vAlign w:val="center"/>
          </w:tcPr>
          <w:p>
            <w:pPr>
              <w:widowControl/>
              <w:tabs>
                <w:tab w:val="left" w:pos="312"/>
              </w:tabs>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1.未按项目总体要求开展平安百年品质工程建设，</w:t>
            </w:r>
            <w:r>
              <w:rPr>
                <w:rFonts w:ascii="仿宋_GB2312" w:hAnsi="仿宋_GB2312" w:cs="仿宋_GB2312"/>
                <w:b w:val="0"/>
                <w:bCs w:val="0"/>
                <w:color w:val="000000"/>
                <w:sz w:val="21"/>
                <w:szCs w:val="21"/>
                <w:highlight w:val="none"/>
              </w:rPr>
              <w:t>未对总投资5亿以上项目的软土路段路基沉降、</w:t>
            </w:r>
            <w:r>
              <w:rPr>
                <w:rFonts w:hint="eastAsia" w:ascii="仿宋_GB2312" w:hAnsi="仿宋_GB2312" w:cs="仿宋_GB2312"/>
                <w:b w:val="0"/>
                <w:bCs w:val="0"/>
                <w:color w:val="000000"/>
                <w:sz w:val="21"/>
                <w:szCs w:val="21"/>
                <w:highlight w:val="none"/>
              </w:rPr>
              <w:t>新旧路基拼宽、桥涵台背、不同处理方式过渡段、高填方等重难点路段路基</w:t>
            </w:r>
            <w:r>
              <w:rPr>
                <w:rFonts w:ascii="仿宋_GB2312" w:hAnsi="仿宋_GB2312" w:cs="仿宋_GB2312"/>
                <w:b w:val="0"/>
                <w:bCs w:val="0"/>
                <w:color w:val="000000"/>
                <w:sz w:val="21"/>
                <w:szCs w:val="21"/>
                <w:highlight w:val="none"/>
              </w:rPr>
              <w:t>进行专篇设计</w:t>
            </w:r>
            <w:r>
              <w:rPr>
                <w:rFonts w:hint="eastAsia" w:ascii="仿宋_GB2312" w:hAnsi="仿宋_GB2312" w:cs="仿宋_GB2312"/>
                <w:b w:val="0"/>
                <w:bCs w:val="0"/>
                <w:color w:val="000000"/>
                <w:sz w:val="21"/>
                <w:szCs w:val="21"/>
                <w:highlight w:val="none"/>
                <w:lang w:eastAsia="zh-CN"/>
              </w:rPr>
              <w:t>；</w:t>
            </w:r>
          </w:p>
          <w:p>
            <w:pP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2.未对</w:t>
            </w:r>
            <w:r>
              <w:rPr>
                <w:rFonts w:ascii="仿宋_GB2312" w:hAnsi="仿宋_GB2312" w:cs="仿宋_GB2312"/>
                <w:b w:val="0"/>
                <w:bCs w:val="0"/>
                <w:color w:val="000000"/>
                <w:sz w:val="21"/>
                <w:szCs w:val="21"/>
                <w:highlight w:val="none"/>
              </w:rPr>
              <w:t>总投资5亿以上项目</w:t>
            </w:r>
            <w:r>
              <w:rPr>
                <w:rFonts w:hint="eastAsia" w:ascii="仿宋_GB2312" w:hAnsi="仿宋_GB2312" w:cs="仿宋_GB2312"/>
                <w:b w:val="0"/>
                <w:bCs w:val="0"/>
                <w:color w:val="000000"/>
                <w:sz w:val="21"/>
                <w:szCs w:val="21"/>
                <w:highlight w:val="none"/>
              </w:rPr>
              <w:t>的主线常规桥梁立柱、盖梁、梁板进行标准化设计的。</w:t>
            </w:r>
          </w:p>
        </w:tc>
        <w:tc>
          <w:tcPr>
            <w:tcW w:w="2049" w:type="dxa"/>
            <w:shd w:val="clear" w:color="auto" w:fill="FFFFFF"/>
            <w:noWrap w:val="0"/>
            <w:vAlign w:val="center"/>
          </w:tcPr>
          <w:p>
            <w:pPr>
              <w:widowControl/>
              <w:tabs>
                <w:tab w:val="left" w:pos="312"/>
              </w:tabs>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tc>
        <w:tc>
          <w:tcPr>
            <w:tcW w:w="2652" w:type="dxa"/>
            <w:shd w:val="clear" w:color="auto" w:fill="FFFFFF"/>
            <w:noWrap w:val="0"/>
            <w:vAlign w:val="center"/>
          </w:tcPr>
          <w:p>
            <w:pPr>
              <w:widowControl/>
              <w:jc w:val="center"/>
              <w:rPr>
                <w:rFonts w:ascii="仿宋_GB2312" w:hAnsi="仿宋_GB2312" w:cs="仿宋_GB2312"/>
                <w:b w:val="0"/>
                <w:bCs w:val="0"/>
                <w:strike/>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92"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27</w:t>
            </w:r>
          </w:p>
        </w:tc>
        <w:tc>
          <w:tcPr>
            <w:tcW w:w="775"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SJ27</w:t>
            </w:r>
          </w:p>
        </w:tc>
        <w:tc>
          <w:tcPr>
            <w:tcW w:w="1444" w:type="dxa"/>
            <w:vMerge w:val="restart"/>
            <w:shd w:val="clear" w:color="auto" w:fill="FFFFFF"/>
            <w:noWrap w:val="0"/>
            <w:vAlign w:val="center"/>
          </w:tcPr>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p>
            <w:pPr>
              <w:widowControl/>
              <w:spacing w:line="300" w:lineRule="exact"/>
              <w:jc w:val="center"/>
              <w:rPr>
                <w:rFonts w:hint="eastAsia"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获得政府部门表彰</w:t>
            </w:r>
          </w:p>
        </w:tc>
        <w:tc>
          <w:tcPr>
            <w:tcW w:w="4680" w:type="dxa"/>
            <w:shd w:val="clear" w:color="auto" w:fill="FFFFFF"/>
            <w:noWrap w:val="0"/>
            <w:vAlign w:val="center"/>
          </w:tcPr>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在抢险救灾（包括海上搜救）等应急事件和工程建设推进中表现突出，并获得政府部门嘉奖的，分为国家级、省级、市级三个层次，其中国家级需要有国务院及各部委等印发的正式文件（包括中国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省级需要有省委、省政府或省级交通运输主管部门正式文件（包括浙江省海上搜救中心）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市级需要市委、市政府的正式文件</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spacing w:line="300" w:lineRule="exact"/>
              <w:jc w:val="lef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各部委、省委、省政府及以上（包括中国海上搜救中心）：加0.5分/项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省级交通运输主管部门、设区市委市政府（包括浙江省海上搜救中心）：加0.2分/项</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2.同一从业单位因同一事项受不同层级、部门表彰的，1个评价周期内加分项只允许使用一次，分值可在表彰层级提高后做相应调整</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3.抢险救灾等应急事件在从业单位综合评分中加分，最多加0.5分</w:t>
            </w:r>
            <w:r>
              <w:rPr>
                <w:rFonts w:hint="eastAsia" w:ascii="仿宋_GB2312" w:hAnsi="仿宋_GB2312" w:cs="仿宋_GB2312"/>
                <w:b w:val="0"/>
                <w:bCs w:val="0"/>
                <w:color w:val="000000"/>
                <w:sz w:val="21"/>
                <w:szCs w:val="21"/>
                <w:highlight w:val="none"/>
                <w:lang w:eastAsia="zh-CN"/>
              </w:rPr>
              <w:t>；</w:t>
            </w:r>
          </w:p>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4.工程建设推进在项目（标段）评分中加分，最多加0.5分。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3"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28</w:t>
            </w:r>
          </w:p>
        </w:tc>
        <w:tc>
          <w:tcPr>
            <w:tcW w:w="775"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SJ28</w:t>
            </w:r>
          </w:p>
        </w:tc>
        <w:tc>
          <w:tcPr>
            <w:tcW w:w="1444" w:type="dxa"/>
            <w:vMerge w:val="continue"/>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项目获得质量奖项</w:t>
            </w:r>
          </w:p>
        </w:tc>
        <w:tc>
          <w:tcPr>
            <w:tcW w:w="4680"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评价年度内，评价项目或曾经评价项目获得国家或省级奖项：国家级奖项指公路或水运交通优秀勘察奖、公路或水运交通优秀设计奖</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省级奖指浙江省勘察设计行业优秀勘察设计成果奖</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2.同一从业单位在同一项目中获奖的，1个评价周期内加分项只允许使用一次，分值可在奖项层级提高后做相应调整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72"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29</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SJ29</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认定、应用首台（套）设备</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1.评价年度内，设计单位在评价标段中使用首台（套）设备，且使用的首台（套）设备须在评价年度内购买</w:t>
            </w:r>
            <w:r>
              <w:rPr>
                <w:rFonts w:hint="eastAsia" w:ascii="仿宋_GB2312" w:hAnsi="仿宋_GB2312" w:cs="仿宋_GB2312"/>
                <w:b w:val="0"/>
                <w:bCs w:val="0"/>
                <w:color w:val="000000"/>
                <w:sz w:val="21"/>
                <w:szCs w:val="21"/>
                <w:highlight w:val="none"/>
                <w:lang w:eastAsia="zh-CN"/>
              </w:rPr>
              <w:t>；</w:t>
            </w:r>
          </w:p>
          <w:p>
            <w:pPr>
              <w:spacing w:line="300" w:lineRule="exac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2.评价年度内，有被认定为首台（套）装备的企业，按国际、国内两个档次。</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第2项：国际：加0.2分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国内：加0.1分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设计负责人</w:t>
            </w: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r>
              <w:rPr>
                <w:rFonts w:hint="eastAsia" w:ascii="仿宋_GB2312" w:hAnsi="仿宋_GB2312" w:cs="仿宋_GB2312"/>
                <w:b w:val="0"/>
                <w:bCs w:val="0"/>
                <w:color w:val="000000"/>
                <w:sz w:val="21"/>
                <w:szCs w:val="21"/>
                <w:highlight w:val="none"/>
                <w:lang w:val="en-US" w:eastAsia="zh-CN"/>
              </w:rPr>
              <w:t>第1项：</w:t>
            </w:r>
            <w:r>
              <w:rPr>
                <w:rFonts w:hint="eastAsia" w:ascii="仿宋_GB2312" w:hAnsi="仿宋_GB2312" w:cs="仿宋_GB2312"/>
                <w:b w:val="0"/>
                <w:bCs w:val="0"/>
                <w:color w:val="000000"/>
                <w:sz w:val="21"/>
                <w:szCs w:val="21"/>
                <w:highlight w:val="none"/>
              </w:rPr>
              <w:t>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lang w:val="en-US" w:eastAsia="zh-CN"/>
              </w:rPr>
              <w:t>第2项不予加分</w:t>
            </w: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p>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根据《浙江省经济和信息化厅浙江省交通运输厅关于推动综合交通装备首台（套）突破的实施意见》（浙经信装备〔2023〕254号）和《浙江省交通运输厅浙江省经济和信息化厅关于做好综合交通首台（套）装备推广应用工作的通知》（浙交函〔2024〕19号），施工单位购买目录中的首台（套）设备予以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2.首台套采购认定标准，应同时满足以下4个条件：①签订合同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②送货单或自提单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③对应设备物资采购或租赁发票，分包单位采购或租赁首台（套）装备和总包单位一样有效</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④转账付款凭证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3.信用附加分为评价年度内，单个项目（标段）所购首台（套）设备金额总和</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4.在单个项目（标段）评分中加分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5.由项目所在设区市级交通运输主管部门认定。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2"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rPr>
                <w:rFonts w:ascii="仿宋_GB2312" w:hAnsi="仿宋_GB2312" w:cs="仿宋_GB2312"/>
                <w:b w:val="0"/>
                <w:bCs w:val="0"/>
                <w:color w:val="000000"/>
                <w:sz w:val="21"/>
                <w:szCs w:val="21"/>
                <w:highlight w:val="none"/>
              </w:rPr>
            </w:pP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p>
        </w:tc>
        <w:tc>
          <w:tcPr>
            <w:tcW w:w="2652" w:type="dxa"/>
            <w:shd w:val="clear" w:color="auto" w:fill="FFFFFF"/>
            <w:noWrap w:val="0"/>
            <w:vAlign w:val="center"/>
          </w:tcPr>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w:t>
            </w:r>
          </w:p>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2.在从业单位综合评分中加分，最多加0.2分。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黑体" w:hAnsi="黑体" w:eastAsia="黑体" w:cs="黑体"/>
                <w:b w:val="0"/>
                <w:bCs w:val="0"/>
                <w:color w:val="000000"/>
                <w:sz w:val="21"/>
                <w:szCs w:val="21"/>
                <w:highlight w:val="none"/>
              </w:rPr>
            </w:pPr>
            <w:r>
              <w:rPr>
                <w:rFonts w:hint="eastAsia" w:ascii="黑体" w:hAnsi="黑体" w:eastAsia="黑体" w:cs="黑体"/>
                <w:b w:val="0"/>
                <w:bCs w:val="0"/>
                <w:color w:val="000000"/>
                <w:sz w:val="21"/>
                <w:szCs w:val="21"/>
                <w:highlight w:val="none"/>
              </w:rPr>
              <w:t>二</w:t>
            </w:r>
          </w:p>
        </w:tc>
        <w:tc>
          <w:tcPr>
            <w:tcW w:w="14811" w:type="dxa"/>
            <w:gridSpan w:val="7"/>
            <w:shd w:val="clear" w:color="auto" w:fill="FFFFFF"/>
            <w:noWrap w:val="0"/>
            <w:vAlign w:val="center"/>
          </w:tcPr>
          <w:p>
            <w:pPr>
              <w:widowControl/>
              <w:spacing w:line="300" w:lineRule="exact"/>
              <w:jc w:val="center"/>
              <w:rPr>
                <w:rFonts w:ascii="黑体" w:hAnsi="黑体" w:eastAsia="黑体" w:cs="黑体"/>
                <w:b w:val="0"/>
                <w:bCs w:val="0"/>
                <w:color w:val="000000"/>
                <w:sz w:val="21"/>
                <w:szCs w:val="21"/>
                <w:highlight w:val="none"/>
              </w:rPr>
            </w:pPr>
            <w:r>
              <w:rPr>
                <w:rFonts w:hint="eastAsia" w:ascii="黑体" w:hAnsi="黑体" w:eastAsia="黑体" w:cs="黑体"/>
                <w:b w:val="0"/>
                <w:bCs w:val="0"/>
                <w:color w:val="000000"/>
                <w:sz w:val="21"/>
                <w:szCs w:val="21"/>
                <w:highlight w:val="none"/>
              </w:rPr>
              <w:t>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SG01</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质量问题</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发生较严重质量问题</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因施工单位原因发生路基滑塌、隧道局部坍塌、桥梁局部垮塌、上边坡滑塌、路面严重沉降等质量问题但未达到负面清单相应情形</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较严重质量问题扣15分/次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一般质量问题扣5分/次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9"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SG02</w:t>
            </w:r>
          </w:p>
        </w:tc>
        <w:tc>
          <w:tcPr>
            <w:tcW w:w="1444"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弄虚作假</w:t>
            </w:r>
          </w:p>
        </w:tc>
        <w:tc>
          <w:tcPr>
            <w:tcW w:w="1671"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资料台账弄虚作假</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1.相关文件、凭证、批文、报表等资料存在伪造的</w:t>
            </w:r>
            <w:r>
              <w:rPr>
                <w:rFonts w:hint="eastAsia" w:ascii="仿宋_GB2312" w:hAnsi="仿宋_GB2312" w:cs="仿宋_GB2312"/>
                <w:b w:val="0"/>
                <w:bCs w:val="0"/>
                <w:color w:val="000000"/>
                <w:sz w:val="21"/>
                <w:szCs w:val="21"/>
                <w:highlight w:val="none"/>
                <w:lang w:eastAsia="zh-CN"/>
              </w:rPr>
              <w:t>；</w:t>
            </w:r>
          </w:p>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2.相关文件资料签字、盖章存在代签伪造的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spacing w:line="300" w:lineRule="exact"/>
              <w:jc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sz w:val="21"/>
                <w:szCs w:val="21"/>
                <w:highlight w:val="none"/>
              </w:rPr>
              <w:t>第1项</w:t>
            </w:r>
            <w:r>
              <w:rPr>
                <w:rFonts w:hint="eastAsia" w:ascii="仿宋_GB2312" w:hAnsi="仿宋_GB2312" w:cs="仿宋_GB2312"/>
                <w:b w:val="0"/>
                <w:bCs w:val="0"/>
                <w:color w:val="000000"/>
                <w:kern w:val="0"/>
                <w:sz w:val="21"/>
                <w:szCs w:val="21"/>
                <w:highlight w:val="none"/>
              </w:rPr>
              <w:t>扣2分/次</w:t>
            </w:r>
            <w:r>
              <w:rPr>
                <w:rFonts w:hint="eastAsia" w:ascii="仿宋_GB2312" w:hAnsi="仿宋_GB2312" w:cs="仿宋_GB2312"/>
                <w:b w:val="0"/>
                <w:bCs w:val="0"/>
                <w:color w:val="000000"/>
                <w:kern w:val="0"/>
                <w:sz w:val="21"/>
                <w:szCs w:val="21"/>
                <w:highlight w:val="none"/>
                <w:lang w:eastAsia="zh-CN"/>
              </w:rPr>
              <w:t>；</w:t>
            </w:r>
          </w:p>
          <w:p>
            <w:pPr>
              <w:spacing w:line="300" w:lineRule="exact"/>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第2项</w:t>
            </w:r>
            <w:r>
              <w:rPr>
                <w:rFonts w:hint="eastAsia" w:ascii="仿宋_GB2312" w:hAnsi="仿宋_GB2312" w:cs="仿宋_GB2312"/>
                <w:b w:val="0"/>
                <w:bCs w:val="0"/>
                <w:color w:val="000000"/>
                <w:kern w:val="0"/>
                <w:sz w:val="21"/>
                <w:szCs w:val="21"/>
                <w:highlight w:val="none"/>
              </w:rPr>
              <w:t>扣1分/次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施工项目经理、施工技术负责人、施工安全负责人</w:t>
            </w:r>
          </w:p>
        </w:tc>
        <w:tc>
          <w:tcPr>
            <w:tcW w:w="2652"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项目技术负责人、项目安全负责人按照签署人员进行扣分</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SG03</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spacing w:line="300" w:lineRule="exact"/>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检测数据造假且</w:t>
            </w:r>
            <w:r>
              <w:rPr>
                <w:rFonts w:hint="eastAsia" w:ascii="仿宋_GB2312" w:hAnsi="仿宋_GB2312" w:cs="仿宋_GB2312"/>
                <w:b w:val="0"/>
                <w:bCs w:val="0"/>
                <w:color w:val="000000"/>
                <w:sz w:val="21"/>
                <w:szCs w:val="21"/>
                <w:highlight w:val="none"/>
              </w:rPr>
              <w:t>未达到负面清单相应情形</w:t>
            </w:r>
          </w:p>
        </w:tc>
        <w:tc>
          <w:tcPr>
            <w:tcW w:w="4680"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篡改、伪造试验检测数据的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r>
              <w:rPr>
                <w:rFonts w:hint="eastAsia" w:ascii="仿宋_GB2312" w:hAnsi="仿宋_GB2312" w:cs="仿宋_GB2312"/>
                <w:b w:val="0"/>
                <w:bCs w:val="0"/>
                <w:color w:val="000000"/>
                <w:kern w:val="0"/>
                <w:sz w:val="21"/>
                <w:szCs w:val="21"/>
                <w:highlight w:val="none"/>
              </w:rPr>
              <w:t>扣15分/次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SG04</w:t>
            </w:r>
          </w:p>
        </w:tc>
        <w:tc>
          <w:tcPr>
            <w:tcW w:w="1444"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进度管理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无故不进场</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strike/>
                <w:color w:val="000000"/>
                <w:kern w:val="0"/>
                <w:sz w:val="21"/>
                <w:szCs w:val="21"/>
                <w:highlight w:val="none"/>
                <w:lang w:eastAsia="zh-CN"/>
              </w:rPr>
            </w:pPr>
            <w:r>
              <w:rPr>
                <w:rFonts w:hint="eastAsia" w:ascii="仿宋_GB2312" w:hAnsi="仿宋_GB2312" w:cs="仿宋_GB2312"/>
                <w:b w:val="0"/>
                <w:bCs w:val="0"/>
                <w:color w:val="000000"/>
                <w:sz w:val="21"/>
                <w:szCs w:val="21"/>
                <w:highlight w:val="none"/>
              </w:rPr>
              <w:t>无正当理由不按投标文件承诺时间进场</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strike/>
                <w:color w:val="000000"/>
                <w:kern w:val="0"/>
                <w:sz w:val="21"/>
                <w:szCs w:val="21"/>
                <w:highlight w:val="none"/>
              </w:rPr>
            </w:pPr>
            <w:r>
              <w:rPr>
                <w:rFonts w:hint="eastAsia" w:ascii="仿宋_GB2312" w:hAnsi="仿宋_GB2312" w:cs="仿宋_GB2312"/>
                <w:b w:val="0"/>
                <w:bCs w:val="0"/>
                <w:color w:val="000000"/>
                <w:sz w:val="21"/>
                <w:szCs w:val="21"/>
                <w:highlight w:val="none"/>
              </w:rPr>
              <w:t>扣1分/延迟1月</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SG05</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延误工期</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因施工单位原因造成工程进度滞后</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扣0.5分/延迟</w:t>
            </w:r>
            <w:r>
              <w:rPr>
                <w:rFonts w:ascii="仿宋_GB2312" w:hAnsi="仿宋_GB2312" w:cs="仿宋_GB2312"/>
                <w:b w:val="0"/>
                <w:bCs w:val="0"/>
                <w:color w:val="000000"/>
                <w:sz w:val="21"/>
                <w:szCs w:val="21"/>
                <w:highlight w:val="none"/>
              </w:rPr>
              <w:t>10</w:t>
            </w:r>
            <w:r>
              <w:rPr>
                <w:rFonts w:hint="eastAsia" w:ascii="仿宋_GB2312" w:hAnsi="仿宋_GB2312" w:cs="仿宋_GB2312"/>
                <w:b w:val="0"/>
                <w:bCs w:val="0"/>
                <w:color w:val="000000"/>
                <w:sz w:val="21"/>
                <w:szCs w:val="21"/>
                <w:highlight w:val="none"/>
              </w:rPr>
              <w:t>日</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6</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SG06</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质量管理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质量保证体系不健全</w:t>
            </w:r>
          </w:p>
        </w:tc>
        <w:tc>
          <w:tcPr>
            <w:tcW w:w="4680" w:type="dxa"/>
            <w:shd w:val="clear" w:color="auto" w:fill="FFFFFF"/>
            <w:noWrap w:val="0"/>
            <w:vAlign w:val="center"/>
          </w:tcPr>
          <w:p>
            <w:pPr>
              <w:widowControl/>
              <w:spacing w:line="300" w:lineRule="exact"/>
              <w:textAlignment w:val="center"/>
              <w:rPr>
                <w:rFonts w:hint="eastAsia" w:eastAsia="仿宋_GB2312"/>
                <w:b w:val="0"/>
                <w:bCs w:val="0"/>
                <w:color w:val="000000"/>
                <w:highlight w:val="none"/>
                <w:lang w:eastAsia="zh-CN"/>
              </w:rPr>
            </w:pPr>
            <w:r>
              <w:rPr>
                <w:rFonts w:hint="eastAsia" w:ascii="仿宋_GB2312" w:hAnsi="仿宋_GB2312" w:cs="仿宋_GB2312"/>
                <w:b w:val="0"/>
                <w:bCs w:val="0"/>
                <w:color w:val="000000"/>
                <w:sz w:val="21"/>
                <w:szCs w:val="21"/>
                <w:highlight w:val="none"/>
              </w:rPr>
              <w:t>1.质量责任登记未按要求报备</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2.其他质量保证措施不满足要求，影响质保体系有效运行、质量责任有效落实的。</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7</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SG07</w:t>
            </w:r>
          </w:p>
        </w:tc>
        <w:tc>
          <w:tcPr>
            <w:tcW w:w="1444" w:type="dxa"/>
            <w:vMerge w:val="restart"/>
            <w:shd w:val="clear" w:color="auto" w:fill="FFFFFF"/>
            <w:noWrap w:val="0"/>
            <w:vAlign w:val="center"/>
          </w:tcPr>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jc w:val="center"/>
              <w:rPr>
                <w:rFonts w:hint="eastAsia"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质量管理</w:t>
            </w: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质量管理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施工不规范</w:t>
            </w:r>
          </w:p>
        </w:tc>
        <w:tc>
          <w:tcPr>
            <w:tcW w:w="4680" w:type="dxa"/>
            <w:shd w:val="clear" w:color="auto" w:fill="FFFFFF"/>
            <w:noWrap w:val="0"/>
            <w:vAlign w:val="center"/>
          </w:tcPr>
          <w:p>
            <w:pPr>
              <w:widowControl/>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1.不按设计图纸施工，及时整改后未对工程实体质量结构安全与耐久性造成影响</w:t>
            </w:r>
            <w:r>
              <w:rPr>
                <w:rFonts w:hint="eastAsia" w:ascii="仿宋_GB2312" w:hAnsi="仿宋_GB2312" w:cs="仿宋_GB2312"/>
                <w:b w:val="0"/>
                <w:bCs w:val="0"/>
                <w:color w:val="000000"/>
                <w:sz w:val="21"/>
                <w:szCs w:val="21"/>
                <w:highlight w:val="none"/>
                <w:lang w:eastAsia="zh-CN"/>
              </w:rPr>
              <w:t>；</w:t>
            </w:r>
          </w:p>
          <w:p>
            <w:pPr>
              <w:widowControl/>
              <w:jc w:val="lef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2.不按施工技术标准、规范施工</w:t>
            </w:r>
            <w:r>
              <w:rPr>
                <w:rFonts w:hint="eastAsia" w:ascii="仿宋_GB2312"/>
                <w:b w:val="0"/>
                <w:bCs w:val="0"/>
                <w:color w:val="000000"/>
                <w:sz w:val="21"/>
                <w:szCs w:val="21"/>
                <w:highlight w:val="none"/>
                <w:lang w:eastAsia="zh-CN"/>
              </w:rPr>
              <w:t>；</w:t>
            </w:r>
          </w:p>
          <w:p>
            <w:pPr>
              <w:widowControl/>
              <w:jc w:val="lef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3.</w:t>
            </w:r>
            <w:r>
              <w:rPr>
                <w:rFonts w:hint="eastAsia" w:ascii="仿宋_GB2312" w:hAnsi="仿宋_GB2312" w:cs="仿宋_GB2312"/>
                <w:b w:val="0"/>
                <w:bCs w:val="0"/>
                <w:color w:val="000000"/>
                <w:sz w:val="21"/>
                <w:szCs w:val="21"/>
                <w:highlight w:val="none"/>
              </w:rPr>
              <w:t>未按规定实施首件制和工艺性试验的</w:t>
            </w:r>
            <w:r>
              <w:rPr>
                <w:rFonts w:hint="eastAsia" w:ascii="仿宋_GB2312" w:hAnsi="仿宋_GB2312" w:cs="仿宋_GB2312"/>
                <w:b w:val="0"/>
                <w:bCs w:val="0"/>
                <w:color w:val="000000"/>
                <w:sz w:val="21"/>
                <w:szCs w:val="21"/>
                <w:highlight w:val="none"/>
                <w:lang w:eastAsia="zh-CN"/>
              </w:rPr>
              <w:t>；</w:t>
            </w:r>
          </w:p>
          <w:p>
            <w:pPr>
              <w:widowControl/>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b w:val="0"/>
                <w:bCs w:val="0"/>
                <w:color w:val="000000"/>
                <w:sz w:val="21"/>
                <w:szCs w:val="21"/>
                <w:highlight w:val="none"/>
              </w:rPr>
              <w:t>4.</w:t>
            </w:r>
            <w:r>
              <w:rPr>
                <w:rFonts w:hint="eastAsia" w:ascii="仿宋_GB2312" w:hAnsi="仿宋_GB2312" w:cs="仿宋_GB2312"/>
                <w:b w:val="0"/>
                <w:bCs w:val="0"/>
                <w:color w:val="000000"/>
                <w:sz w:val="21"/>
                <w:szCs w:val="21"/>
                <w:highlight w:val="none"/>
              </w:rPr>
              <w:t>未对建筑材料、建筑构配件、设备进行检验，或者未对涉及结构安全的试块、试件以及有关材料取样检测直接使用的</w:t>
            </w:r>
            <w:r>
              <w:rPr>
                <w:rFonts w:hint="eastAsia" w:ascii="仿宋_GB2312" w:hAnsi="仿宋_GB2312" w:cs="仿宋_GB2312"/>
                <w:b w:val="0"/>
                <w:bCs w:val="0"/>
                <w:color w:val="000000"/>
                <w:sz w:val="21"/>
                <w:szCs w:val="21"/>
                <w:highlight w:val="none"/>
                <w:lang w:eastAsia="zh-CN"/>
              </w:rPr>
              <w:t>；</w:t>
            </w:r>
          </w:p>
          <w:p>
            <w:pPr>
              <w:rPr>
                <w:rFonts w:hint="eastAsia" w:eastAsia="仿宋_GB2312"/>
                <w:b w:val="0"/>
                <w:bCs w:val="0"/>
                <w:color w:val="000000"/>
                <w:highlight w:val="none"/>
                <w:lang w:eastAsia="zh-CN"/>
              </w:rPr>
            </w:pPr>
            <w:r>
              <w:rPr>
                <w:rFonts w:hint="eastAsia" w:ascii="仿宋_GB2312"/>
                <w:b w:val="0"/>
                <w:bCs w:val="0"/>
                <w:color w:val="000000"/>
                <w:sz w:val="21"/>
                <w:szCs w:val="21"/>
                <w:highlight w:val="none"/>
              </w:rPr>
              <w:t>5.使用不合格或明令禁止的建筑材料、建筑构配件和工艺的</w:t>
            </w:r>
            <w:r>
              <w:rPr>
                <w:rFonts w:hint="eastAsia" w:ascii="仿宋_GB2312"/>
                <w:b w:val="0"/>
                <w:bCs w:val="0"/>
                <w:color w:val="000000"/>
                <w:sz w:val="21"/>
                <w:szCs w:val="21"/>
                <w:highlight w:val="none"/>
                <w:lang w:eastAsia="zh-CN"/>
              </w:rPr>
              <w:t>；</w:t>
            </w:r>
          </w:p>
          <w:p>
            <w:pPr>
              <w:widowControl/>
              <w:jc w:val="left"/>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6.施工质量管控措施不到位或工程实体出现一般质量问题，未及时采取措施的</w:t>
            </w:r>
            <w:r>
              <w:rPr>
                <w:rFonts w:hint="eastAsia" w:ascii="仿宋_GB2312"/>
                <w:b w:val="0"/>
                <w:bCs w:val="0"/>
                <w:color w:val="000000"/>
                <w:sz w:val="21"/>
                <w:szCs w:val="21"/>
                <w:highlight w:val="none"/>
                <w:lang w:eastAsia="zh-CN"/>
              </w:rPr>
              <w:t>；</w:t>
            </w:r>
          </w:p>
          <w:p>
            <w:pPr>
              <w:widowControl/>
              <w:rPr>
                <w:rFonts w:ascii="仿宋_GB2312" w:hAnsi="仿宋_GB2312" w:cs="仿宋_GB2312"/>
                <w:b w:val="0"/>
                <w:bCs w:val="0"/>
                <w:color w:val="000000"/>
                <w:sz w:val="21"/>
                <w:szCs w:val="21"/>
                <w:highlight w:val="none"/>
              </w:rPr>
            </w:pPr>
            <w:r>
              <w:rPr>
                <w:rFonts w:hint="eastAsia" w:ascii="仿宋_GB2312"/>
                <w:b w:val="0"/>
                <w:bCs w:val="0"/>
                <w:color w:val="000000"/>
                <w:sz w:val="21"/>
                <w:szCs w:val="21"/>
                <w:highlight w:val="none"/>
              </w:rPr>
              <w:t>7.工程检查中抽检工程实体质量不合格（指交通运输主管部门组织的督查、质监机构组织的监督检查、项目法人组织的正式检查）。</w:t>
            </w:r>
          </w:p>
        </w:tc>
        <w:tc>
          <w:tcPr>
            <w:tcW w:w="2049" w:type="dxa"/>
            <w:shd w:val="clear" w:color="auto" w:fill="FFFFFF"/>
            <w:noWrap w:val="0"/>
            <w:vAlign w:val="center"/>
          </w:tcPr>
          <w:p>
            <w:pPr>
              <w:widowControl/>
              <w:jc w:val="left"/>
              <w:rPr>
                <w:rFonts w:ascii="仿宋_GB2312" w:hAnsi="仿宋_GB2312" w:cs="仿宋_GB2312"/>
                <w:b w:val="0"/>
                <w:bCs w:val="0"/>
                <w:color w:val="000000"/>
                <w:sz w:val="21"/>
                <w:szCs w:val="21"/>
                <w:highlight w:val="none"/>
              </w:rPr>
            </w:pPr>
          </w:p>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第1项扣4分/次</w:t>
            </w:r>
            <w:r>
              <w:rPr>
                <w:rFonts w:hint="eastAsia" w:ascii="仿宋_GB2312" w:hAnsi="仿宋_GB2312" w:cs="仿宋_GB2312"/>
                <w:b w:val="0"/>
                <w:bCs w:val="0"/>
                <w:color w:val="000000"/>
                <w:sz w:val="21"/>
                <w:szCs w:val="21"/>
                <w:highlight w:val="none"/>
                <w:lang w:eastAsia="zh-CN"/>
              </w:rPr>
              <w:t>；</w:t>
            </w: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w:t>
            </w:r>
            <w:r>
              <w:rPr>
                <w:rFonts w:ascii="仿宋_GB2312" w:hAnsi="仿宋_GB2312" w:cs="仿宋_GB2312"/>
                <w:b w:val="0"/>
                <w:bCs w:val="0"/>
                <w:color w:val="000000"/>
                <w:sz w:val="21"/>
                <w:szCs w:val="21"/>
                <w:highlight w:val="none"/>
              </w:rPr>
              <w:t>3、</w:t>
            </w:r>
            <w:r>
              <w:rPr>
                <w:rFonts w:hint="eastAsia" w:ascii="仿宋_GB2312" w:hAnsi="仿宋_GB2312" w:cs="仿宋_GB2312"/>
                <w:b w:val="0"/>
                <w:bCs w:val="0"/>
                <w:color w:val="000000"/>
                <w:sz w:val="21"/>
                <w:szCs w:val="21"/>
                <w:highlight w:val="none"/>
              </w:rPr>
              <w:t>4</w:t>
            </w:r>
            <w:r>
              <w:rPr>
                <w:rFonts w:ascii="仿宋_GB2312" w:hAnsi="仿宋_GB2312" w:cs="仿宋_GB2312"/>
                <w:b w:val="0"/>
                <w:bCs w:val="0"/>
                <w:color w:val="000000"/>
                <w:sz w:val="21"/>
                <w:szCs w:val="21"/>
                <w:highlight w:val="none"/>
              </w:rPr>
              <w:t>、5、6、7</w:t>
            </w:r>
            <w:r>
              <w:rPr>
                <w:rFonts w:hint="eastAsia" w:ascii="仿宋_GB2312" w:hAnsi="仿宋_GB2312" w:cs="仿宋_GB2312"/>
                <w:b w:val="0"/>
                <w:bCs w:val="0"/>
                <w:color w:val="000000"/>
                <w:sz w:val="21"/>
                <w:szCs w:val="21"/>
                <w:highlight w:val="none"/>
              </w:rPr>
              <w:t>项扣1分/次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8</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SG08</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质量验收不规范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1.未经监理签认进入下道工序或分项工程</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2.未经监理签认将建筑材料、建筑构配件和设备在工程上使用或安装</w:t>
            </w:r>
            <w:r>
              <w:rPr>
                <w:rFonts w:hint="eastAsia" w:ascii="仿宋_GB2312" w:hAnsi="仿宋_GB2312" w:cs="仿宋_GB2312"/>
                <w:b w:val="0"/>
                <w:bCs w:val="0"/>
                <w:color w:val="000000"/>
                <w:sz w:val="21"/>
                <w:szCs w:val="21"/>
                <w:highlight w:val="none"/>
                <w:lang w:eastAsia="zh-CN"/>
              </w:rPr>
              <w:t>；</w:t>
            </w:r>
          </w:p>
          <w:p>
            <w:pPr>
              <w:widowControl/>
              <w:spacing w:line="360" w:lineRule="exact"/>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3.未按验收标准要求进行质量自检</w:t>
            </w:r>
            <w:r>
              <w:rPr>
                <w:rFonts w:hint="eastAsia" w:ascii="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b w:val="0"/>
                <w:bCs w:val="0"/>
                <w:color w:val="000000"/>
                <w:sz w:val="21"/>
                <w:szCs w:val="21"/>
                <w:highlight w:val="none"/>
              </w:rPr>
              <w:t>4.质量验收资料关键数据不完整、不齐全</w:t>
            </w:r>
            <w:r>
              <w:rPr>
                <w:rFonts w:hint="eastAsia" w:ascii="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b w:val="0"/>
                <w:bCs w:val="0"/>
                <w:color w:val="000000"/>
                <w:sz w:val="21"/>
                <w:szCs w:val="21"/>
                <w:highlight w:val="none"/>
              </w:rPr>
            </w:pPr>
            <w:r>
              <w:rPr>
                <w:rFonts w:hint="eastAsia" w:ascii="仿宋_GB2312"/>
                <w:b w:val="0"/>
                <w:bCs w:val="0"/>
                <w:color w:val="000000"/>
                <w:sz w:val="21"/>
                <w:szCs w:val="21"/>
                <w:highlight w:val="none"/>
              </w:rPr>
              <w:t>第1、2、3项扣2分/次</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第4项扣0.5分/次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9</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SG09</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整改不闭合</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1.质量问题未按要求整改到位，或整改后重复出现</w:t>
            </w:r>
            <w:r>
              <w:rPr>
                <w:rFonts w:hint="eastAsia" w:ascii="仿宋_GB2312" w:hAnsi="仿宋_GB2312" w:cs="仿宋_GB2312"/>
                <w:b w:val="0"/>
                <w:bCs w:val="0"/>
                <w:color w:val="000000"/>
                <w:sz w:val="21"/>
                <w:szCs w:val="21"/>
                <w:highlight w:val="none"/>
                <w:lang w:eastAsia="zh-CN"/>
              </w:rPr>
              <w:t>；</w:t>
            </w:r>
          </w:p>
          <w:p>
            <w:pPr>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2.行业主管部门、建设、监理等单位下达停工、整改等指令未在规定时间内执行</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第2项扣3分/次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8"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10</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SG10</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试验检测不规范</w:t>
            </w:r>
          </w:p>
        </w:tc>
        <w:tc>
          <w:tcPr>
            <w:tcW w:w="4680" w:type="dxa"/>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1.工地试验室不符合检测技术要求</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w:t>
            </w:r>
            <w:r>
              <w:rPr>
                <w:rFonts w:hint="eastAsia" w:ascii="仿宋_GB2312" w:hAnsi="仿宋_GB2312" w:cs="仿宋_GB2312"/>
                <w:b w:val="0"/>
                <w:bCs w:val="0"/>
                <w:color w:val="000000"/>
                <w:kern w:val="0"/>
                <w:sz w:val="21"/>
                <w:szCs w:val="21"/>
                <w:highlight w:val="none"/>
              </w:rPr>
              <w:t>工程产品或原材料委托不符合规定的检测机构检验检测的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3.严重违反试验检测技术规程操作的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4.未按规定对样品进行取样、流转、保管和留样</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5.未按规定配备相应条件的试验检测人员</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6.试验检测频率不满足要求或</w:t>
            </w:r>
            <w:r>
              <w:rPr>
                <w:rFonts w:hint="eastAsia" w:ascii="仿宋_GB2312" w:hAnsi="仿宋_GB2312" w:cs="仿宋_GB2312"/>
                <w:b w:val="0"/>
                <w:bCs w:val="0"/>
                <w:color w:val="000000"/>
                <w:sz w:val="21"/>
                <w:szCs w:val="21"/>
                <w:highlight w:val="none"/>
                <w:shd w:val="clear" w:color="auto" w:fill="FFFFFF"/>
              </w:rPr>
              <w:t>材料产品进场检测参数不全</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7.工地试验室超越其母体检测机构授权业务范围开展试验检测工作</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8.出具的试验报告不能提供有效原始记录的</w:t>
            </w:r>
            <w:r>
              <w:rPr>
                <w:rFonts w:hint="eastAsia" w:ascii="仿宋_GB2312" w:hAnsi="仿宋_GB2312" w:cs="仿宋_GB2312"/>
                <w:b w:val="0"/>
                <w:bCs w:val="0"/>
                <w:color w:val="000000"/>
                <w:kern w:val="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9.报告中数据、结论与原始记录或试验设备内数据严重不一致的</w:t>
            </w:r>
            <w:r>
              <w:rPr>
                <w:rFonts w:hint="eastAsia" w:ascii="仿宋_GB2312" w:hAnsi="仿宋_GB2312" w:cs="仿宋_GB2312"/>
                <w:b w:val="0"/>
                <w:bCs w:val="0"/>
                <w:color w:val="000000"/>
                <w:kern w:val="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10.检测结果与工程实际严重不符的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第1、2、3项扣1分/次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第4项扣0.5分/次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第5项扣0.5分/人</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第6项扣0.5分/次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第7项扣5分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kern w:val="0"/>
                <w:sz w:val="21"/>
                <w:szCs w:val="21"/>
                <w:highlight w:val="none"/>
              </w:rPr>
              <w:t>第8、9、10项扣5分/次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SG11</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安全管理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安全管理人员配备不到位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1.未按规定标准配备专职安全生产管理人员</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2.特种作业人员和特种设备操作人员未持相应资格证上岗作业</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第1项：每少1人扣0.5分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第2项：扣0.5分/人</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SG12</w:t>
            </w:r>
          </w:p>
        </w:tc>
        <w:tc>
          <w:tcPr>
            <w:tcW w:w="1444"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安全管理</w:t>
            </w: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安全管理</w:t>
            </w:r>
          </w:p>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风险管控、隐患治理不到位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1.未建立风险清单，绘制风险分布图</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或未制定风险管理工作细则</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lang w:val="en-US" w:eastAsia="zh-CN"/>
              </w:rPr>
              <w:t>2.</w:t>
            </w:r>
            <w:r>
              <w:rPr>
                <w:rFonts w:hint="eastAsia" w:ascii="仿宋_GB2312" w:hAnsi="仿宋_GB2312" w:cs="仿宋_GB2312"/>
                <w:b w:val="0"/>
                <w:bCs w:val="0"/>
                <w:color w:val="000000"/>
                <w:sz w:val="21"/>
                <w:szCs w:val="21"/>
                <w:highlight w:val="none"/>
              </w:rPr>
              <w:t>未制定隐患排查治理制度</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或未按制度规定开展隐患排查治理工作</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或未建立隐患清单</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3.未建立风险管控清单并动态调整，重大风险未按规定向行业主管部门进行报备</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4.未能识别重大隐患，或未按照规定向行业主管部门进行报备，或未按“一患一策”要求组织重大隐患整改并验收</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eastAsia="仿宋_GB2312"/>
                <w:b w:val="0"/>
                <w:bCs w:val="0"/>
                <w:highlight w:val="none"/>
                <w:lang w:eastAsia="zh-CN"/>
              </w:rPr>
            </w:pPr>
            <w:r>
              <w:rPr>
                <w:rFonts w:hint="eastAsia" w:ascii="仿宋_GB2312" w:hAnsi="仿宋_GB2312" w:cs="仿宋_GB2312"/>
                <w:b w:val="0"/>
                <w:bCs w:val="0"/>
                <w:color w:val="000000"/>
                <w:sz w:val="21"/>
                <w:szCs w:val="21"/>
                <w:highlight w:val="none"/>
              </w:rPr>
              <w:t>5.隐患排查频次不足或未建立隐患闭环整改清单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隐患排查台账与实际明显不符</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6.未按规定开展风险评估工作</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第1、2、3、4项扣2分∕处</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第5项扣1分/处</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第6项扣2分∕次</w:t>
            </w:r>
          </w:p>
        </w:tc>
        <w:tc>
          <w:tcPr>
            <w:tcW w:w="1540" w:type="dxa"/>
            <w:shd w:val="clear" w:color="auto" w:fill="FFFFFF"/>
            <w:noWrap w:val="0"/>
            <w:vAlign w:val="center"/>
          </w:tcPr>
          <w:p>
            <w:pPr>
              <w:jc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施工项目经理、施工安全负责人</w:t>
            </w:r>
          </w:p>
        </w:tc>
        <w:tc>
          <w:tcPr>
            <w:tcW w:w="2652" w:type="dxa"/>
            <w:shd w:val="clear" w:color="auto" w:fill="FFFFFF"/>
            <w:noWrap w:val="0"/>
            <w:vAlign w:val="center"/>
          </w:tcPr>
          <w:p>
            <w:pPr>
              <w:widowControl/>
              <w:spacing w:line="300" w:lineRule="exact"/>
              <w:jc w:val="center"/>
              <w:rPr>
                <w:rFonts w:ascii="仿宋_GB2312" w:hAnsi="仿宋_GB2312" w:cs="仿宋_GB2312"/>
                <w:b w:val="0"/>
                <w:bCs w:val="0"/>
                <w:strike/>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13</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SG13</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设备设施管理不到位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1.特种设备未经具有专业资质的机构检验合格，或未按规定取得使用登记证的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2.施工中使用的机械设备、设施以及安全防护用品使用不合格产品</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3.施工中使用的设备设施相关安全附件缺失或失效</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4.违规使用部、省规定的淘汰目录中禁止或限制类设备设施</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5.特种设备无安装、拆除方案，或安拆单位不具备资质条件的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第1、2项扣1分/台套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第3项扣0.2分/台套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第4、5项扣2分/台套</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第1、2、3项施工项目经理、施工安全负责人</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5项施工项目经理、施工技术负责人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14</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SG14</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安全防护管理不到位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1.涉路、涉航、涉铁和涉燃气管线等部位未按防护标准和管理要求设置防护设施</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2.桥梁墩柱、盖梁、桥面系施工，深基坑、高边坡、临水临崖路段，水上施工作业平台、栈桥等危险部位未按防护标准和管理要求设置防护设施和安全标识</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3.作业人员未按规定要求使用个人安全防护用品</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扣0.5分/处</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1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15</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SG15</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危大工程管理不到位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1.未按规定要求编制危险性较大分部分项工程专项施工方案</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2.未按规定要求履行专项施工方案审批程序</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3.未按专项施工方案组织实施危险性较大分部分项工程</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4.未开展施工前安全生产条件自查，或自查记录无实质内容、与实际不符的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5.危险性较大分部分项工程施工时未按规定要求派员现场监督，现场带班制度未落实</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第1、2、3项施工项目经理、施工技术负责人、施工安全负责人</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第4、5项施工项目经理、施工安全负责人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1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16</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SG16</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应急管理不到位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1.未按应急响应要求停工停产</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2.未按应急响应要求转移安置人员、加固施工设备设施</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3.未建立综合应急预案、专项应急预案和应急处置方案、未按规定开展应急演练、应急物资设备配备不足的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4.突发事件管控不力，并造成不良影响</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第1、2项扣2分/次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第3、4项扣1分/次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5"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17</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SG17</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专项活动</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未按规定要求落实专项活动</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1.未按行业管理部门要求制定专项活动实施方案或报送信息虚假</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2.未落实专项活动实施方案</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p>
          <w:p>
            <w:pPr>
              <w:widowControl/>
              <w:spacing w:line="300" w:lineRule="exact"/>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第2项扣1分/次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5"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18</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SG18</w:t>
            </w:r>
          </w:p>
        </w:tc>
        <w:tc>
          <w:tcPr>
            <w:tcW w:w="1444" w:type="dxa"/>
            <w:vMerge w:val="restart"/>
            <w:shd w:val="clear" w:color="auto" w:fill="FFFFFF"/>
            <w:noWrap w:val="0"/>
            <w:vAlign w:val="center"/>
          </w:tcPr>
          <w:p>
            <w:pPr>
              <w:widowControl/>
              <w:spacing w:line="300" w:lineRule="exact"/>
              <w:jc w:val="center"/>
              <w:textAlignment w:val="center"/>
              <w:rPr>
                <w:rFonts w:hint="eastAsia"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其他行为</w:t>
            </w:r>
          </w:p>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资金管理不规范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1.挪用工程款，造成管理混乱、进度滞后等不良影响</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2.未建立项目部资金专户，导致资金未专款专用</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如存在对应项目部账户还款的借款进账资金流水，可不认定为挪用</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19</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SG19</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主要管理人员未在岗履职</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主要管理人员未按要求在岗履职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如招标文件中未约定，参照范本20天在岗要求认定</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项目经理、技术负责人、安全负责人扣2分/人次，其他主要管理人员扣0.5分/人次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20</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SG20</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主要管理人员变更不规范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1.变更后的主要管理人员资格或业绩低于投标承诺</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2.未经批准擅自变更主要管理人员</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3.项目主要管理人员发生变更且资格、业绩不低于投标承诺</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第1、2项项目经理、技术负责人、安全负责人扣3分/人次，其他主要管理人员扣2分/人次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第3项项目经理、技术负责人、安全负责人扣0.5分/人次，其他主要管理人员扣0.2分/人次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SG21</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设施设备未到位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主要施工机械、试验检测设备未按投标承诺或工程需要到位</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扣0.2分/台套</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SG22</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虚假计量</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虚假计量</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7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23</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SG23</w:t>
            </w:r>
          </w:p>
        </w:tc>
        <w:tc>
          <w:tcPr>
            <w:tcW w:w="1444"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其他行为</w:t>
            </w: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kern w:val="0"/>
                <w:sz w:val="21"/>
                <w:szCs w:val="21"/>
                <w:highlight w:val="none"/>
              </w:rPr>
            </w:pPr>
          </w:p>
          <w:p>
            <w:pPr>
              <w:widowControl/>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其他行为</w:t>
            </w: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p>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其他行为</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联合体成员（含牵头人）发生负面清单所列不良行为</w:t>
            </w:r>
          </w:p>
        </w:tc>
        <w:tc>
          <w:tcPr>
            <w:tcW w:w="4680" w:type="dxa"/>
            <w:shd w:val="clear" w:color="auto" w:fill="FFFFFF"/>
            <w:noWrap w:val="0"/>
            <w:vAlign w:val="center"/>
          </w:tcPr>
          <w:p>
            <w:pPr>
              <w:pStyle w:val="3"/>
              <w:widowControl/>
              <w:spacing w:before="0" w:beforeAutospacing="0" w:after="0" w:afterAutospacing="0" w:line="240" w:lineRule="atLeast"/>
              <w:jc w:val="both"/>
              <w:rPr>
                <w:rFonts w:hint="eastAsia" w:ascii="仿宋_GB2312" w:hAnsi="仿宋_GB2312" w:eastAsia="仿宋_GB2312" w:cs="仿宋_GB2312"/>
                <w:b w:val="0"/>
                <w:bCs w:val="0"/>
                <w:color w:val="000000"/>
                <w:kern w:val="2"/>
                <w:sz w:val="21"/>
                <w:szCs w:val="21"/>
                <w:highlight w:val="none"/>
                <w:lang w:eastAsia="zh-CN"/>
              </w:rPr>
            </w:pPr>
            <w:r>
              <w:rPr>
                <w:rFonts w:hint="eastAsia" w:ascii="仿宋_GB2312" w:hAnsi="仿宋_GB2312" w:cs="仿宋_GB2312"/>
                <w:b w:val="0"/>
                <w:bCs w:val="0"/>
                <w:color w:val="000000"/>
                <w:kern w:val="2"/>
                <w:sz w:val="21"/>
                <w:szCs w:val="21"/>
                <w:highlight w:val="none"/>
              </w:rPr>
              <w:t>1.联合体牵头人发生负面清单所列不良行为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p>
            <w:pPr>
              <w:pStyle w:val="3"/>
              <w:widowControl/>
              <w:spacing w:before="0" w:beforeAutospacing="0" w:after="0" w:afterAutospacing="0" w:line="240" w:lineRule="atLeast"/>
              <w:jc w:val="both"/>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2"/>
                <w:sz w:val="21"/>
                <w:szCs w:val="21"/>
                <w:highlight w:val="none"/>
              </w:rPr>
              <w:t>2.联合体成员方发生负面清单所列不良行为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，纳入负面清单管理，对牵头人和非直接责任成员方予以信用扣分，无责任成员方不予扣分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降为D级的，扣5分/项次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降三级的，扣4分/项次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降二级的，扣3分/项次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降一级的，扣2分/项次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24</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SG24</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挂牌督办</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w:t>
            </w:r>
            <w:r>
              <w:rPr>
                <w:rFonts w:hint="eastAsia" w:ascii="仿宋_GB2312" w:hAnsi="仿宋_GB2312" w:cs="仿宋_GB2312"/>
                <w:b w:val="0"/>
                <w:bCs w:val="0"/>
                <w:color w:val="000000"/>
                <w:sz w:val="21"/>
                <w:szCs w:val="21"/>
                <w:highlight w:val="none"/>
                <w:lang w:eastAsia="zh-CN"/>
              </w:rPr>
              <w:t>等</w:t>
            </w:r>
            <w:r>
              <w:rPr>
                <w:rFonts w:hint="eastAsia" w:ascii="仿宋_GB2312" w:hAnsi="仿宋_GB2312" w:cs="仿宋_GB2312"/>
                <w:b w:val="0"/>
                <w:bCs w:val="0"/>
                <w:color w:val="000000"/>
                <w:sz w:val="21"/>
                <w:szCs w:val="21"/>
                <w:highlight w:val="none"/>
              </w:rPr>
              <w:t>被省交通运输主管部门挂牌督办</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扣8分/次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 w:hRule="atLeast"/>
          <w:jc w:val="center"/>
        </w:trPr>
        <w:tc>
          <w:tcPr>
            <w:tcW w:w="704" w:type="dxa"/>
            <w:shd w:val="clear" w:color="auto" w:fill="FFFFFF"/>
            <w:noWrap w:val="0"/>
            <w:vAlign w:val="center"/>
          </w:tcPr>
          <w:p>
            <w:pPr>
              <w:widowControl/>
              <w:spacing w:line="300" w:lineRule="exact"/>
              <w:jc w:val="center"/>
              <w:textAlignment w:val="center"/>
              <w:rPr>
                <w:b w:val="0"/>
                <w:bCs w:val="0"/>
                <w:color w:val="000000"/>
                <w:highlight w:val="none"/>
              </w:rPr>
            </w:pPr>
            <w:r>
              <w:rPr>
                <w:rFonts w:hint="eastAsia" w:ascii="仿宋_GB2312" w:hAnsi="仿宋_GB2312" w:cs="仿宋_GB2312"/>
                <w:b w:val="0"/>
                <w:bCs w:val="0"/>
                <w:color w:val="000000"/>
                <w:sz w:val="21"/>
                <w:szCs w:val="21"/>
                <w:highlight w:val="none"/>
              </w:rPr>
              <w:t>25</w:t>
            </w:r>
          </w:p>
        </w:tc>
        <w:tc>
          <w:tcPr>
            <w:tcW w:w="775" w:type="dxa"/>
            <w:shd w:val="clear" w:color="auto" w:fill="FFFFFF"/>
            <w:noWrap w:val="0"/>
            <w:vAlign w:val="center"/>
          </w:tcPr>
          <w:p>
            <w:pPr>
              <w:widowControl/>
              <w:spacing w:line="300" w:lineRule="exact"/>
              <w:jc w:val="center"/>
              <w:textAlignment w:val="center"/>
              <w:rPr>
                <w:b w:val="0"/>
                <w:bCs w:val="0"/>
                <w:color w:val="000000"/>
                <w:highlight w:val="none"/>
              </w:rPr>
            </w:pPr>
            <w:r>
              <w:rPr>
                <w:rFonts w:hint="eastAsia" w:ascii="仿宋_GB2312" w:hAnsi="仿宋_GB2312" w:cs="仿宋_GB2312"/>
                <w:b w:val="0"/>
                <w:bCs w:val="0"/>
                <w:color w:val="000000"/>
                <w:sz w:val="21"/>
                <w:szCs w:val="21"/>
                <w:highlight w:val="none"/>
              </w:rPr>
              <w:t>SG25</w:t>
            </w:r>
          </w:p>
        </w:tc>
        <w:tc>
          <w:tcPr>
            <w:tcW w:w="1444" w:type="dxa"/>
            <w:vMerge w:val="continue"/>
            <w:shd w:val="clear" w:color="auto" w:fill="FFFFFF"/>
            <w:noWrap w:val="0"/>
            <w:vAlign w:val="center"/>
          </w:tcPr>
          <w:p>
            <w:pPr>
              <w:widowControl/>
              <w:spacing w:line="300" w:lineRule="exact"/>
              <w:jc w:val="center"/>
              <w:textAlignment w:val="center"/>
              <w:rPr>
                <w:b w:val="0"/>
                <w:bCs w:val="0"/>
                <w:color w:val="000000"/>
                <w:highlight w:val="none"/>
              </w:rPr>
            </w:pPr>
          </w:p>
        </w:tc>
        <w:tc>
          <w:tcPr>
            <w:tcW w:w="1671"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w:t>
            </w:r>
            <w:r>
              <w:rPr>
                <w:rFonts w:hint="eastAsia" w:ascii="仿宋_GB2312" w:hAnsi="仿宋_GB2312" w:cs="仿宋_GB2312"/>
                <w:b w:val="0"/>
                <w:bCs w:val="0"/>
                <w:color w:val="000000"/>
                <w:sz w:val="21"/>
                <w:szCs w:val="21"/>
                <w:highlight w:val="none"/>
                <w:lang w:eastAsia="zh-CN"/>
              </w:rPr>
              <w:t>等</w:t>
            </w:r>
            <w:r>
              <w:rPr>
                <w:rFonts w:hint="eastAsia" w:ascii="仿宋_GB2312" w:hAnsi="仿宋_GB2312" w:cs="仿宋_GB2312"/>
                <w:b w:val="0"/>
                <w:bCs w:val="0"/>
                <w:color w:val="000000"/>
                <w:sz w:val="21"/>
                <w:szCs w:val="21"/>
                <w:highlight w:val="none"/>
              </w:rPr>
              <w:t>被市交通运输主管部门挂牌督办</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扣6分/次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1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26</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SG26</w:t>
            </w:r>
          </w:p>
        </w:tc>
        <w:tc>
          <w:tcPr>
            <w:tcW w:w="1444" w:type="dxa"/>
            <w:vMerge w:val="continue"/>
            <w:shd w:val="clear" w:color="auto" w:fill="FFFFFF"/>
            <w:noWrap w:val="0"/>
            <w:vAlign w:val="center"/>
          </w:tcPr>
          <w:p>
            <w:pPr>
              <w:widowControl/>
              <w:spacing w:line="300" w:lineRule="exact"/>
              <w:jc w:val="center"/>
              <w:textAlignment w:val="center"/>
              <w:rPr>
                <w:b w:val="0"/>
                <w:bCs w:val="0"/>
                <w:color w:val="000000"/>
                <w:highlight w:val="none"/>
              </w:rPr>
            </w:pPr>
          </w:p>
        </w:tc>
        <w:tc>
          <w:tcPr>
            <w:tcW w:w="1671"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widowControl/>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w:t>
            </w:r>
            <w:r>
              <w:rPr>
                <w:rFonts w:hint="eastAsia" w:ascii="仿宋_GB2312" w:hAnsi="仿宋_GB2312" w:cs="仿宋_GB2312"/>
                <w:b w:val="0"/>
                <w:bCs w:val="0"/>
                <w:color w:val="000000"/>
                <w:sz w:val="21"/>
                <w:szCs w:val="21"/>
                <w:highlight w:val="none"/>
                <w:lang w:eastAsia="zh-CN"/>
              </w:rPr>
              <w:t>等</w:t>
            </w:r>
            <w:r>
              <w:rPr>
                <w:rFonts w:hint="eastAsia" w:ascii="仿宋_GB2312" w:hAnsi="仿宋_GB2312" w:cs="仿宋_GB2312"/>
                <w:b w:val="0"/>
                <w:bCs w:val="0"/>
                <w:color w:val="000000"/>
                <w:sz w:val="21"/>
                <w:szCs w:val="21"/>
                <w:highlight w:val="none"/>
              </w:rPr>
              <w:t>被县交通运输主管部门挂牌督办</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扣4分/次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27</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SG27</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行政处罚</w:t>
            </w:r>
          </w:p>
        </w:tc>
        <w:tc>
          <w:tcPr>
            <w:tcW w:w="4680"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被交通运输主管部门行政处罚</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left"/>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重大案件扣2分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一般案件扣1分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较轻案件扣0.5分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28</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SG28</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行政约谈</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1.因施工质量安全问题、合同履约问题等被省交通运输主管部门约谈</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2.因施工质量安全问题、合同履约问题等被市交通运输主管部门约谈</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3.因施工质量安全问题、合同履约问题等被县交通运输主管部门约谈</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4.因施工质量安全问题、合同履约问题等被建设单位约谈</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p>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第2项扣1分/次</w:t>
            </w:r>
            <w:r>
              <w:rPr>
                <w:rFonts w:hint="eastAsia" w:ascii="仿宋_GB2312" w:hAnsi="仿宋_GB2312" w:cs="仿宋_GB2312"/>
                <w:b w:val="0"/>
                <w:bCs w:val="0"/>
                <w:color w:val="000000"/>
                <w:sz w:val="21"/>
                <w:szCs w:val="21"/>
                <w:highlight w:val="none"/>
                <w:lang w:eastAsia="zh-CN"/>
              </w:rPr>
              <w:t>；</w:t>
            </w:r>
          </w:p>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第3、4项扣0.5分/次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施工项目经理、施工技术负责人、施工安全负责人</w:t>
            </w:r>
          </w:p>
        </w:tc>
        <w:tc>
          <w:tcPr>
            <w:tcW w:w="2652" w:type="dxa"/>
            <w:shd w:val="clear" w:color="auto" w:fill="FFFFFF"/>
            <w:noWrap w:val="0"/>
            <w:vAlign w:val="center"/>
          </w:tcPr>
          <w:p>
            <w:pP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项目技术负责人、项目安全负责人按照约谈内容确定</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29</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SG29</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未建设运用工程智慧建设管理系统</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未按招标文件要求及合同约定建设运用工程智慧建设管理系统（未按照重大项目平台、浙路品质系统平台要求实现工程数据自动上传）</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30</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SG30</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拖欠款项</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1.因施工单位原因拖欠工程款、材料款等，未达到负面清单情形</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2.拖欠农民工工资，未达到负面清单情形</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扣2分/次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6"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SG31</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农民工工资管理不到位</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未配备劳资专管员或未落实六项制度</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SG32</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财务制度或财务台账不健全</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财务管理制度不健全、不规范，财务管理混乱，管理台账不完备</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33</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SG33</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不合规签订合同</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未按规定签订劳务用工合同</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扣0.2分/人次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34</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SG34</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未签或违反廉政合同</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发生廉政问题但未构成犯罪</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p>
            <w:pPr>
              <w:widowControl/>
              <w:spacing w:line="300" w:lineRule="exact"/>
              <w:ind w:firstLine="210" w:firstLineChars="100"/>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扣5分/人次</w:t>
            </w:r>
          </w:p>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35</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SG35</w:t>
            </w:r>
          </w:p>
        </w:tc>
        <w:tc>
          <w:tcPr>
            <w:tcW w:w="1444" w:type="dxa"/>
            <w:vMerge w:val="continue"/>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破坏生态环境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1.施工产生的废渣随意堆放或丢弃，废水随意排放</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2.施工过程中造成水土流失，未治理或治理不到位</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3.施工过程覆盖不全、防治设施闲置或损坏、尘土飘扬等扬尘防治不到位的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ascii="仿宋_GB2312" w:hAnsi="仿宋_GB2312" w:cs="仿宋_GB2312"/>
                <w:b w:val="0"/>
                <w:bCs w:val="0"/>
                <w:color w:val="000000"/>
                <w:sz w:val="21"/>
                <w:szCs w:val="21"/>
                <w:highlight w:val="none"/>
              </w:rPr>
              <w:t>4.施工产生的废渣和废油桶、废沥青、脱模剂桶等危废露天堆放，未按规范贮存处置的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w:t>
            </w:r>
            <w:r>
              <w:rPr>
                <w:rFonts w:ascii="仿宋_GB2312" w:hAnsi="仿宋_GB2312" w:cs="仿宋_GB2312"/>
                <w:b w:val="0"/>
                <w:bCs w:val="0"/>
                <w:color w:val="000000"/>
                <w:sz w:val="21"/>
                <w:szCs w:val="21"/>
                <w:highlight w:val="none"/>
              </w:rPr>
              <w:t>.敏感点施工未采取防护措施，造成噪声污染的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6.施工过程中影响周边环境，引起投诉被查实</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36</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SG36</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拒绝或阻碍监督检查</w:t>
            </w:r>
          </w:p>
        </w:tc>
        <w:tc>
          <w:tcPr>
            <w:tcW w:w="4680" w:type="dxa"/>
            <w:shd w:val="clear" w:color="auto" w:fill="FFFFFF"/>
            <w:noWrap w:val="0"/>
            <w:vAlign w:val="center"/>
          </w:tcPr>
          <w:p>
            <w:pPr>
              <w:widowControl/>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不配合</w:t>
            </w:r>
            <w:r>
              <w:rPr>
                <w:rFonts w:ascii="仿宋_GB2312" w:hAnsi="宋体" w:cs="仿宋_GB2312"/>
                <w:b w:val="0"/>
                <w:bCs w:val="0"/>
                <w:color w:val="000000"/>
                <w:kern w:val="0"/>
                <w:sz w:val="21"/>
                <w:szCs w:val="21"/>
                <w:highlight w:val="none"/>
              </w:rPr>
              <w:t>质量安全监督检查工作</w:t>
            </w:r>
            <w:r>
              <w:rPr>
                <w:rFonts w:hint="eastAsia" w:ascii="仿宋_GB2312" w:hAnsi="宋体"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jc w:val="lef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37</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SG37</w:t>
            </w:r>
          </w:p>
        </w:tc>
        <w:tc>
          <w:tcPr>
            <w:tcW w:w="1444" w:type="dxa"/>
            <w:shd w:val="clear" w:color="auto" w:fill="FFFFFF"/>
            <w:noWrap w:val="0"/>
            <w:vAlign w:val="center"/>
          </w:tcPr>
          <w:p>
            <w:pPr>
              <w:widowControl/>
              <w:spacing w:line="300" w:lineRule="exact"/>
              <w:jc w:val="center"/>
              <w:textAlignment w:val="center"/>
              <w:rPr>
                <w:rFonts w:ascii="仿宋_GB2312" w:hAnsi="宋体" w:cs="仿宋_GB2312"/>
                <w:b w:val="0"/>
                <w:bCs w:val="0"/>
                <w:color w:val="000000"/>
                <w:kern w:val="0"/>
                <w:sz w:val="21"/>
                <w:szCs w:val="21"/>
                <w:highlight w:val="none"/>
              </w:rPr>
            </w:pPr>
            <w:r>
              <w:rPr>
                <w:rFonts w:ascii="仿宋_GB2312" w:hAnsi="仿宋_GB2312" w:cs="仿宋_GB2312"/>
                <w:b w:val="0"/>
                <w:bCs w:val="0"/>
                <w:color w:val="000000"/>
                <w:sz w:val="21"/>
                <w:szCs w:val="21"/>
                <w:highlight w:val="none"/>
              </w:rPr>
              <w:t>综合管理</w:t>
            </w:r>
          </w:p>
        </w:tc>
        <w:tc>
          <w:tcPr>
            <w:tcW w:w="1671" w:type="dxa"/>
            <w:shd w:val="clear" w:color="auto" w:fill="FFFFFF"/>
            <w:noWrap w:val="0"/>
            <w:vAlign w:val="center"/>
          </w:tcPr>
          <w:p>
            <w:pPr>
              <w:widowControl/>
              <w:tabs>
                <w:tab w:val="left" w:pos="312"/>
              </w:tabs>
              <w:jc w:val="center"/>
              <w:rPr>
                <w:rFonts w:ascii="仿宋_GB2312" w:hAnsi="宋体" w:cs="仿宋_GB2312"/>
                <w:b w:val="0"/>
                <w:bCs w:val="0"/>
                <w:color w:val="000000"/>
                <w:kern w:val="0"/>
                <w:sz w:val="21"/>
                <w:szCs w:val="21"/>
                <w:highlight w:val="none"/>
              </w:rPr>
            </w:pPr>
            <w:r>
              <w:rPr>
                <w:rFonts w:ascii="仿宋_GB2312" w:hAnsi="仿宋_GB2312" w:cs="仿宋_GB2312"/>
                <w:b w:val="0"/>
                <w:bCs w:val="0"/>
                <w:color w:val="000000"/>
                <w:sz w:val="21"/>
                <w:szCs w:val="21"/>
                <w:highlight w:val="none"/>
              </w:rPr>
              <w:t>总投资5亿以上的项目</w:t>
            </w:r>
            <w:r>
              <w:rPr>
                <w:rFonts w:hint="eastAsia" w:ascii="仿宋_GB2312" w:hAnsi="仿宋_GB2312" w:cs="仿宋_GB2312"/>
                <w:b w:val="0"/>
                <w:bCs w:val="0"/>
                <w:color w:val="000000"/>
                <w:sz w:val="21"/>
                <w:szCs w:val="21"/>
                <w:highlight w:val="none"/>
              </w:rPr>
              <w:t>未按</w:t>
            </w:r>
            <w:r>
              <w:rPr>
                <w:rFonts w:ascii="仿宋_GB2312" w:hAnsi="仿宋_GB2312" w:cs="仿宋_GB2312"/>
                <w:b w:val="0"/>
                <w:bCs w:val="0"/>
                <w:color w:val="000000"/>
                <w:sz w:val="21"/>
                <w:szCs w:val="21"/>
                <w:highlight w:val="none"/>
              </w:rPr>
              <w:t>要求</w:t>
            </w:r>
            <w:r>
              <w:rPr>
                <w:rFonts w:hint="eastAsia" w:ascii="仿宋_GB2312" w:hAnsi="仿宋_GB2312" w:cs="仿宋_GB2312"/>
                <w:b w:val="0"/>
                <w:bCs w:val="0"/>
                <w:color w:val="000000"/>
                <w:sz w:val="21"/>
                <w:szCs w:val="21"/>
                <w:highlight w:val="none"/>
              </w:rPr>
              <w:t>开展平安百年品质工程建设</w:t>
            </w:r>
          </w:p>
        </w:tc>
        <w:tc>
          <w:tcPr>
            <w:tcW w:w="4680"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w:t>
            </w:r>
            <w:r>
              <w:rPr>
                <w:rFonts w:ascii="仿宋_GB2312" w:hAnsi="仿宋_GB2312" w:cs="仿宋_GB2312"/>
                <w:b w:val="0"/>
                <w:bCs w:val="0"/>
                <w:color w:val="000000"/>
                <w:sz w:val="21"/>
                <w:szCs w:val="21"/>
                <w:highlight w:val="none"/>
              </w:rPr>
              <w:t>未按</w:t>
            </w:r>
            <w:r>
              <w:rPr>
                <w:rFonts w:hint="eastAsia" w:ascii="仿宋_GB2312" w:hAnsi="仿宋_GB2312" w:cs="仿宋_GB2312"/>
                <w:b w:val="0"/>
                <w:bCs w:val="0"/>
                <w:color w:val="000000"/>
                <w:sz w:val="21"/>
                <w:szCs w:val="21"/>
                <w:highlight w:val="none"/>
              </w:rPr>
              <w:t>招标文件</w:t>
            </w:r>
            <w:r>
              <w:rPr>
                <w:rFonts w:ascii="仿宋_GB2312" w:hAnsi="仿宋_GB2312" w:cs="仿宋_GB2312"/>
                <w:b w:val="0"/>
                <w:bCs w:val="0"/>
                <w:color w:val="000000"/>
                <w:sz w:val="21"/>
                <w:szCs w:val="21"/>
                <w:highlight w:val="none"/>
              </w:rPr>
              <w:t>要求编制</w:t>
            </w:r>
            <w:r>
              <w:rPr>
                <w:rFonts w:hint="eastAsia" w:ascii="仿宋_GB2312" w:hAnsi="仿宋_GB2312" w:cs="仿宋_GB2312"/>
                <w:b w:val="0"/>
                <w:bCs w:val="0"/>
                <w:color w:val="000000"/>
                <w:sz w:val="21"/>
                <w:szCs w:val="21"/>
                <w:highlight w:val="none"/>
              </w:rPr>
              <w:t>平安百年品质工程建设</w:t>
            </w:r>
            <w:r>
              <w:rPr>
                <w:rFonts w:ascii="仿宋_GB2312" w:hAnsi="仿宋_GB2312" w:cs="仿宋_GB2312"/>
                <w:b w:val="0"/>
                <w:bCs w:val="0"/>
                <w:color w:val="000000"/>
                <w:sz w:val="21"/>
                <w:szCs w:val="21"/>
                <w:highlight w:val="none"/>
              </w:rPr>
              <w:t>实施方案</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w:t>
            </w:r>
            <w:r>
              <w:rPr>
                <w:rFonts w:ascii="仿宋_GB2312" w:hAnsi="仿宋_GB2312" w:cs="仿宋_GB2312"/>
                <w:b w:val="0"/>
                <w:bCs w:val="0"/>
                <w:color w:val="000000"/>
                <w:sz w:val="21"/>
                <w:szCs w:val="21"/>
                <w:highlight w:val="none"/>
              </w:rPr>
              <w:t>编制</w:t>
            </w:r>
            <w:r>
              <w:rPr>
                <w:rFonts w:hint="eastAsia" w:ascii="仿宋_GB2312" w:hAnsi="仿宋_GB2312" w:cs="仿宋_GB2312"/>
                <w:b w:val="0"/>
                <w:bCs w:val="0"/>
                <w:color w:val="000000"/>
                <w:sz w:val="21"/>
                <w:szCs w:val="21"/>
                <w:highlight w:val="none"/>
              </w:rPr>
              <w:t>的平安百年品质工程建设</w:t>
            </w:r>
            <w:r>
              <w:rPr>
                <w:rFonts w:ascii="仿宋_GB2312" w:hAnsi="仿宋_GB2312" w:cs="仿宋_GB2312"/>
                <w:b w:val="0"/>
                <w:bCs w:val="0"/>
                <w:color w:val="000000"/>
                <w:sz w:val="21"/>
                <w:szCs w:val="21"/>
                <w:highlight w:val="none"/>
              </w:rPr>
              <w:t>实施方案</w:t>
            </w:r>
            <w:r>
              <w:rPr>
                <w:rFonts w:hint="eastAsia" w:ascii="仿宋_GB2312" w:hAnsi="仿宋_GB2312" w:cs="仿宋_GB2312"/>
                <w:b w:val="0"/>
                <w:bCs w:val="0"/>
                <w:color w:val="000000"/>
                <w:sz w:val="21"/>
                <w:szCs w:val="21"/>
                <w:highlight w:val="none"/>
              </w:rPr>
              <w:t>组织实施</w:t>
            </w:r>
            <w:r>
              <w:rPr>
                <w:rFonts w:ascii="仿宋_GB2312" w:hAnsi="仿宋_GB2312" w:cs="仿宋_GB2312"/>
                <w:b w:val="0"/>
                <w:bCs w:val="0"/>
                <w:color w:val="000000"/>
                <w:sz w:val="21"/>
                <w:szCs w:val="21"/>
                <w:highlight w:val="none"/>
              </w:rPr>
              <w:t>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w:t>
            </w:r>
            <w:r>
              <w:rPr>
                <w:rFonts w:ascii="仿宋_GB2312" w:hAnsi="仿宋_GB2312" w:cs="仿宋_GB2312"/>
                <w:b w:val="0"/>
                <w:bCs w:val="0"/>
                <w:color w:val="000000"/>
                <w:sz w:val="21"/>
                <w:szCs w:val="21"/>
                <w:highlight w:val="none"/>
              </w:rPr>
              <w:t>3</w:t>
            </w:r>
            <w:r>
              <w:rPr>
                <w:rFonts w:hint="eastAsia" w:ascii="仿宋_GB2312" w:hAnsi="仿宋_GB2312" w:cs="仿宋_GB2312"/>
                <w:b w:val="0"/>
                <w:bCs w:val="0"/>
                <w:color w:val="000000"/>
                <w:sz w:val="21"/>
                <w:szCs w:val="21"/>
                <w:highlight w:val="none"/>
              </w:rPr>
              <w:t>分/次</w:t>
            </w:r>
            <w:r>
              <w:rPr>
                <w:rFonts w:hint="eastAsia" w:ascii="仿宋_GB2312" w:hAnsi="仿宋_GB2312" w:cs="仿宋_GB2312"/>
                <w:b w:val="0"/>
                <w:bCs w:val="0"/>
                <w:color w:val="000000"/>
                <w:sz w:val="21"/>
                <w:szCs w:val="21"/>
                <w:highlight w:val="none"/>
                <w:lang w:eastAsia="zh-CN"/>
              </w:rPr>
              <w:t>；</w:t>
            </w:r>
          </w:p>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第2项扣2分/次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tc>
        <w:tc>
          <w:tcPr>
            <w:tcW w:w="2652"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8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38</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SG38</w:t>
            </w:r>
          </w:p>
        </w:tc>
        <w:tc>
          <w:tcPr>
            <w:tcW w:w="1444" w:type="dxa"/>
            <w:vMerge w:val="restart"/>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获得政府部门表彰</w:t>
            </w:r>
          </w:p>
        </w:tc>
        <w:tc>
          <w:tcPr>
            <w:tcW w:w="4680" w:type="dxa"/>
            <w:shd w:val="clear" w:color="auto" w:fill="FFFFFF"/>
            <w:noWrap w:val="0"/>
            <w:vAlign w:val="center"/>
          </w:tcPr>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在抢险救灾（包括海上搜救）等应急事件和工程建设推进中表现突出，并获得政府部门嘉奖的，分为国家级、省级、市级三个层次，其中国家级需要有国务院及各部委等印发的正式文件（包括中国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省级需要有省委、省政府或省级交通运输主管部门正式文件（包括浙江省海上搜救中心）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市级需要市委、市政府的正式文件</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各部委、省委、省政府及以上（包括中国海上搜救中心）：加0.5分/项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省级交通运输主管部门、设区市委市政府（包括浙江省海上搜救中心）：加0.2分/项</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2.同一从业单位因同一事项受不同层级、部门表彰的，1个评价周期内加分项只允许使用一次，分值可在表彰层级提高后做相应调整</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3.抢险救灾等应急事件在从业单位综合评分中加分，最多加0.5分</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4.工程建设推进在项目（标段）评分中加分，最多加0.5分。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39</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SG39</w:t>
            </w:r>
          </w:p>
        </w:tc>
        <w:tc>
          <w:tcPr>
            <w:tcW w:w="1444"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项目获得质量奖项</w:t>
            </w:r>
          </w:p>
        </w:tc>
        <w:tc>
          <w:tcPr>
            <w:tcW w:w="4680" w:type="dxa"/>
            <w:shd w:val="clear" w:color="auto" w:fill="FFFFFF"/>
            <w:noWrap w:val="0"/>
            <w:vAlign w:val="center"/>
          </w:tcPr>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评价年度内，评价项目或曾经评价项目获得国家或省级奖项：国家级奖项指国家优质工程奖、李春奖、鲁班奖、詹天佑奖</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省级奖项指钱江杯</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2.同一从业单位在同一项目中获奖的，1个评价周期内加分项只允许使用一次，分值可在奖项层级提高后做相应调整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40</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SG40</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列入“平安百年品质工程”示范创建或示范冠名项目</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评价年度内，有评价项目或曾经评价项目被列入“平安百年品质工程”示范创建(加标段)或示范冠名（加总分）</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2.同一从业单位在同一项目中获奖的，1个评价周期内加分项只允许使用一次，分值可在奖项层级提高后做相应调整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3.被列入“平安百年品质工程”示范创建或示范冠名项目从业单位需有创建内容和创建任务，国家级、省级表彰由省级交通主管部门认定</w:t>
            </w:r>
            <w:r>
              <w:rPr>
                <w:rFonts w:hint="eastAsia" w:ascii="仿宋_GB2312" w:hAnsi="仿宋_GB2312" w:cs="仿宋_GB2312"/>
                <w:b w:val="0"/>
                <w:bCs w:val="0"/>
                <w:color w:val="000000"/>
                <w:sz w:val="21"/>
                <w:szCs w:val="21"/>
                <w:highlight w:val="none"/>
                <w:lang w:eastAsia="zh-CN"/>
              </w:rPr>
              <w:t>；</w:t>
            </w:r>
          </w:p>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4.示范创建加分在单个项目（标段）评分中，最多加0.5分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示范冠名加分在从业单位综合评分中，最多加0.5分。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SG41</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认定、应用首台（套）设备</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1.评价年度内，设计单位在评价标段中使用首台（套）设备，且使用的首台（套）设备须在评价年度内购买</w:t>
            </w:r>
            <w:r>
              <w:rPr>
                <w:rFonts w:hint="eastAsia" w:ascii="仿宋_GB2312" w:hAnsi="仿宋_GB2312" w:cs="仿宋_GB2312"/>
                <w:b w:val="0"/>
                <w:bCs w:val="0"/>
                <w:color w:val="000000"/>
                <w:sz w:val="21"/>
                <w:szCs w:val="21"/>
                <w:highlight w:val="none"/>
                <w:lang w:eastAsia="zh-CN"/>
              </w:rPr>
              <w:t>；</w:t>
            </w:r>
          </w:p>
          <w:p>
            <w:pPr>
              <w:spacing w:line="300" w:lineRule="exac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2.评价年度内，有被认定为首台（套）装备的企业，按国际、国内两个档次。</w:t>
            </w:r>
          </w:p>
        </w:tc>
        <w:tc>
          <w:tcPr>
            <w:tcW w:w="2049"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第1项：首台（套）设备金额每满10</w:t>
            </w:r>
            <w:r>
              <w:rPr>
                <w:rFonts w:hint="eastAsia" w:ascii="仿宋_GB2312" w:hAnsi="仿宋_GB2312" w:cs="仿宋_GB2312"/>
                <w:b w:val="0"/>
                <w:bCs w:val="0"/>
                <w:color w:val="000000"/>
                <w:sz w:val="21"/>
                <w:szCs w:val="21"/>
                <w:highlight w:val="none"/>
                <w:lang w:val="en-US" w:eastAsia="zh-CN"/>
              </w:rPr>
              <w:t>0</w:t>
            </w:r>
            <w:r>
              <w:rPr>
                <w:rFonts w:hint="eastAsia" w:ascii="仿宋_GB2312" w:hAnsi="仿宋_GB2312" w:cs="仿宋_GB2312"/>
                <w:b w:val="0"/>
                <w:bCs w:val="0"/>
                <w:color w:val="000000"/>
                <w:sz w:val="21"/>
                <w:szCs w:val="21"/>
                <w:highlight w:val="none"/>
              </w:rPr>
              <w:t>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第2项：国际：加0.2分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国内：加0.1分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施工项目经理、施工技术负责人(或施工安全负责人)</w:t>
            </w: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r>
              <w:rPr>
                <w:rFonts w:hint="eastAsia" w:ascii="仿宋_GB2312" w:hAnsi="仿宋_GB2312" w:cs="仿宋_GB2312"/>
                <w:b w:val="0"/>
                <w:bCs w:val="0"/>
                <w:color w:val="000000"/>
                <w:sz w:val="21"/>
                <w:szCs w:val="21"/>
                <w:highlight w:val="none"/>
                <w:lang w:val="en-US" w:eastAsia="zh-CN"/>
              </w:rPr>
              <w:t>第1项：</w:t>
            </w:r>
            <w:r>
              <w:rPr>
                <w:rFonts w:hint="eastAsia" w:ascii="仿宋_GB2312" w:hAnsi="仿宋_GB2312" w:cs="仿宋_GB2312"/>
                <w:b w:val="0"/>
                <w:bCs w:val="0"/>
                <w:color w:val="000000"/>
                <w:sz w:val="21"/>
                <w:szCs w:val="21"/>
                <w:highlight w:val="none"/>
              </w:rPr>
              <w:t>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lang w:val="en-US" w:eastAsia="zh-CN"/>
              </w:rPr>
              <w:t>第2项不予加分</w:t>
            </w: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p>
          <w:p>
            <w:pPr>
              <w:keepNext w:val="0"/>
              <w:keepLines w:val="0"/>
              <w:pageBreakBefore w:val="0"/>
              <w:widowControl/>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根据《浙江省经济和信息化厅浙江省交通运输厅关于推动综合交通装备首台（套）突破的实施意见》（浙经信装备〔2023〕254号）和《浙江省交通运输厅浙江省经济和信息化厅关于做好综合交通首台（套）装备推广应用工作的通知》（浙交函〔2024〕19号），施工单位购买目录中的首台（套）设备予以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2.首台套采购认定标准，应同时满足以下4个条件：①签订合同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②送货单或自提单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③对应设备物资采购或租赁发票，分包单位采购或租赁首台（套）装备和总包单位一样有效</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④转账付款凭证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3.信用附加分为评价年度内，单个项目（标段）所购首台（套）设备金额总和</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4.在单个项目（标段）评分中加分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80" w:lineRule="exact"/>
              <w:jc w:val="both"/>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5.由项目所在设区市级交通运输主管部门认定。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9"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spacing w:line="300" w:lineRule="exact"/>
              <w:rPr>
                <w:rFonts w:ascii="仿宋_GB2312" w:hAnsi="仿宋_GB2312" w:cs="仿宋_GB2312"/>
                <w:b w:val="0"/>
                <w:bCs w:val="0"/>
                <w:color w:val="000000"/>
                <w:sz w:val="21"/>
                <w:szCs w:val="21"/>
                <w:highlight w:val="none"/>
              </w:rPr>
            </w:pPr>
          </w:p>
        </w:tc>
        <w:tc>
          <w:tcPr>
            <w:tcW w:w="2049"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2652" w:type="dxa"/>
            <w:shd w:val="clear" w:color="auto" w:fill="FFFFFF"/>
            <w:noWrap w:val="0"/>
            <w:vAlign w:val="center"/>
          </w:tcPr>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w:t>
            </w:r>
          </w:p>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2.在从业单位综合评分中加分，最多加0.2分。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9"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SG42</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列入交通运输部平安工程冠名项目</w:t>
            </w:r>
          </w:p>
        </w:tc>
        <w:tc>
          <w:tcPr>
            <w:tcW w:w="4680" w:type="dxa"/>
            <w:shd w:val="clear" w:color="auto" w:fill="FFFFFF"/>
            <w:noWrap w:val="0"/>
            <w:vAlign w:val="center"/>
          </w:tcPr>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评价年度内，评价项目或曾经评价项目被交通运输部冠名平安工程的。</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加0.5分</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eastAsia="仿宋_GB2312"/>
                <w:b w:val="0"/>
                <w:bCs w:val="0"/>
                <w:color w:val="000000"/>
                <w:highlight w:val="none"/>
                <w:lang w:eastAsia="zh-CN"/>
              </w:rPr>
            </w:pPr>
            <w:r>
              <w:rPr>
                <w:rFonts w:hint="eastAsia" w:ascii="仿宋_GB2312" w:hAnsi="仿宋_GB2312" w:cs="仿宋_GB2312"/>
                <w:b w:val="0"/>
                <w:bCs w:val="0"/>
                <w:color w:val="000000"/>
                <w:sz w:val="21"/>
                <w:szCs w:val="21"/>
                <w:highlight w:val="none"/>
              </w:rPr>
              <w:t>2.申报交通运输部平安工程冠名时，排名前50％的土建施工合同段</w:t>
            </w:r>
            <w:r>
              <w:rPr>
                <w:rFonts w:hint="eastAsia" w:ascii="仿宋_GB2312" w:hAnsi="仿宋_GB2312" w:cs="仿宋_GB2312"/>
                <w:b w:val="0"/>
                <w:bCs w:val="0"/>
                <w:color w:val="000000"/>
                <w:sz w:val="21"/>
                <w:szCs w:val="21"/>
                <w:highlight w:val="none"/>
                <w:lang w:eastAsia="zh-CN"/>
              </w:rPr>
              <w:t>；</w:t>
            </w:r>
          </w:p>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黑体" w:hAnsi="黑体" w:eastAsia="黑体" w:cs="黑体"/>
                <w:b w:val="0"/>
                <w:bCs w:val="0"/>
                <w:color w:val="000000"/>
                <w:sz w:val="21"/>
                <w:szCs w:val="21"/>
                <w:highlight w:val="none"/>
              </w:rPr>
            </w:pPr>
            <w:r>
              <w:rPr>
                <w:rFonts w:hint="eastAsia" w:ascii="黑体" w:hAnsi="黑体" w:eastAsia="黑体" w:cs="黑体"/>
                <w:b w:val="0"/>
                <w:bCs w:val="0"/>
                <w:color w:val="000000"/>
                <w:sz w:val="21"/>
                <w:szCs w:val="21"/>
                <w:highlight w:val="none"/>
              </w:rPr>
              <w:t>三</w:t>
            </w:r>
          </w:p>
        </w:tc>
        <w:tc>
          <w:tcPr>
            <w:tcW w:w="14811" w:type="dxa"/>
            <w:gridSpan w:val="7"/>
            <w:shd w:val="clear" w:color="auto" w:fill="FFFFFF"/>
            <w:noWrap w:val="0"/>
            <w:vAlign w:val="center"/>
          </w:tcPr>
          <w:p>
            <w:pPr>
              <w:spacing w:line="300" w:lineRule="exact"/>
              <w:jc w:val="center"/>
              <w:textAlignment w:val="center"/>
              <w:rPr>
                <w:rFonts w:eastAsia="黑体"/>
                <w:b w:val="0"/>
                <w:bCs w:val="0"/>
                <w:color w:val="000000"/>
                <w:highlight w:val="none"/>
              </w:rPr>
            </w:pPr>
            <w:r>
              <w:rPr>
                <w:rFonts w:hint="eastAsia" w:ascii="黑体" w:hAnsi="黑体" w:eastAsia="黑体" w:cs="黑体"/>
                <w:b w:val="0"/>
                <w:bCs w:val="0"/>
                <w:color w:val="000000"/>
                <w:sz w:val="21"/>
                <w:szCs w:val="21"/>
                <w:highlight w:val="none"/>
              </w:rPr>
              <w:t>监理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JL01</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质量问题</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发生较严重质量问题</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发生路基滑塌、隧道局部坍塌、桥梁局部垮塌、上边坡滑塌、路面严重沉降等质量问题但未达到负面清单相应情形</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较严重质量问题扣15分/次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一般质量问题扣5分/次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JL02</w:t>
            </w:r>
          </w:p>
        </w:tc>
        <w:tc>
          <w:tcPr>
            <w:tcW w:w="1444"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廉政行为</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监理人员有吃拿卡要行为的</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监理人员存在违规收受管理对象费用等吃拿卡要行为，并被有关部门查处的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监理单位内部发现并处理的，免于扣分</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JL03</w:t>
            </w:r>
          </w:p>
        </w:tc>
        <w:tc>
          <w:tcPr>
            <w:tcW w:w="1444"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弄虚作假</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存在虚假资料、数据或资格证书</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1.将不合格的单位、分部、分项工程、工序按照合格签字的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2.将不合格的建筑材料、建筑构配件或设备按照合格签字的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3.监理试验检测数据不真实或出现严重偏差的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4.监理人员使用虚假职业资格证书或冒用他人证书从事监理工作的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第1项扣15分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第2、3项扣10分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第4项扣5分/人次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9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JL04</w:t>
            </w:r>
          </w:p>
        </w:tc>
        <w:tc>
          <w:tcPr>
            <w:tcW w:w="1444" w:type="dxa"/>
            <w:vMerge w:val="restart"/>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both"/>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质量、安全生产、环保监理</w:t>
            </w: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质量、安全生产、环保监理</w:t>
            </w: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p>
            <w:pPr>
              <w:autoSpaceDN w:val="0"/>
              <w:spacing w:line="300" w:lineRule="exact"/>
              <w:jc w:val="both"/>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监理问题未整改、整改不及时或经整改达不到要求的</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对交通运输部门、建设单位检查（督查）提出的监理问题未整改、整改不及时或</w:t>
            </w:r>
            <w:r>
              <w:rPr>
                <w:rFonts w:hint="eastAsia" w:ascii="仿宋_GB2312" w:hAnsi="仿宋_GB2312" w:cs="仿宋_GB2312"/>
                <w:b w:val="0"/>
                <w:bCs w:val="0"/>
                <w:color w:val="000000"/>
                <w:sz w:val="21"/>
                <w:szCs w:val="21"/>
                <w:highlight w:val="none"/>
              </w:rPr>
              <w:t>经整改达不到要求的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spacing w:line="300" w:lineRule="exact"/>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扣5分/次</w:t>
            </w:r>
          </w:p>
        </w:tc>
        <w:tc>
          <w:tcPr>
            <w:tcW w:w="1540"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JL05</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未按规定进行编制或审批的</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1.未按规定对施工组织设计、专项施工方案、开工报告、施工安全专项风险评估报告、施工单位报备的分包事项进行审批的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2.未按规定编制监理计划、监理细则，或未按规定对监理计划、监理细则等进行审批的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3.未将平安百年品质工程创建示范目标纳入监理计划、监理细则的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第3项扣2分/类次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6</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JL06</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未按规定进行验收和质量评定</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1.未按规定进行隐蔽工程验收</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2.未按规定进行工序验收</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3.未按规定进行中间交工验收和质量评定的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7</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JL07</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未按规定进行安全生产条件核查的</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1.未开展工程开工前和危大工程施工前的安全生产条件核查的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w:t>
            </w:r>
            <w:r>
              <w:rPr>
                <w:rFonts w:hint="eastAsia" w:ascii="仿宋_GB2312" w:hAnsi="仿宋_GB2312" w:cs="仿宋_GB2312"/>
                <w:b w:val="0"/>
                <w:bCs w:val="0"/>
                <w:color w:val="000000"/>
                <w:spacing w:val="-6"/>
                <w:sz w:val="21"/>
                <w:szCs w:val="21"/>
                <w:highlight w:val="none"/>
              </w:rPr>
              <w:t>未有效督促施工单位按照专项施工方案施工</w:t>
            </w:r>
            <w:r>
              <w:rPr>
                <w:rFonts w:hint="eastAsia" w:ascii="仿宋_GB2312" w:hAnsi="仿宋_GB2312" w:cs="仿宋_GB2312"/>
                <w:b w:val="0"/>
                <w:bCs w:val="0"/>
                <w:color w:val="000000"/>
                <w:spacing w:val="-6"/>
                <w:sz w:val="21"/>
                <w:szCs w:val="21"/>
                <w:highlight w:val="none"/>
                <w:lang w:eastAsia="zh-CN"/>
              </w:rPr>
              <w:t>；</w:t>
            </w:r>
          </w:p>
          <w:p>
            <w:pPr>
              <w:autoSpaceDN w:val="0"/>
              <w:spacing w:line="300" w:lineRule="exac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3.安全生产条件核查时部分核查项目缺失的</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或核查不认真，存在部分核查项目核查结论与实际不符的。</w:t>
            </w:r>
          </w:p>
        </w:tc>
        <w:tc>
          <w:tcPr>
            <w:tcW w:w="2049" w:type="dxa"/>
            <w:shd w:val="clear" w:color="auto" w:fill="FFFFFF"/>
            <w:noWrap w:val="0"/>
            <w:vAlign w:val="center"/>
          </w:tcPr>
          <w:p>
            <w:pPr>
              <w:autoSpaceDN w:val="0"/>
              <w:spacing w:line="300" w:lineRule="exact"/>
              <w:jc w:val="center"/>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第1、3项扣3分/次</w:t>
            </w:r>
            <w:r>
              <w:rPr>
                <w:rFonts w:hint="eastAsia" w:ascii="仿宋_GB2312" w:hAnsi="仿宋_GB2312" w:cs="仿宋_GB2312"/>
                <w:b w:val="0"/>
                <w:bCs w:val="0"/>
                <w:color w:val="000000"/>
                <w:sz w:val="21"/>
                <w:szCs w:val="21"/>
                <w:highlight w:val="none"/>
                <w:lang w:eastAsia="zh-CN"/>
              </w:rPr>
              <w:t>；</w:t>
            </w:r>
          </w:p>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第2项扣2分/次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8</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JL08</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施工现场设备设施监理不到位</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1.未及时制止施工单位违规使用部、省规定的淘汰目录中禁止或限制类工艺、设备设施</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2.未及时制止施工单位违规使用未经检验合格、未取得安全使用标志的特种设备</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3.未落实工点防护标准化措施动态管理</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4.未及时制止施工单位违规使用安全附件、安全防护缺失或失效的机械设备。</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第1、2项扣2分/台套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第3项扣2分/处</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第4项扣0.2分/台套</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9</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JL09</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未及时督促施工单位对现场存在问题进行整改的</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1.未发现施工现场存在的明显质量问题、安全隐患、环保问题</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2.发现施工现场存在的质量问题、安全隐患、环保问题，未及时提出书面指令的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3.对施工现场同一问题反复发生，未采取有效监理措施的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4.质量安全问题复查记录不真实</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5.未对隧道施工作业环境开展现场检查的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6.未对施工单位安全应急能力建设情况开展现场检查的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第3、4、5、6项扣2分/项·次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10</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JL10</w:t>
            </w:r>
          </w:p>
        </w:tc>
        <w:tc>
          <w:tcPr>
            <w:tcW w:w="1444" w:type="dxa"/>
            <w:vMerge w:val="restart"/>
            <w:shd w:val="clear" w:color="auto" w:fill="FFFFFF"/>
            <w:noWrap w:val="0"/>
            <w:vAlign w:val="center"/>
          </w:tcPr>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w:t>
            </w: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w:t>
            </w: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抽检频率不满足规定要求的</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1.未按规定频率对原材料、混合料、工程产品、关键项目、结构主要尺寸和现场实体质量进行抽检的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2.未按规定对检测项目的关键参数进行抽检的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第1项扣3分/项·次</w:t>
            </w:r>
          </w:p>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第2项扣2分/类·次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11</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JL11</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工地试验室不符合要求</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1.未按规定配备相应条件的试验检测人员</w:t>
            </w:r>
            <w:r>
              <w:rPr>
                <w:rFonts w:hint="eastAsia" w:ascii="仿宋_GB2312" w:hAnsi="仿宋_GB2312" w:cs="仿宋_GB2312"/>
                <w:b w:val="0"/>
                <w:bCs w:val="0"/>
                <w:color w:val="000000"/>
                <w:kern w:val="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w:t>
            </w:r>
            <w:r>
              <w:rPr>
                <w:rFonts w:hint="eastAsia" w:ascii="仿宋_GB2312" w:hAnsi="仿宋_GB2312" w:cs="仿宋_GB2312"/>
                <w:b w:val="0"/>
                <w:bCs w:val="0"/>
                <w:color w:val="000000"/>
                <w:kern w:val="0"/>
                <w:sz w:val="21"/>
                <w:szCs w:val="21"/>
                <w:highlight w:val="none"/>
              </w:rPr>
              <w:t>未按规定配备仪器设备</w:t>
            </w:r>
            <w:r>
              <w:rPr>
                <w:rFonts w:hint="eastAsia" w:ascii="仿宋_GB2312" w:hAnsi="仿宋_GB2312" w:cs="仿宋_GB2312"/>
                <w:b w:val="0"/>
                <w:bCs w:val="0"/>
                <w:color w:val="000000"/>
                <w:kern w:val="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3.试验检测环境</w:t>
            </w:r>
            <w:r>
              <w:rPr>
                <w:rFonts w:hint="eastAsia" w:ascii="仿宋_GB2312" w:hAnsi="仿宋_GB2312" w:cs="仿宋_GB2312"/>
                <w:b w:val="0"/>
                <w:bCs w:val="0"/>
                <w:color w:val="000000"/>
                <w:kern w:val="0"/>
                <w:sz w:val="21"/>
                <w:szCs w:val="21"/>
                <w:highlight w:val="none"/>
              </w:rPr>
              <w:t>不符合技术标准要求</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扣1分/类·次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1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12</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JL12</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试验检测不规范</w:t>
            </w:r>
          </w:p>
        </w:tc>
        <w:tc>
          <w:tcPr>
            <w:tcW w:w="4680" w:type="dxa"/>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1.未按规定对样品进行取样、流转、保管和留样</w:t>
            </w:r>
            <w:r>
              <w:rPr>
                <w:rFonts w:hint="eastAsia" w:ascii="仿宋_GB2312" w:hAnsi="仿宋_GB2312" w:cs="仿宋_GB2312"/>
                <w:b w:val="0"/>
                <w:bCs w:val="0"/>
                <w:color w:val="000000"/>
                <w:sz w:val="21"/>
                <w:szCs w:val="21"/>
                <w:highlight w:val="none"/>
                <w:lang w:eastAsia="zh-CN"/>
              </w:rPr>
              <w:t>；</w:t>
            </w:r>
          </w:p>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2.严重违反试验检测技术规程操作的</w:t>
            </w:r>
            <w:r>
              <w:rPr>
                <w:rFonts w:hint="eastAsia" w:ascii="仿宋_GB2312" w:hAnsi="仿宋_GB2312" w:cs="仿宋_GB2312"/>
                <w:b w:val="0"/>
                <w:bCs w:val="0"/>
                <w:color w:val="000000"/>
                <w:sz w:val="21"/>
                <w:szCs w:val="21"/>
                <w:highlight w:val="none"/>
                <w:lang w:eastAsia="zh-CN"/>
              </w:rPr>
              <w:t>；</w:t>
            </w:r>
          </w:p>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3.试验检测报告、记录不规范</w:t>
            </w:r>
            <w:r>
              <w:rPr>
                <w:rFonts w:hint="eastAsia" w:ascii="仿宋_GB2312" w:hAnsi="仿宋_GB2312" w:cs="仿宋_GB2312"/>
                <w:b w:val="0"/>
                <w:bCs w:val="0"/>
                <w:color w:val="000000"/>
                <w:sz w:val="21"/>
                <w:szCs w:val="21"/>
                <w:highlight w:val="none"/>
                <w:lang w:eastAsia="zh-CN"/>
              </w:rPr>
              <w:t>；</w:t>
            </w:r>
          </w:p>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4.试验检测档案管理不规范</w:t>
            </w:r>
            <w:r>
              <w:rPr>
                <w:rFonts w:hint="eastAsia" w:ascii="仿宋_GB2312" w:hAnsi="仿宋_GB2312" w:cs="仿宋_GB2312"/>
                <w:b w:val="0"/>
                <w:bCs w:val="0"/>
                <w:color w:val="000000"/>
                <w:sz w:val="21"/>
                <w:szCs w:val="21"/>
                <w:highlight w:val="none"/>
                <w:lang w:eastAsia="zh-CN"/>
              </w:rPr>
              <w:t>；</w:t>
            </w:r>
          </w:p>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5.未在试验检测动态管理系统及时录入信息的</w:t>
            </w:r>
            <w:r>
              <w:rPr>
                <w:rFonts w:hint="eastAsia" w:ascii="仿宋_GB2312" w:hAnsi="仿宋_GB2312" w:cs="仿宋_GB2312"/>
                <w:b w:val="0"/>
                <w:bCs w:val="0"/>
                <w:color w:val="000000"/>
                <w:sz w:val="21"/>
                <w:szCs w:val="21"/>
                <w:highlight w:val="none"/>
                <w:lang w:eastAsia="zh-CN"/>
              </w:rPr>
              <w:t>；</w:t>
            </w:r>
          </w:p>
          <w:p>
            <w:pPr>
              <w:widowControl/>
              <w:spacing w:line="300" w:lineRule="exact"/>
              <w:jc w:val="left"/>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sz w:val="21"/>
                <w:szCs w:val="21"/>
                <w:highlight w:val="none"/>
              </w:rPr>
              <w:t>6.</w:t>
            </w:r>
            <w:r>
              <w:rPr>
                <w:rFonts w:hint="eastAsia" w:ascii="仿宋_GB2312" w:hAnsi="仿宋_GB2312" w:cs="仿宋_GB2312"/>
                <w:b w:val="0"/>
                <w:bCs w:val="0"/>
                <w:color w:val="000000"/>
                <w:kern w:val="0"/>
                <w:sz w:val="21"/>
                <w:szCs w:val="21"/>
                <w:highlight w:val="none"/>
              </w:rPr>
              <w:t>工程产品或原材料委托不符合规定的检测机构检验检测的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7未按相关规定要求及时出具检测报告的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扣1分/类·次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13</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JL13</w:t>
            </w:r>
          </w:p>
        </w:tc>
        <w:tc>
          <w:tcPr>
            <w:tcW w:w="1444"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内业台账</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内业材料不规范</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1.监理日志、巡视、旁站记录中重要内容未记录的或内容与实际不符</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2.质量、安全、环保等监理指令未闭合</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3.桥梁、隧道、路基、路面等测量数据不完整</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4.监理管理、质量、安全、环保监理、费用与进度监理、合同管理、影像资料等内业资料不全、不规范的</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5.监理人员签认超过规定时限的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第1项扣2分/项次</w:t>
            </w:r>
          </w:p>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第2、3、4项扣1分/项·次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第5项扣1分/人次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14</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JL14</w:t>
            </w:r>
          </w:p>
        </w:tc>
        <w:tc>
          <w:tcPr>
            <w:tcW w:w="1444"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费用监理</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工程量计量不准确的</w:t>
            </w:r>
          </w:p>
        </w:tc>
        <w:tc>
          <w:tcPr>
            <w:tcW w:w="4680" w:type="dxa"/>
            <w:shd w:val="clear" w:color="auto" w:fill="FFFFFF"/>
            <w:noWrap w:val="0"/>
            <w:vAlign w:val="center"/>
          </w:tcPr>
          <w:p>
            <w:pPr>
              <w:autoSpaceDN w:val="0"/>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工程量计量超计、漏计、重计</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6"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15</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JL15</w:t>
            </w:r>
          </w:p>
        </w:tc>
        <w:tc>
          <w:tcPr>
            <w:tcW w:w="1444"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进度监理</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进度监管不及时</w:t>
            </w:r>
          </w:p>
        </w:tc>
        <w:tc>
          <w:tcPr>
            <w:tcW w:w="4680" w:type="dxa"/>
            <w:shd w:val="clear" w:color="auto" w:fill="FFFFFF"/>
            <w:noWrap w:val="0"/>
            <w:vAlign w:val="center"/>
          </w:tcPr>
          <w:p>
            <w:pPr>
              <w:autoSpaceDN w:val="0"/>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由于施工单位原因导致工期滞后，监理未及时提出书面指令督促施工单位整改的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扣3分/次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16</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JL16</w:t>
            </w:r>
          </w:p>
        </w:tc>
        <w:tc>
          <w:tcPr>
            <w:tcW w:w="1444" w:type="dxa"/>
            <w:vMerge w:val="restart"/>
            <w:shd w:val="clear" w:color="auto" w:fill="FFFFFF"/>
            <w:noWrap w:val="0"/>
            <w:vAlign w:val="center"/>
          </w:tcPr>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人员履约</w:t>
            </w: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hint="eastAsia" w:ascii="仿宋_GB2312" w:hAnsi="仿宋_GB2312" w:cs="仿宋_GB2312"/>
                <w:b w:val="0"/>
                <w:bCs w:val="0"/>
                <w:color w:val="000000"/>
                <w:sz w:val="21"/>
                <w:szCs w:val="21"/>
                <w:highlight w:val="none"/>
              </w:rPr>
            </w:pPr>
          </w:p>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总监、副总监未在岗履职、变更不规范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1.未按要求在岗履职，月驻工地时间未满足合同要求的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2.更换人员资格或业绩低于投标承诺</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3.未经批准擅自更换</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4.更换人员资格、职称、业绩不低于投标承诺</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5.存在考勤不真实的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6.被行业主管部门、项目建设单位清退的或书面要求调换的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第1项扣0.5分/人天</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第2、5、6项扣3分/人次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第3项扣5分/人次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第4项扣1分/人次</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vMerge w:val="restart"/>
            <w:shd w:val="clear" w:color="auto" w:fill="FFFFFF"/>
            <w:noWrap w:val="0"/>
            <w:vAlign w:val="center"/>
          </w:tcPr>
          <w:p>
            <w:pPr>
              <w:widowControl/>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因监理人员发生吃拿卡要行为被企业处理并报主管部门的而导致变更的，免于扣分</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17</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JL17</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专业监理工程师未在岗履职、变更不规范</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1.未按要求在岗履职，月驻工地时间未满足合同要求的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2.更换人员资格低于招标文件要求的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3.被行业主管部门、项目建设单位清退的或书面要求调换的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4.未经批准擅自更换</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5.存在考勤不真实的</w:t>
            </w:r>
            <w:r>
              <w:rPr>
                <w:rFonts w:hint="eastAsia" w:ascii="仿宋_GB2312" w:hAnsi="仿宋_GB2312" w:cs="仿宋_GB2312"/>
                <w:b w:val="0"/>
                <w:bCs w:val="0"/>
                <w:color w:val="000000"/>
                <w:sz w:val="21"/>
                <w:szCs w:val="21"/>
                <w:highlight w:val="none"/>
                <w:lang w:eastAsia="zh-CN"/>
              </w:rPr>
              <w:t>；</w:t>
            </w:r>
          </w:p>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6.人员变更数量超过合同要求的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第1项扣0.2分/人天</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第2、3、4、5项扣2分/人次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第6项扣0.5分/人次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vMerge w:val="continue"/>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18</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JL18</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未按规定时间进行从业登记或业绩登记的</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1.现场项目未按照相关规定在信用信息系统上进行信息公开</w:t>
            </w:r>
            <w:r>
              <w:rPr>
                <w:rFonts w:hint="eastAsia" w:ascii="仿宋_GB2312" w:hAnsi="仿宋_GB2312" w:cs="仿宋_GB2312"/>
                <w:b w:val="0"/>
                <w:bCs w:val="0"/>
                <w:color w:val="000000"/>
                <w:sz w:val="21"/>
                <w:szCs w:val="21"/>
                <w:highlight w:val="none"/>
                <w:lang w:eastAsia="zh-CN"/>
              </w:rPr>
              <w:t>；</w:t>
            </w:r>
          </w:p>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2.监理工程师从事监理工作未在信用信息系统进行从业登记或业绩登记的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第1项扣3分/次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第2项扣5分/人次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19</w:t>
            </w:r>
          </w:p>
        </w:tc>
        <w:tc>
          <w:tcPr>
            <w:tcW w:w="775"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JL19</w:t>
            </w:r>
          </w:p>
        </w:tc>
        <w:tc>
          <w:tcPr>
            <w:tcW w:w="1444" w:type="dxa"/>
            <w:vMerge w:val="restart"/>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其他行为</w:t>
            </w:r>
          </w:p>
        </w:tc>
        <w:tc>
          <w:tcPr>
            <w:tcW w:w="1671"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联合体成员（含牵头人）发生负面清单所列不良行为</w:t>
            </w:r>
          </w:p>
        </w:tc>
        <w:tc>
          <w:tcPr>
            <w:tcW w:w="4680" w:type="dxa"/>
            <w:shd w:val="clear" w:color="auto" w:fill="FFFFFF"/>
            <w:noWrap w:val="0"/>
            <w:vAlign w:val="center"/>
          </w:tcPr>
          <w:p>
            <w:pPr>
              <w:widowControl/>
              <w:spacing w:line="300" w:lineRule="exact"/>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1.联合体牵头人发生负面清单所列不良行为与本项目有关，纳入负面清单管理，对非直接责任成员方予以信用扣分，无责任成员方不予扣分</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2.联合体成员方发生负面清单所列不良行为与本项目有关，纳入负面清单管理，对牵头人和非直接责任成员方予以信用扣分，无责任成员方不予扣分</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降为D级的，扣5分/项次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降三级的，扣4分/项次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降二级的，扣3分/项次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降一级的，扣2分/项次</w:t>
            </w:r>
          </w:p>
        </w:tc>
        <w:tc>
          <w:tcPr>
            <w:tcW w:w="1540"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2"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20</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JL20</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被挂牌督办、约谈、行政处罚</w:t>
            </w:r>
          </w:p>
        </w:tc>
        <w:tc>
          <w:tcPr>
            <w:tcW w:w="4680" w:type="dxa"/>
            <w:shd w:val="clear" w:color="auto" w:fill="FFFFFF"/>
            <w:noWrap w:val="0"/>
            <w:vAlign w:val="center"/>
          </w:tcPr>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1.因施工安全质量问题被省交通运输主管部门挂牌督办</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2.因施工安全质量问题被市交通运输主管部门挂牌督办</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3.因施工安全质量问题被县交通运输主管部门挂牌督办</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4.因施工安全质量问题、合同履约问题等被省级交通运输主管部门约谈</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5.因施工安全质量问题、合同履约问题等被市级交通运输主管部门约谈</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6.因施工安全质量问题、合同履约问题等被县级交通运输主管部门约谈</w:t>
            </w:r>
            <w:r>
              <w:rPr>
                <w:rFonts w:hint="eastAsia" w:ascii="仿宋_GB2312" w:hAnsi="仿宋_GB2312" w:cs="仿宋_GB2312"/>
                <w:b w:val="0"/>
                <w:bCs w:val="0"/>
                <w:color w:val="000000"/>
                <w:sz w:val="21"/>
                <w:szCs w:val="21"/>
                <w:highlight w:val="none"/>
                <w:lang w:eastAsia="zh-CN"/>
              </w:rPr>
              <w:t>；</w:t>
            </w:r>
          </w:p>
          <w:p>
            <w:pPr>
              <w:widowControl/>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7.因施工安全质量问题、合同履约问题等被建设单位约谈</w:t>
            </w:r>
            <w:r>
              <w:rPr>
                <w:rFonts w:hint="eastAsia" w:ascii="仿宋_GB2312" w:hAnsi="仿宋_GB2312" w:cs="仿宋_GB2312"/>
                <w:b w:val="0"/>
                <w:bCs w:val="0"/>
                <w:color w:val="000000"/>
                <w:sz w:val="21"/>
                <w:szCs w:val="21"/>
                <w:highlight w:val="none"/>
                <w:lang w:eastAsia="zh-CN"/>
              </w:rPr>
              <w:t>；</w:t>
            </w:r>
          </w:p>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8.被交通运输主管部门行政处罚。</w:t>
            </w:r>
          </w:p>
        </w:tc>
        <w:tc>
          <w:tcPr>
            <w:tcW w:w="2049" w:type="dxa"/>
            <w:shd w:val="clear" w:color="auto" w:fill="FFFFFF"/>
            <w:noWrap w:val="0"/>
            <w:vAlign w:val="center"/>
          </w:tcPr>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第1项扣8分/次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第2项扣6分/次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第3项扣4分/次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第4项扣分2分/次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第5项扣分1分/次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第6、7项扣分0.5分/次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第8项：重大案件扣2分，一般案件扣1分，较轻案件扣0.5分</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widowControl/>
              <w:spacing w:line="300" w:lineRule="exact"/>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第4、5、6、7、8项在从业单位综合评分中扣除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1" w:hRule="atLeast"/>
          <w:jc w:val="center"/>
        </w:trPr>
        <w:tc>
          <w:tcPr>
            <w:tcW w:w="704" w:type="dxa"/>
            <w:shd w:val="clear" w:color="auto" w:fill="FFFFFF"/>
            <w:noWrap w:val="0"/>
            <w:vAlign w:val="center"/>
          </w:tcPr>
          <w:p>
            <w:pPr>
              <w:widowControl/>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21</w:t>
            </w:r>
          </w:p>
        </w:tc>
        <w:tc>
          <w:tcPr>
            <w:tcW w:w="775"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JL21</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监理单位聘用存在失信行为的监理工程师</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监理单位聘用的监理工程师在交通运输部信用评价周期内累计扣分分值24分及以上的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5"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22</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JL22</w:t>
            </w:r>
          </w:p>
        </w:tc>
        <w:tc>
          <w:tcPr>
            <w:tcW w:w="1444" w:type="dxa"/>
            <w:vMerge w:val="continue"/>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未建设运用工程智慧建设管理系统</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未按招标文件要求及合同约定建设运用工程智慧建设管理系统</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扣3分/次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总监理工程师、副总监理工程师</w:t>
            </w:r>
          </w:p>
        </w:tc>
        <w:tc>
          <w:tcPr>
            <w:tcW w:w="2652" w:type="dxa"/>
            <w:shd w:val="clear" w:color="auto" w:fill="FFFFFF"/>
            <w:noWrap w:val="0"/>
            <w:vAlign w:val="center"/>
          </w:tcPr>
          <w:p>
            <w:pPr>
              <w:spacing w:line="300" w:lineRule="exact"/>
              <w:jc w:val="left"/>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23</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JL23</w:t>
            </w:r>
          </w:p>
        </w:tc>
        <w:tc>
          <w:tcPr>
            <w:tcW w:w="1444" w:type="dxa"/>
            <w:vMerge w:val="restart"/>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企业管理</w:t>
            </w:r>
          </w:p>
        </w:tc>
        <w:tc>
          <w:tcPr>
            <w:tcW w:w="1671"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监理企业未按照资质条件配备人员</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资质延续、变更未按照规定时间进行申报</w:t>
            </w:r>
          </w:p>
        </w:tc>
        <w:tc>
          <w:tcPr>
            <w:tcW w:w="4680" w:type="dxa"/>
            <w:shd w:val="clear" w:color="auto" w:fill="FFFFFF"/>
            <w:noWrap w:val="0"/>
            <w:vAlign w:val="center"/>
          </w:tcPr>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1.监理企业资质延续、变更申请超出规定时间</w:t>
            </w:r>
            <w:r>
              <w:rPr>
                <w:rFonts w:hint="eastAsia" w:ascii="仿宋_GB2312" w:hAnsi="仿宋_GB2312" w:cs="仿宋_GB2312"/>
                <w:b w:val="0"/>
                <w:bCs w:val="0"/>
                <w:color w:val="000000"/>
                <w:sz w:val="21"/>
                <w:szCs w:val="21"/>
                <w:highlight w:val="none"/>
                <w:lang w:eastAsia="zh-CN"/>
              </w:rPr>
              <w:t>；</w:t>
            </w:r>
          </w:p>
          <w:p>
            <w:pPr>
              <w:autoSpaceDN w:val="0"/>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2.监理企业人员未满足资质条件最低要求</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autoSpaceDN w:val="0"/>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第2项扣2分/人次</w:t>
            </w:r>
          </w:p>
        </w:tc>
        <w:tc>
          <w:tcPr>
            <w:tcW w:w="1540" w:type="dxa"/>
            <w:shd w:val="clear" w:color="auto" w:fill="FFFFFF"/>
            <w:noWrap w:val="0"/>
            <w:vAlign w:val="center"/>
          </w:tcPr>
          <w:p>
            <w:pPr>
              <w:autoSpaceDN w:val="0"/>
              <w:spacing w:line="300" w:lineRule="exact"/>
              <w:jc w:val="center"/>
              <w:textAlignment w:val="center"/>
              <w:rPr>
                <w:rFonts w:ascii="仿宋_GB2312" w:hAnsi="仿宋_GB2312" w:cs="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80"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24</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JL24</w:t>
            </w:r>
          </w:p>
        </w:tc>
        <w:tc>
          <w:tcPr>
            <w:tcW w:w="1444" w:type="dxa"/>
            <w:vMerge w:val="continue"/>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监理</w:t>
            </w:r>
            <w:r>
              <w:rPr>
                <w:rFonts w:hint="eastAsia" w:ascii="仿宋_GB2312" w:hAnsi="仿宋_GB2312" w:cs="仿宋_GB2312"/>
                <w:b w:val="0"/>
                <w:bCs w:val="0"/>
                <w:color w:val="000000"/>
                <w:sz w:val="21"/>
                <w:szCs w:val="21"/>
                <w:highlight w:val="none"/>
              </w:rPr>
              <w:t>企业</w:t>
            </w:r>
            <w:r>
              <w:rPr>
                <w:rFonts w:hint="eastAsia" w:ascii="仿宋_GB2312" w:hAnsi="仿宋_GB2312" w:cs="仿宋_GB2312"/>
                <w:b w:val="0"/>
                <w:bCs w:val="0"/>
                <w:color w:val="000000"/>
                <w:kern w:val="0"/>
                <w:sz w:val="21"/>
                <w:szCs w:val="21"/>
                <w:highlight w:val="none"/>
              </w:rPr>
              <w:t>未对现场项目进行有效监管的</w:t>
            </w:r>
          </w:p>
        </w:tc>
        <w:tc>
          <w:tcPr>
            <w:tcW w:w="4680" w:type="dxa"/>
            <w:shd w:val="clear" w:color="auto" w:fill="FFFFFF"/>
            <w:noWrap w:val="0"/>
            <w:vAlign w:val="center"/>
          </w:tcPr>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1.监理工程师社保未缴纳在本单位的</w:t>
            </w:r>
            <w:r>
              <w:rPr>
                <w:rFonts w:hint="eastAsia" w:ascii="仿宋_GB2312" w:hAnsi="仿宋_GB2312" w:cs="仿宋_GB2312"/>
                <w:b w:val="0"/>
                <w:bCs w:val="0"/>
                <w:color w:val="000000"/>
                <w:sz w:val="21"/>
                <w:szCs w:val="21"/>
                <w:highlight w:val="none"/>
                <w:lang w:eastAsia="zh-CN"/>
              </w:rPr>
              <w:t>；</w:t>
            </w:r>
          </w:p>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2.监理工程师有</w:t>
            </w:r>
            <w:r>
              <w:rPr>
                <w:rFonts w:hint="eastAsia" w:ascii="仿宋_GB2312" w:hAnsi="仿宋_GB2312" w:cs="仿宋_GB2312"/>
                <w:b w:val="0"/>
                <w:bCs w:val="0"/>
                <w:color w:val="000000"/>
                <w:kern w:val="0"/>
                <w:sz w:val="21"/>
                <w:szCs w:val="21"/>
                <w:highlight w:val="none"/>
              </w:rPr>
              <w:t>关职业资格证书注册在其他单位的</w:t>
            </w:r>
            <w:r>
              <w:rPr>
                <w:rFonts w:hint="eastAsia" w:ascii="仿宋_GB2312" w:hAnsi="仿宋_GB2312" w:cs="仿宋_GB2312"/>
                <w:b w:val="0"/>
                <w:bCs w:val="0"/>
                <w:color w:val="000000"/>
                <w:kern w:val="0"/>
                <w:sz w:val="21"/>
                <w:szCs w:val="21"/>
                <w:highlight w:val="none"/>
                <w:lang w:eastAsia="zh-CN"/>
              </w:rPr>
              <w:t>；</w:t>
            </w:r>
          </w:p>
          <w:p>
            <w:pPr>
              <w:tabs>
                <w:tab w:val="left" w:pos="312"/>
              </w:tabs>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3.监理企业存在离职人员未及时注销的</w:t>
            </w:r>
            <w:r>
              <w:rPr>
                <w:rFonts w:hint="eastAsia" w:ascii="仿宋_GB2312" w:hAnsi="仿宋_GB2312" w:cs="仿宋_GB2312"/>
                <w:b w:val="0"/>
                <w:bCs w:val="0"/>
                <w:color w:val="000000"/>
                <w:sz w:val="21"/>
                <w:szCs w:val="21"/>
                <w:highlight w:val="none"/>
                <w:lang w:eastAsia="zh-CN"/>
              </w:rPr>
              <w:t>；</w:t>
            </w:r>
          </w:p>
          <w:p>
            <w:pPr>
              <w:tabs>
                <w:tab w:val="left" w:pos="312"/>
              </w:tabs>
              <w:spacing w:line="300" w:lineRule="exact"/>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sz w:val="21"/>
                <w:szCs w:val="21"/>
                <w:highlight w:val="none"/>
              </w:rPr>
              <w:t>4.监理工程师违规在两个以上项目兼职的</w:t>
            </w:r>
            <w:r>
              <w:rPr>
                <w:rFonts w:hint="eastAsia" w:ascii="仿宋_GB2312" w:hAnsi="仿宋_GB2312" w:cs="仿宋_GB2312"/>
                <w:b w:val="0"/>
                <w:bCs w:val="0"/>
                <w:color w:val="000000"/>
                <w:sz w:val="21"/>
                <w:szCs w:val="21"/>
                <w:highlight w:val="none"/>
                <w:lang w:eastAsia="zh-CN"/>
              </w:rPr>
              <w:t>；</w:t>
            </w:r>
          </w:p>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5.未按规定对监理项目进行检查或检查不到位的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第1项扣2分/人次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第2、3、4项扣1分/人次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第5项扣0.5分/个次</w:t>
            </w:r>
          </w:p>
        </w:tc>
        <w:tc>
          <w:tcPr>
            <w:tcW w:w="1540"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spacing w:line="300" w:lineRule="exact"/>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25</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JL25</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项目获得质量奖项</w:t>
            </w:r>
          </w:p>
        </w:tc>
        <w:tc>
          <w:tcPr>
            <w:tcW w:w="4680" w:type="dxa"/>
            <w:shd w:val="clear" w:color="auto" w:fill="FFFFFF"/>
            <w:noWrap w:val="0"/>
            <w:vAlign w:val="center"/>
          </w:tcPr>
          <w:p>
            <w:pPr>
              <w:widowControl/>
              <w:spacing w:line="30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评价年度内，评价项目或曾经评价项目获得国家或省级奖项：国家级奖项指国家优质工程奖、李春奖、鲁班奖、詹天佑奖</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省级奖项指钱江杯</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2.同一从业单位在同一项目中获奖的，1个评价周期内加分项只允许使用一次，分值可在奖项层级提高后做相应调整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26</w:t>
            </w: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JL26</w:t>
            </w:r>
          </w:p>
        </w:tc>
        <w:tc>
          <w:tcPr>
            <w:tcW w:w="1444" w:type="dxa"/>
            <w:vMerge w:val="restart"/>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信用附加分</w:t>
            </w:r>
          </w:p>
        </w:tc>
        <w:tc>
          <w:tcPr>
            <w:tcW w:w="1671"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获得省级职工职业技能竞赛奖项</w:t>
            </w:r>
          </w:p>
        </w:tc>
        <w:tc>
          <w:tcPr>
            <w:tcW w:w="4680" w:type="dxa"/>
            <w:shd w:val="clear" w:color="auto" w:fill="FFFFFF"/>
            <w:noWrap w:val="0"/>
            <w:vAlign w:val="center"/>
          </w:tcPr>
          <w:p>
            <w:pPr>
              <w:autoSpaceDN w:val="0"/>
              <w:spacing w:line="32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w:t>
            </w:r>
            <w:r>
              <w:rPr>
                <w:rFonts w:hint="eastAsia" w:ascii="仿宋_GB2312" w:hAnsi="仿宋_GB2312" w:cs="仿宋_GB2312"/>
                <w:b w:val="0"/>
                <w:bCs w:val="0"/>
                <w:color w:val="000000"/>
                <w:kern w:val="0"/>
                <w:sz w:val="21"/>
                <w:szCs w:val="21"/>
                <w:highlight w:val="none"/>
              </w:rPr>
              <w:t>企业有职工在省总工会组织的职工职业技能竞赛活动中获得“金蓝领”</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加0.5分</w:t>
            </w:r>
          </w:p>
        </w:tc>
        <w:tc>
          <w:tcPr>
            <w:tcW w:w="1540"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信用附加分自相关证明文件发布之日起算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在从业单位综合评分加分，最多加0.5分。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27</w:t>
            </w:r>
          </w:p>
        </w:tc>
        <w:tc>
          <w:tcPr>
            <w:tcW w:w="775"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JL27</w:t>
            </w:r>
          </w:p>
        </w:tc>
        <w:tc>
          <w:tcPr>
            <w:tcW w:w="1444" w:type="dxa"/>
            <w:vMerge w:val="continue"/>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p>
        </w:tc>
        <w:tc>
          <w:tcPr>
            <w:tcW w:w="1671"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列入“平安百年品质工程”示范创建或示范冠名项目</w:t>
            </w:r>
          </w:p>
        </w:tc>
        <w:tc>
          <w:tcPr>
            <w:tcW w:w="4680" w:type="dxa"/>
            <w:shd w:val="clear" w:color="auto" w:fill="FFFFFF"/>
            <w:noWrap w:val="0"/>
            <w:vAlign w:val="center"/>
          </w:tcPr>
          <w:p>
            <w:pPr>
              <w:autoSpaceDN w:val="0"/>
              <w:spacing w:line="320" w:lineRule="exact"/>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评价年度内，监理的施工合同段被列入“平安百年品质工程”示范创建，或</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kern w:val="0"/>
                <w:sz w:val="21"/>
                <w:szCs w:val="21"/>
                <w:highlight w:val="none"/>
              </w:rPr>
              <w:t>项目（或</w:t>
            </w:r>
            <w:r>
              <w:rPr>
                <w:rFonts w:hint="eastAsia" w:ascii="仿宋_GB2312" w:hAnsi="仿宋_GB2312" w:cs="仿宋_GB2312"/>
                <w:b w:val="0"/>
                <w:bCs w:val="0"/>
                <w:color w:val="000000"/>
                <w:sz w:val="21"/>
                <w:szCs w:val="21"/>
                <w:highlight w:val="none"/>
              </w:rPr>
              <w:t>曾经评价项目</w:t>
            </w:r>
            <w:r>
              <w:rPr>
                <w:rFonts w:hint="eastAsia" w:ascii="仿宋_GB2312" w:hAnsi="仿宋_GB2312" w:cs="仿宋_GB2312"/>
                <w:b w:val="0"/>
                <w:bCs w:val="0"/>
                <w:color w:val="000000"/>
                <w:kern w:val="0"/>
                <w:sz w:val="21"/>
                <w:szCs w:val="21"/>
                <w:highlight w:val="none"/>
              </w:rPr>
              <w:t>）被列入“平安百年品质工程”示范冠名项目</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1540"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w:t>
            </w:r>
          </w:p>
        </w:tc>
        <w:tc>
          <w:tcPr>
            <w:tcW w:w="2652" w:type="dxa"/>
            <w:shd w:val="clear" w:color="auto" w:fill="FFFFFF"/>
            <w:noWrap w:val="0"/>
            <w:vAlign w:val="center"/>
          </w:tcPr>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spacing w:line="360" w:lineRule="exact"/>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3.被列入“平安百年品质工程”示范创建或示范冠名项目从业单位需有创建内容和创建任务，国家级、省级表彰由省级交通主管部门认定</w:t>
            </w:r>
            <w:r>
              <w:rPr>
                <w:rFonts w:hint="eastAsia" w:ascii="仿宋_GB2312" w:hAnsi="仿宋_GB2312" w:cs="仿宋_GB2312"/>
                <w:b w:val="0"/>
                <w:bCs w:val="0"/>
                <w:color w:val="000000"/>
                <w:sz w:val="21"/>
                <w:szCs w:val="21"/>
                <w:highlight w:val="none"/>
                <w:lang w:eastAsia="zh-CN"/>
              </w:rPr>
              <w:t>；</w:t>
            </w:r>
          </w:p>
          <w:p>
            <w:pPr>
              <w:widowControl/>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4.示范创建加分在单个项目（标段）评分中，最多加0.5分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示范冠名加分在从业单位综合评分中，最多加0.5分。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jc w:val="center"/>
        </w:trPr>
        <w:tc>
          <w:tcPr>
            <w:tcW w:w="704" w:type="dxa"/>
            <w:shd w:val="clear" w:color="auto" w:fill="FFFFFF"/>
            <w:noWrap w:val="0"/>
            <w:vAlign w:val="center"/>
          </w:tcPr>
          <w:p>
            <w:pPr>
              <w:spacing w:line="30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28</w:t>
            </w:r>
          </w:p>
        </w:tc>
        <w:tc>
          <w:tcPr>
            <w:tcW w:w="775"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JL28</w:t>
            </w:r>
          </w:p>
        </w:tc>
        <w:tc>
          <w:tcPr>
            <w:tcW w:w="1444"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信用附加分</w:t>
            </w:r>
          </w:p>
        </w:tc>
        <w:tc>
          <w:tcPr>
            <w:tcW w:w="1671"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列入交通运输部平安工程冠名</w:t>
            </w:r>
          </w:p>
        </w:tc>
        <w:tc>
          <w:tcPr>
            <w:tcW w:w="4680" w:type="dxa"/>
            <w:shd w:val="clear" w:color="auto" w:fill="FFFFFF"/>
            <w:noWrap w:val="0"/>
            <w:vAlign w:val="center"/>
          </w:tcPr>
          <w:p>
            <w:pPr>
              <w:autoSpaceDN w:val="0"/>
              <w:spacing w:line="320" w:lineRule="exact"/>
              <w:jc w:val="left"/>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评价年度内，评价项目或曾经评价项目被交通运输部冠名平安工程的。</w:t>
            </w:r>
          </w:p>
        </w:tc>
        <w:tc>
          <w:tcPr>
            <w:tcW w:w="2049"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lang w:val="zh-CN"/>
              </w:rPr>
              <w:t>加0.5分</w:t>
            </w:r>
          </w:p>
        </w:tc>
        <w:tc>
          <w:tcPr>
            <w:tcW w:w="1540"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w:t>
            </w:r>
          </w:p>
        </w:tc>
        <w:tc>
          <w:tcPr>
            <w:tcW w:w="2652" w:type="dxa"/>
            <w:shd w:val="clear" w:color="auto" w:fill="FFFFFF"/>
            <w:noWrap w:val="0"/>
            <w:vAlign w:val="center"/>
          </w:tcPr>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jc w:val="left"/>
              <w:textAlignment w:val="center"/>
              <w:rPr>
                <w:rFonts w:hint="eastAsia" w:eastAsia="仿宋_GB2312"/>
                <w:b w:val="0"/>
                <w:bCs w:val="0"/>
                <w:color w:val="000000"/>
                <w:highlight w:val="none"/>
                <w:lang w:eastAsia="zh-CN"/>
              </w:rPr>
            </w:pPr>
            <w:r>
              <w:rPr>
                <w:rFonts w:hint="eastAsia" w:ascii="仿宋_GB2312" w:hAnsi="仿宋_GB2312" w:cs="仿宋_GB2312"/>
                <w:b w:val="0"/>
                <w:bCs w:val="0"/>
                <w:color w:val="000000"/>
                <w:sz w:val="21"/>
                <w:szCs w:val="21"/>
                <w:highlight w:val="none"/>
              </w:rPr>
              <w:t>2.申报交通运输部平安工程冠名时，排名前50％的土建施工合同段</w:t>
            </w:r>
            <w:r>
              <w:rPr>
                <w:rFonts w:hint="eastAsia" w:ascii="仿宋_GB2312" w:hAnsi="仿宋_GB2312" w:cs="仿宋_GB2312"/>
                <w:b w:val="0"/>
                <w:bCs w:val="0"/>
                <w:color w:val="000000"/>
                <w:sz w:val="21"/>
                <w:szCs w:val="21"/>
                <w:highlight w:val="none"/>
                <w:lang w:eastAsia="zh-CN"/>
              </w:rPr>
              <w:t>；</w:t>
            </w:r>
          </w:p>
          <w:p>
            <w:pPr>
              <w:widowControl/>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93"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29</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JL29</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认定、应用首台（套）设备</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1.评价年度内，设计单位在评价标段中使用首台（套）设备，且使用的首台（套）设备须在评价年度内购买</w:t>
            </w:r>
            <w:r>
              <w:rPr>
                <w:rFonts w:hint="eastAsia" w:ascii="仿宋_GB2312" w:hAnsi="仿宋_GB2312" w:cs="仿宋_GB2312"/>
                <w:b w:val="0"/>
                <w:bCs w:val="0"/>
                <w:color w:val="000000"/>
                <w:sz w:val="21"/>
                <w:szCs w:val="21"/>
                <w:highlight w:val="none"/>
                <w:lang w:eastAsia="zh-CN"/>
              </w:rPr>
              <w:t>；</w:t>
            </w:r>
          </w:p>
          <w:p>
            <w:pPr>
              <w:spacing w:line="300" w:lineRule="exact"/>
              <w:rPr>
                <w:rFonts w:ascii="仿宋_GB2312" w:hAnsi="仿宋_GB2312" w:cs="仿宋_GB2312"/>
                <w:b w:val="0"/>
                <w:bCs w:val="0"/>
                <w:color w:val="000000"/>
                <w:kern w:val="0"/>
                <w:sz w:val="21"/>
                <w:szCs w:val="21"/>
                <w:highlight w:val="none"/>
                <w:lang w:val="zh-CN"/>
              </w:rPr>
            </w:pPr>
            <w:r>
              <w:rPr>
                <w:rFonts w:hint="eastAsia" w:ascii="仿宋_GB2312" w:hAnsi="仿宋_GB2312" w:cs="仿宋_GB2312"/>
                <w:b w:val="0"/>
                <w:bCs w:val="0"/>
                <w:color w:val="000000"/>
                <w:sz w:val="21"/>
                <w:szCs w:val="21"/>
                <w:highlight w:val="none"/>
              </w:rPr>
              <w:t>2.评价年度内，有被认定为首台（套）装备的企业，按国际、国内两个档次。</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lang w:val="zh-CN"/>
              </w:rPr>
            </w:pPr>
            <w:r>
              <w:rPr>
                <w:rFonts w:hint="eastAsia" w:ascii="仿宋_GB2312" w:hAnsi="仿宋_GB2312" w:cs="仿宋_GB2312"/>
                <w:b w:val="0"/>
                <w:bCs w:val="0"/>
                <w:color w:val="000000"/>
                <w:sz w:val="21"/>
                <w:szCs w:val="21"/>
                <w:highlight w:val="none"/>
              </w:rPr>
              <w:t>第1项：首台（套）设备金额每满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第2项：国际：加0.2分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国内：加0.1分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总监理工程师、副总监理工程师（</w:t>
            </w:r>
            <w:r>
              <w:rPr>
                <w:rFonts w:hint="eastAsia" w:ascii="仿宋_GB2312" w:hAnsi="仿宋_GB2312" w:cs="仿宋_GB2312"/>
                <w:b w:val="0"/>
                <w:bCs w:val="0"/>
                <w:color w:val="000000"/>
                <w:sz w:val="21"/>
                <w:szCs w:val="21"/>
                <w:highlight w:val="none"/>
                <w:lang w:val="en-US" w:eastAsia="zh-CN"/>
              </w:rPr>
              <w:t>第1项：</w:t>
            </w:r>
            <w:r>
              <w:rPr>
                <w:rFonts w:hint="eastAsia" w:ascii="仿宋_GB2312" w:hAnsi="仿宋_GB2312" w:cs="仿宋_GB2312"/>
                <w:b w:val="0"/>
                <w:bCs w:val="0"/>
                <w:color w:val="000000"/>
                <w:sz w:val="21"/>
                <w:szCs w:val="21"/>
                <w:highlight w:val="none"/>
              </w:rPr>
              <w:t>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lang w:val="en-US" w:eastAsia="zh-CN"/>
              </w:rPr>
              <w:t>第2项不予加分</w:t>
            </w: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lang w:val="en-US" w:eastAsia="zh-CN"/>
              </w:rPr>
              <w:t>1.</w:t>
            </w:r>
            <w:r>
              <w:rPr>
                <w:rFonts w:hint="eastAsia" w:ascii="仿宋_GB2312" w:hAnsi="仿宋_GB2312" w:cs="仿宋_GB2312"/>
                <w:b w:val="0"/>
                <w:bCs w:val="0"/>
                <w:color w:val="000000"/>
                <w:sz w:val="21"/>
                <w:szCs w:val="21"/>
                <w:highlight w:val="none"/>
              </w:rPr>
              <w:t>根据《浙江省经济和信息化厅浙江省交通运输厅关于推动综合交通装备首台（套）突破的实施意见》（浙经信装备〔2023〕254号）和《浙江省交通运输厅浙江省经济和信息化厅关于做好综合交通首台（套）装备推广应用工作的通知》（浙交函〔2024〕1</w:t>
            </w:r>
            <w:r>
              <w:rPr>
                <w:rFonts w:hint="eastAsia" w:ascii="仿宋_GB2312" w:hAnsi="仿宋_GB2312" w:cs="仿宋_GB2312"/>
                <w:b w:val="0"/>
                <w:bCs w:val="0"/>
                <w:color w:val="000000"/>
                <w:sz w:val="21"/>
                <w:szCs w:val="21"/>
                <w:highlight w:val="none"/>
                <w:lang w:val="en-US" w:eastAsia="zh-CN"/>
              </w:rPr>
              <w:t>9</w:t>
            </w:r>
            <w:r>
              <w:rPr>
                <w:rFonts w:hint="eastAsia" w:ascii="仿宋_GB2312" w:hAnsi="仿宋_GB2312" w:cs="仿宋_GB2312"/>
                <w:b w:val="0"/>
                <w:bCs w:val="0"/>
                <w:color w:val="000000"/>
                <w:sz w:val="21"/>
                <w:szCs w:val="21"/>
                <w:highlight w:val="none"/>
              </w:rPr>
              <w:t>号），施工单位购买目录中的首台（套）设备予以加分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2.首台套采购认定标准，应同时满足以下4个条件：①签订合同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②送货单或自提单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③对应设备物资采购或租赁发票，分包单位采购或租赁首台（套）装备和总包单位一样有效</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④转账付款凭证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3.信用附加分为评价年度内，单个项目（标段）所购首台（套）设备金额总和</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4.在单个项目（标段）评分中加分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5.由项目所在设区市级交通运输主管部门认定。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5"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spacing w:line="300" w:lineRule="exact"/>
              <w:rPr>
                <w:rFonts w:ascii="仿宋_GB2312" w:hAnsi="仿宋_GB2312" w:cs="仿宋_GB2312"/>
                <w:b w:val="0"/>
                <w:bCs w:val="0"/>
                <w:color w:val="000000"/>
                <w:sz w:val="21"/>
                <w:szCs w:val="21"/>
                <w:highlight w:val="none"/>
              </w:rPr>
            </w:pPr>
          </w:p>
        </w:tc>
        <w:tc>
          <w:tcPr>
            <w:tcW w:w="2049" w:type="dxa"/>
            <w:shd w:val="clear" w:color="auto" w:fill="FFFFFF"/>
            <w:noWrap w:val="0"/>
            <w:vAlign w:val="center"/>
          </w:tcPr>
          <w:p>
            <w:pPr>
              <w:widowControl/>
              <w:spacing w:line="300" w:lineRule="exact"/>
              <w:jc w:val="left"/>
              <w:textAlignment w:val="center"/>
              <w:rPr>
                <w:rFonts w:ascii="仿宋_GB2312" w:hAnsi="仿宋_GB2312" w:cs="仿宋_GB2312"/>
                <w:b w:val="0"/>
                <w:bCs w:val="0"/>
                <w:color w:val="000000"/>
                <w:sz w:val="21"/>
                <w:szCs w:val="21"/>
                <w:highlight w:val="none"/>
              </w:rPr>
            </w:pP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2652" w:type="dxa"/>
            <w:shd w:val="clear" w:color="auto" w:fill="FFFFFF"/>
            <w:noWrap w:val="0"/>
            <w:vAlign w:val="center"/>
          </w:tcPr>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w:t>
            </w:r>
          </w:p>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spacing w:line="300" w:lineRule="exact"/>
              <w:jc w:val="center"/>
              <w:rPr>
                <w:rFonts w:ascii="黑体" w:hAnsi="黑体" w:eastAsia="黑体" w:cs="黑体"/>
                <w:b w:val="0"/>
                <w:bCs w:val="0"/>
                <w:color w:val="000000"/>
                <w:sz w:val="21"/>
                <w:szCs w:val="21"/>
                <w:highlight w:val="none"/>
              </w:rPr>
            </w:pPr>
            <w:r>
              <w:rPr>
                <w:rFonts w:hint="eastAsia" w:ascii="黑体" w:hAnsi="黑体" w:eastAsia="黑体" w:cs="黑体"/>
                <w:b w:val="0"/>
                <w:bCs w:val="0"/>
                <w:color w:val="000000"/>
                <w:sz w:val="21"/>
                <w:szCs w:val="21"/>
                <w:highlight w:val="none"/>
              </w:rPr>
              <w:t>四</w:t>
            </w:r>
          </w:p>
        </w:tc>
        <w:tc>
          <w:tcPr>
            <w:tcW w:w="14811" w:type="dxa"/>
            <w:gridSpan w:val="7"/>
            <w:shd w:val="clear" w:color="auto" w:fill="FFFFFF"/>
            <w:noWrap w:val="0"/>
            <w:vAlign w:val="center"/>
          </w:tcPr>
          <w:p>
            <w:pPr>
              <w:spacing w:line="300" w:lineRule="exact"/>
              <w:jc w:val="center"/>
              <w:textAlignment w:val="center"/>
              <w:rPr>
                <w:b w:val="0"/>
                <w:bCs w:val="0"/>
                <w:color w:val="000000"/>
                <w:highlight w:val="none"/>
              </w:rPr>
            </w:pPr>
            <w:r>
              <w:rPr>
                <w:rFonts w:hint="eastAsia" w:ascii="黑体" w:hAnsi="黑体" w:eastAsia="黑体" w:cs="黑体"/>
                <w:b w:val="0"/>
                <w:bCs w:val="0"/>
                <w:color w:val="000000"/>
                <w:sz w:val="21"/>
                <w:szCs w:val="21"/>
                <w:highlight w:val="none"/>
              </w:rPr>
              <w:t>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3"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JC01</w:t>
            </w:r>
          </w:p>
        </w:tc>
        <w:tc>
          <w:tcPr>
            <w:tcW w:w="144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弄虚作假</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检测数据虚假且</w:t>
            </w:r>
            <w:r>
              <w:rPr>
                <w:rFonts w:hint="eastAsia" w:ascii="仿宋_GB2312" w:hAnsi="仿宋_GB2312" w:cs="仿宋_GB2312"/>
                <w:b w:val="0"/>
                <w:bCs w:val="0"/>
                <w:color w:val="000000"/>
                <w:sz w:val="21"/>
                <w:szCs w:val="21"/>
                <w:highlight w:val="none"/>
              </w:rPr>
              <w:t>未达到负面清单相应情形</w:t>
            </w:r>
          </w:p>
        </w:tc>
        <w:tc>
          <w:tcPr>
            <w:tcW w:w="4680"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篡改、伪造试验检测数据的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strike/>
                <w:color w:val="000000"/>
                <w:kern w:val="0"/>
                <w:sz w:val="21"/>
                <w:szCs w:val="21"/>
                <w:highlight w:val="none"/>
              </w:rPr>
            </w:pPr>
            <w:r>
              <w:rPr>
                <w:rFonts w:hint="eastAsia" w:ascii="仿宋_GB2312" w:hAnsi="仿宋_GB2312" w:cs="仿宋_GB2312"/>
                <w:b w:val="0"/>
                <w:bCs w:val="0"/>
                <w:color w:val="000000"/>
                <w:sz w:val="21"/>
                <w:szCs w:val="21"/>
                <w:highlight w:val="none"/>
              </w:rPr>
              <w:t>扣10分/份，单次扣分不超过30分</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12"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JC02</w:t>
            </w:r>
          </w:p>
        </w:tc>
        <w:tc>
          <w:tcPr>
            <w:tcW w:w="1444" w:type="dxa"/>
            <w:vMerge w:val="restart"/>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管理体系</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超出授权范围开展业务或委托检测不符合规定</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1.超出母体机构授权范围、时间开展试验检测工作的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2.对外承接试验检测业务的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3.母体机构《等级证书》过期后仍出具报告的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4.工程产品或原材料委托不符合规定的检测机构检验检测的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扣5分/项次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88"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JC03</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试验检测档案管理不规范</w:t>
            </w:r>
          </w:p>
        </w:tc>
        <w:tc>
          <w:tcPr>
            <w:tcW w:w="4680" w:type="dxa"/>
            <w:shd w:val="clear" w:color="auto" w:fill="FFFFFF"/>
            <w:noWrap w:val="0"/>
            <w:vAlign w:val="center"/>
          </w:tcPr>
          <w:p>
            <w:pPr>
              <w:widowControl/>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1.不能提供试验检测档案的</w:t>
            </w:r>
            <w:r>
              <w:rPr>
                <w:rFonts w:hint="eastAsia" w:ascii="仿宋_GB2312" w:hAnsi="仿宋_GB2312" w:cs="仿宋_GB2312"/>
                <w:b w:val="0"/>
                <w:bCs w:val="0"/>
                <w:color w:val="000000"/>
                <w:kern w:val="0"/>
                <w:sz w:val="21"/>
                <w:szCs w:val="21"/>
                <w:highlight w:val="none"/>
                <w:lang w:eastAsia="zh-CN"/>
              </w:rPr>
              <w:t>；</w:t>
            </w:r>
          </w:p>
          <w:p>
            <w:pPr>
              <w:widowControl/>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2.未按规定建档、归档或档案不全、不规范的</w:t>
            </w:r>
            <w:r>
              <w:rPr>
                <w:rFonts w:hint="eastAsia" w:ascii="仿宋_GB2312" w:hAnsi="仿宋_GB2312" w:cs="仿宋_GB2312"/>
                <w:b w:val="0"/>
                <w:bCs w:val="0"/>
                <w:color w:val="000000"/>
                <w:kern w:val="0"/>
                <w:sz w:val="21"/>
                <w:szCs w:val="21"/>
                <w:highlight w:val="none"/>
                <w:lang w:eastAsia="zh-CN"/>
              </w:rPr>
              <w:t>；</w:t>
            </w:r>
          </w:p>
          <w:p>
            <w:pPr>
              <w:widowControl/>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3.未按规定建立试验检测台账、检测台账不全或台账内容与实际不符的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第1项扣5分/项</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第2、3项扣2分/项次，</w:t>
            </w:r>
            <w:r>
              <w:rPr>
                <w:rFonts w:hint="eastAsia" w:ascii="仿宋_GB2312" w:hAnsi="仿宋_GB2312" w:cs="仿宋_GB2312"/>
                <w:b w:val="0"/>
                <w:bCs w:val="0"/>
                <w:color w:val="000000"/>
                <w:sz w:val="21"/>
                <w:szCs w:val="21"/>
                <w:highlight w:val="none"/>
              </w:rPr>
              <w:t>单次扣分不超过4分</w:t>
            </w:r>
          </w:p>
        </w:tc>
        <w:tc>
          <w:tcPr>
            <w:tcW w:w="1540" w:type="dxa"/>
            <w:shd w:val="clear" w:color="auto" w:fill="FFFFFF"/>
            <w:noWrap w:val="0"/>
            <w:vAlign w:val="center"/>
          </w:tcPr>
          <w:p>
            <w:pPr>
              <w:widowControl/>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6"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JC04</w:t>
            </w:r>
          </w:p>
        </w:tc>
        <w:tc>
          <w:tcPr>
            <w:tcW w:w="1444" w:type="dxa"/>
            <w:vMerge w:val="restart"/>
            <w:shd w:val="clear" w:color="auto" w:fill="FFFFFF"/>
            <w:noWrap w:val="0"/>
            <w:vAlign w:val="center"/>
          </w:tcPr>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检测行为</w:t>
            </w: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p>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检测行为</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未按规定上报不合格事项</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1.发现工程监控量测数据影响结构安全，未及时书面报告</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2.发现有涉及工程主体结构安全的不合格检测数据，未及时向交通运输部门报告</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3.已合格报验的工程实体，被交通运输部门核实为不合格（影响结构安全的）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4.已合格报验的工程实体，被交通运输部门核实为不合格（不影响结构安全的）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5.已合格报验的工程实体，被交通运输部门核实为合格率低于60%（混凝土钢筋保护层厚度）</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6.已合格报验的原材料（除砂石料外）、工程产品，被交通运输部门核实为不合格的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7.已合格报验的砂石料，被交通运输部门核实为不合格的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第1项扣10分/项次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第2、3项扣5分/项次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第4、5项扣3分/项次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第6项扣2分/项次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第7项扣1分/项次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2"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JC05</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试验检测频率不满足规定要求</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1.未按规定对影响结构安全性、耐久性的检测项目进行抽检的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w:t>
            </w:r>
            <w:r>
              <w:rPr>
                <w:rFonts w:hint="eastAsia" w:ascii="仿宋_GB2312" w:hAnsi="仿宋_GB2312" w:cs="仿宋_GB2312"/>
                <w:b w:val="0"/>
                <w:bCs w:val="0"/>
                <w:color w:val="000000"/>
                <w:sz w:val="21"/>
                <w:szCs w:val="21"/>
                <w:highlight w:val="none"/>
              </w:rPr>
              <w:t>未按规定频率对原材料、工程产品、现场实体质量、隧道监控量测、软基沉降等进行检验检测的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3.未按规定对检测项目的常规参数进行检验检测的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4.未按规定对基桩平面位置及高程进行检验检测的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第1项扣5分/类次</w:t>
            </w:r>
            <w:r>
              <w:rPr>
                <w:rFonts w:hint="eastAsia" w:ascii="仿宋_GB2312" w:hAnsi="仿宋_GB2312" w:cs="仿宋_GB2312"/>
                <w:b w:val="0"/>
                <w:bCs w:val="0"/>
                <w:color w:val="000000"/>
                <w:kern w:val="0"/>
                <w:sz w:val="21"/>
                <w:szCs w:val="21"/>
                <w:highlight w:val="none"/>
                <w:lang w:eastAsia="zh-CN"/>
              </w:rPr>
              <w:t>；</w:t>
            </w:r>
          </w:p>
          <w:p>
            <w:pPr>
              <w:jc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第2项扣2分/类次</w:t>
            </w:r>
            <w:r>
              <w:rPr>
                <w:rFonts w:hint="eastAsia" w:ascii="仿宋_GB2312" w:hAnsi="仿宋_GB2312" w:cs="仿宋_GB2312"/>
                <w:b w:val="0"/>
                <w:bCs w:val="0"/>
                <w:color w:val="000000"/>
                <w:kern w:val="0"/>
                <w:sz w:val="21"/>
                <w:szCs w:val="21"/>
                <w:highlight w:val="none"/>
                <w:lang w:eastAsia="zh-CN"/>
              </w:rPr>
              <w:t>；</w:t>
            </w:r>
          </w:p>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第3项扣2分/参数</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第4项扣2分/根次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6</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JC06</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未按检测方案实施或违反试验检测技术规程操作</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1.竣（交）检测、专项检测及监控量测项目未按检测方案实施的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2.</w:t>
            </w:r>
            <w:r>
              <w:rPr>
                <w:rFonts w:hint="eastAsia" w:ascii="仿宋_GB2312" w:hAnsi="仿宋_GB2312" w:cs="仿宋_GB2312"/>
                <w:b w:val="0"/>
                <w:bCs w:val="0"/>
                <w:color w:val="000000"/>
                <w:spacing w:val="-6"/>
                <w:kern w:val="0"/>
                <w:sz w:val="21"/>
                <w:szCs w:val="21"/>
                <w:highlight w:val="none"/>
              </w:rPr>
              <w:t>检测人员采用错误的试验检测方法（标准）、仪器设备或任意删减、增加试验检测流程，造成试验数据失真的</w:t>
            </w:r>
            <w:r>
              <w:rPr>
                <w:rFonts w:hint="eastAsia" w:ascii="仿宋_GB2312" w:hAnsi="仿宋_GB2312" w:cs="仿宋_GB2312"/>
                <w:b w:val="0"/>
                <w:bCs w:val="0"/>
                <w:color w:val="000000"/>
                <w:spacing w:val="-6"/>
                <w:kern w:val="0"/>
                <w:sz w:val="21"/>
                <w:szCs w:val="21"/>
                <w:highlight w:val="none"/>
                <w:lang w:eastAsia="zh-CN"/>
              </w:rPr>
              <w:t>。</w:t>
            </w:r>
          </w:p>
        </w:tc>
        <w:tc>
          <w:tcPr>
            <w:tcW w:w="2049" w:type="dxa"/>
            <w:shd w:val="clear" w:color="auto" w:fill="FFFFFF"/>
            <w:noWrap w:val="0"/>
            <w:vAlign w:val="center"/>
          </w:tcPr>
          <w:p>
            <w:pPr>
              <w:jc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第1项扣5分/次</w:t>
            </w:r>
            <w:r>
              <w:rPr>
                <w:rFonts w:hint="eastAsia" w:ascii="仿宋_GB2312" w:hAnsi="仿宋_GB2312" w:cs="仿宋_GB2312"/>
                <w:b w:val="0"/>
                <w:bCs w:val="0"/>
                <w:color w:val="000000"/>
                <w:kern w:val="0"/>
                <w:sz w:val="21"/>
                <w:szCs w:val="21"/>
                <w:highlight w:val="none"/>
                <w:lang w:eastAsia="zh-CN"/>
              </w:rPr>
              <w:t>；</w:t>
            </w:r>
          </w:p>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第2项扣10分/次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7</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JC07</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检查意见整改未闭合</w:t>
            </w:r>
          </w:p>
        </w:tc>
        <w:tc>
          <w:tcPr>
            <w:tcW w:w="4680"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对各级交通运输部门、建设单位检查（督查）提出的意见未整改、整改不及时或</w:t>
            </w:r>
            <w:r>
              <w:rPr>
                <w:rFonts w:hint="eastAsia" w:ascii="仿宋_GB2312" w:hAnsi="仿宋_GB2312" w:cs="仿宋_GB2312"/>
                <w:b w:val="0"/>
                <w:bCs w:val="0"/>
                <w:color w:val="000000"/>
                <w:sz w:val="21"/>
                <w:szCs w:val="21"/>
                <w:highlight w:val="none"/>
              </w:rPr>
              <w:t>经整改达不到要求的</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扣2分/次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8</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JC08</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试验样品管理不规范</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1.未按规范取样，或样品不具有代表性或不标准的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strike/>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2.样品保管条件不满足规范、规程要求的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3.未按有关规定留样的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strike/>
                <w:color w:val="000000"/>
                <w:kern w:val="0"/>
                <w:sz w:val="21"/>
                <w:szCs w:val="21"/>
                <w:highlight w:val="none"/>
              </w:rPr>
            </w:pPr>
            <w:r>
              <w:rPr>
                <w:rFonts w:hint="eastAsia" w:ascii="仿宋_GB2312" w:hAnsi="仿宋_GB2312" w:cs="仿宋_GB2312"/>
                <w:b w:val="0"/>
                <w:bCs w:val="0"/>
                <w:color w:val="000000"/>
                <w:kern w:val="0"/>
                <w:sz w:val="21"/>
                <w:szCs w:val="21"/>
                <w:highlight w:val="none"/>
              </w:rPr>
              <w:t>第1项扣5分/项</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第2、3项扣2分/项次，</w:t>
            </w:r>
            <w:r>
              <w:rPr>
                <w:rFonts w:hint="eastAsia" w:ascii="仿宋_GB2312" w:hAnsi="仿宋_GB2312" w:cs="仿宋_GB2312"/>
                <w:b w:val="0"/>
                <w:bCs w:val="0"/>
                <w:color w:val="000000"/>
                <w:sz w:val="21"/>
                <w:szCs w:val="21"/>
                <w:highlight w:val="none"/>
              </w:rPr>
              <w:t>单次扣分不超过4分</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9</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JC09</w:t>
            </w:r>
          </w:p>
        </w:tc>
        <w:tc>
          <w:tcPr>
            <w:tcW w:w="1444" w:type="dxa"/>
            <w:vMerge w:val="restart"/>
            <w:shd w:val="clear" w:color="auto" w:fill="FFFFFF"/>
            <w:noWrap w:val="0"/>
            <w:vAlign w:val="center"/>
          </w:tcPr>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人员履约</w:t>
            </w: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试验检测人员未在岗履职、变更不规范</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1.未按要求在岗履职，</w:t>
            </w:r>
            <w:r>
              <w:rPr>
                <w:rFonts w:hint="eastAsia" w:ascii="仿宋_GB2312" w:hAnsi="仿宋_GB2312" w:cs="仿宋_GB2312"/>
                <w:b w:val="0"/>
                <w:bCs w:val="0"/>
                <w:color w:val="000000"/>
                <w:sz w:val="21"/>
                <w:szCs w:val="21"/>
                <w:highlight w:val="none"/>
              </w:rPr>
              <w:t>月驻工地时间未满足合同要求的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2.授权负责人未登记在母体机构或未经母体机构授权同意的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3.试验检测人员的持证数量达不到规定要求的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4.聘用重复执业或信用差的检测人员</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5.未经批准擅自更换检测人员或未及时办理变更的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第1项扣10分/人次（授权负责人），扣5分/人次（试验检测人员）</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第2项扣20分/人次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sz w:val="21"/>
                <w:szCs w:val="21"/>
                <w:highlight w:val="none"/>
              </w:rPr>
              <w:t>第4项扣10分/人</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Cs/>
                <w:color w:val="000000"/>
                <w:sz w:val="21"/>
                <w:szCs w:val="21"/>
              </w:rPr>
              <w:t>第3、5项扣5分/试验检测师·次、3分/助理试验检测师·次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10</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JC10</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报告签字人不具备资格</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1.试验记录、报告签字人为无证人员或非相关专业持证人员</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2.试验检测证书未在母体机构登记的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3.报告审核签发人非检测师（检测工程师）的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扣2分/人次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11</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JC11</w:t>
            </w:r>
          </w:p>
        </w:tc>
        <w:tc>
          <w:tcPr>
            <w:tcW w:w="1444" w:type="dxa"/>
            <w:vMerge w:val="restart"/>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仪器设备及检测环境</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未按规定配备仪器设备</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1.未按规范要求配备仪器设备的或未按规定配备物联网设备的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2.设备不符合使用要求的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3.设备检定/校准不符合要求或未提供检定/校准证书的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4.未及时维护设备导致影响检测结果的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5.自校仪器无规程和记录的或自校无法溯源的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扣2分/台次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12</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JC12</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试验检测环境达不到技术标准要求</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1.试验检测环境不符合温湿度、通风要求的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2.安全防护措施、防腐、防有害气体等不符合要求的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3.危化品管理不符合要求的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4.废渣、废液等处理不符合环保要求的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5.消防安全设施、消防安全防护不到位的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6.试验室布局</w:t>
            </w:r>
            <w:r>
              <w:rPr>
                <w:rFonts w:ascii="仿宋_GB2312" w:hAnsi="仿宋_GB2312" w:cs="仿宋_GB2312"/>
                <w:b w:val="0"/>
                <w:bCs w:val="0"/>
                <w:color w:val="000000"/>
                <w:kern w:val="0"/>
                <w:sz w:val="21"/>
                <w:szCs w:val="21"/>
                <w:highlight w:val="none"/>
              </w:rPr>
              <w:t>或仪器设备安装</w:t>
            </w:r>
            <w:r>
              <w:rPr>
                <w:rFonts w:hint="eastAsia" w:ascii="仿宋_GB2312" w:hAnsi="仿宋_GB2312" w:cs="仿宋_GB2312"/>
                <w:b w:val="0"/>
                <w:bCs w:val="0"/>
                <w:color w:val="000000"/>
                <w:kern w:val="0"/>
                <w:sz w:val="21"/>
                <w:szCs w:val="21"/>
                <w:highlight w:val="none"/>
              </w:rPr>
              <w:t>存在明显不合理的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扣2分/处，单次扣分不超过10分</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13</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JC13</w:t>
            </w:r>
          </w:p>
        </w:tc>
        <w:tc>
          <w:tcPr>
            <w:tcW w:w="144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报告记录</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试验检测报告、记录不规范</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1.出具的试验报告不能提供有效原始记录的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2.报告中数据、结论与原始记录严重不一致的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3.检测结果与工程实际严重不符的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4.报告及原始记录信息或数据记录不全的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5.结论不准确、结论依据不正确的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6.试验报告代签、漏签字、漏盖章及错盖章的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7.未按相关规定要求及时出具检测报告的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第1、2、3项扣10分/类次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第4、5、6、7项扣3分/类</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14</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JC14</w:t>
            </w:r>
          </w:p>
        </w:tc>
        <w:tc>
          <w:tcPr>
            <w:tcW w:w="1444" w:type="dxa"/>
            <w:vMerge w:val="restart"/>
            <w:shd w:val="clear" w:color="auto" w:fill="FFFFFF"/>
            <w:noWrap w:val="0"/>
            <w:vAlign w:val="center"/>
          </w:tcPr>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kern w:val="0"/>
                <w:sz w:val="21"/>
                <w:szCs w:val="21"/>
                <w:highlight w:val="none"/>
              </w:rPr>
              <w:t>其他行为</w:t>
            </w: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ascii="仿宋_GB2312" w:hAnsi="仿宋_GB2312" w:cs="仿宋_GB2312"/>
                <w:b w:val="0"/>
                <w:bCs w:val="0"/>
                <w:color w:val="000000"/>
                <w:kern w:val="0"/>
                <w:sz w:val="21"/>
                <w:szCs w:val="21"/>
                <w:highlight w:val="none"/>
              </w:rPr>
            </w:pPr>
          </w:p>
          <w:p>
            <w:pPr>
              <w:jc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lang w:eastAsia="zh-CN"/>
              </w:rPr>
              <w:t>其他行为</w:t>
            </w:r>
          </w:p>
          <w:p>
            <w:pPr>
              <w:jc w:val="both"/>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联合体成员（含牵头人）发生负面清单所列不良行为</w:t>
            </w:r>
          </w:p>
        </w:tc>
        <w:tc>
          <w:tcPr>
            <w:tcW w:w="4680" w:type="dxa"/>
            <w:shd w:val="clear" w:color="auto" w:fill="FFFFFF"/>
            <w:noWrap w:val="0"/>
            <w:vAlign w:val="center"/>
          </w:tcPr>
          <w:p>
            <w:pPr>
              <w:pStyle w:val="3"/>
              <w:widowControl/>
              <w:spacing w:before="0" w:beforeAutospacing="0" w:after="0" w:afterAutospacing="0" w:line="240" w:lineRule="atLeast"/>
              <w:jc w:val="both"/>
              <w:rPr>
                <w:rFonts w:hint="eastAsia" w:ascii="仿宋_GB2312" w:hAnsi="仿宋_GB2312" w:eastAsia="仿宋_GB2312" w:cs="仿宋_GB2312"/>
                <w:b w:val="0"/>
                <w:bCs w:val="0"/>
                <w:color w:val="000000"/>
                <w:kern w:val="2"/>
                <w:sz w:val="21"/>
                <w:szCs w:val="21"/>
                <w:highlight w:val="none"/>
                <w:lang w:eastAsia="zh-CN"/>
              </w:rPr>
            </w:pPr>
            <w:r>
              <w:rPr>
                <w:rFonts w:hint="eastAsia" w:ascii="仿宋_GB2312" w:hAnsi="仿宋_GB2312" w:cs="仿宋_GB2312"/>
                <w:b w:val="0"/>
                <w:bCs w:val="0"/>
                <w:color w:val="000000"/>
                <w:kern w:val="2"/>
                <w:sz w:val="21"/>
                <w:szCs w:val="21"/>
                <w:highlight w:val="none"/>
              </w:rPr>
              <w:t>1.联合体牵头人发生负面清单所列不良行为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2.联合体成员方发生负面清单所列不良行为与本项目有关，纳入负面清单管理，对牵头人和非直接责任成员方予以信用扣分，无责任成员方不予扣分</w:t>
            </w:r>
            <w:r>
              <w:rPr>
                <w:rFonts w:hint="eastAsia" w:ascii="仿宋_GB2312" w:hAnsi="仿宋_GB2312" w:cs="仿宋_GB2312"/>
                <w:b w:val="0"/>
                <w:bCs w:val="0"/>
                <w:color w:val="000000"/>
                <w:sz w:val="21"/>
                <w:szCs w:val="21"/>
                <w:highlight w:val="none"/>
                <w:lang w:eastAsia="zh-CN"/>
              </w:rPr>
              <w:t>。</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降为D级的，扣5分/项次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降三级的，扣4分/项次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降二级的，扣3分/项次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降一级的，扣2分/项次</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15</w:t>
            </w:r>
          </w:p>
        </w:tc>
        <w:tc>
          <w:tcPr>
            <w:tcW w:w="775" w:type="dxa"/>
            <w:shd w:val="clear" w:color="auto" w:fill="FFFFFF"/>
            <w:noWrap w:val="0"/>
            <w:vAlign w:val="center"/>
          </w:tcPr>
          <w:p>
            <w:pPr>
              <w:spacing w:line="24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JC15</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被约谈</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1.被省级交通运输主管部门约谈的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2.被市级交通运输主管部门约谈的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3.被县级交通运输主管部门约谈的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4.被建设单位约谈的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p>
          <w:p>
            <w:pPr>
              <w:widowControl/>
              <w:jc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第2项扣1分/次</w:t>
            </w:r>
            <w:r>
              <w:rPr>
                <w:rFonts w:hint="eastAsia" w:ascii="仿宋_GB2312" w:hAnsi="仿宋_GB2312" w:cs="仿宋_GB2312"/>
                <w:b w:val="0"/>
                <w:bCs w:val="0"/>
                <w:color w:val="000000"/>
                <w:sz w:val="21"/>
                <w:szCs w:val="21"/>
                <w:highlight w:val="none"/>
                <w:lang w:eastAsia="zh-CN"/>
              </w:rPr>
              <w:t>；</w:t>
            </w:r>
          </w:p>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第3、4项扣0.5分/次</w:t>
            </w: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16</w:t>
            </w:r>
          </w:p>
        </w:tc>
        <w:tc>
          <w:tcPr>
            <w:tcW w:w="775" w:type="dxa"/>
            <w:shd w:val="clear" w:color="auto" w:fill="FFFFFF"/>
            <w:noWrap w:val="0"/>
            <w:vAlign w:val="center"/>
          </w:tcPr>
          <w:p>
            <w:pPr>
              <w:spacing w:line="240" w:lineRule="exac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JC16</w:t>
            </w:r>
          </w:p>
        </w:tc>
        <w:tc>
          <w:tcPr>
            <w:tcW w:w="1444" w:type="dxa"/>
            <w:vMerge w:val="continue"/>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未</w:t>
            </w:r>
            <w:r>
              <w:rPr>
                <w:rFonts w:hint="eastAsia" w:ascii="仿宋_GB2312" w:hAnsi="仿宋_GB2312" w:cs="仿宋_GB2312"/>
                <w:b w:val="0"/>
                <w:bCs w:val="0"/>
                <w:color w:val="000000"/>
                <w:sz w:val="21"/>
                <w:szCs w:val="21"/>
                <w:highlight w:val="none"/>
              </w:rPr>
              <w:t>使用信息化管理系统</w:t>
            </w:r>
          </w:p>
        </w:tc>
        <w:tc>
          <w:tcPr>
            <w:tcW w:w="4680" w:type="dxa"/>
            <w:shd w:val="clear" w:color="auto" w:fill="FFFFFF"/>
            <w:noWrap w:val="0"/>
            <w:vAlign w:val="center"/>
          </w:tcPr>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1.未按合同要求使用信息化管理系统出具试验检测报告和实时上传数据或未按合同要求安装视频监控的</w:t>
            </w:r>
            <w:r>
              <w:rPr>
                <w:rFonts w:hint="eastAsia" w:ascii="仿宋_GB2312" w:hAnsi="仿宋_GB2312" w:cs="仿宋_GB2312"/>
                <w:b w:val="0"/>
                <w:bCs w:val="0"/>
                <w:color w:val="00000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2.未在试验检测动态管理系统中及时录入信息的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w:t>
            </w:r>
            <w:r>
              <w:rPr>
                <w:rFonts w:hint="eastAsia" w:ascii="仿宋_GB2312" w:hAnsi="仿宋_GB2312" w:cs="仿宋_GB2312"/>
                <w:b w:val="0"/>
                <w:bCs w:val="0"/>
                <w:color w:val="000000"/>
                <w:kern w:val="0"/>
                <w:sz w:val="21"/>
                <w:szCs w:val="21"/>
                <w:highlight w:val="none"/>
              </w:rPr>
              <w:t>未在试验检测动态管理系统中及时办理人员变更或注销的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第1、2项扣3分/次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第3项扣2分/次</w:t>
            </w:r>
          </w:p>
        </w:tc>
        <w:tc>
          <w:tcPr>
            <w:tcW w:w="1540" w:type="dxa"/>
            <w:shd w:val="clear" w:color="auto" w:fill="FFFFFF"/>
            <w:noWrap w:val="0"/>
            <w:vAlign w:val="center"/>
          </w:tcPr>
          <w:p>
            <w:pPr>
              <w:autoSpaceDN w:val="0"/>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tc>
        <w:tc>
          <w:tcPr>
            <w:tcW w:w="2652" w:type="dxa"/>
            <w:shd w:val="clear" w:color="auto" w:fill="FFFFFF"/>
            <w:noWrap w:val="0"/>
            <w:vAlign w:val="center"/>
          </w:tcPr>
          <w:p>
            <w:pPr>
              <w:jc w:val="center"/>
              <w:textAlignment w:val="center"/>
              <w:rPr>
                <w:rFonts w:ascii="仿宋_GB2312" w:hAnsi="仿宋_GB2312" w:cs="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17</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JC17</w:t>
            </w:r>
          </w:p>
        </w:tc>
        <w:tc>
          <w:tcPr>
            <w:tcW w:w="1444" w:type="dxa"/>
            <w:shd w:val="clear" w:color="auto" w:fill="FFFFFF"/>
            <w:noWrap w:val="0"/>
            <w:vAlign w:val="center"/>
          </w:tcPr>
          <w:p>
            <w:pPr>
              <w:tabs>
                <w:tab w:val="left" w:pos="312"/>
              </w:tabs>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企业管理</w:t>
            </w: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检测机构未对检测项目、人员、资质有效监管</w:t>
            </w:r>
          </w:p>
        </w:tc>
        <w:tc>
          <w:tcPr>
            <w:tcW w:w="4680" w:type="dxa"/>
            <w:shd w:val="clear" w:color="auto" w:fill="FFFFFF"/>
            <w:noWrap w:val="0"/>
            <w:vAlign w:val="center"/>
          </w:tcPr>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1.未对工程检测项目进行检查、检查无记录或检查不到位的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2.试验检测人员未在母体机构缴纳社保的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3.试验检测人员相关职业资格证书注册在其他单位的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4.母体机构存在JC4-JC16等行为的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5.监督检查中发现母体机构存在JC01、JC02、JC17-3行为的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6.省级行业主管部门组织的比对或能力验证不满意</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7.未及时申报资质延续、变更的</w:t>
            </w:r>
            <w:r>
              <w:rPr>
                <w:rFonts w:hint="eastAsia" w:ascii="仿宋_GB2312" w:hAnsi="仿宋_GB2312" w:cs="仿宋_GB2312"/>
                <w:b w:val="0"/>
                <w:bCs w:val="0"/>
                <w:color w:val="000000"/>
                <w:kern w:val="0"/>
                <w:sz w:val="21"/>
                <w:szCs w:val="21"/>
                <w:highlight w:val="none"/>
                <w:lang w:eastAsia="zh-CN"/>
              </w:rPr>
              <w:t>；</w:t>
            </w:r>
          </w:p>
          <w:p>
            <w:pP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8.被交通运输主管部门行政处罚的</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第1项扣1分/次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第2、3项扣1分/人次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第4、6、7项扣1分/项次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第5项扣2分/项次</w:t>
            </w:r>
            <w:r>
              <w:rPr>
                <w:rFonts w:hint="eastAsia" w:ascii="仿宋_GB2312" w:hAnsi="仿宋_GB2312" w:cs="仿宋_GB2312"/>
                <w:b w:val="0"/>
                <w:bCs w:val="0"/>
                <w:color w:val="000000"/>
                <w:kern w:val="0"/>
                <w:sz w:val="21"/>
                <w:szCs w:val="21"/>
                <w:highlight w:val="none"/>
                <w:lang w:eastAsia="zh-CN"/>
              </w:rPr>
              <w:t>；</w:t>
            </w:r>
            <w:r>
              <w:rPr>
                <w:rFonts w:hint="eastAsia" w:ascii="仿宋_GB2312" w:hAnsi="仿宋_GB2312" w:cs="仿宋_GB2312"/>
                <w:b w:val="0"/>
                <w:bCs w:val="0"/>
                <w:color w:val="000000"/>
                <w:kern w:val="0"/>
                <w:sz w:val="21"/>
                <w:szCs w:val="21"/>
                <w:highlight w:val="none"/>
              </w:rPr>
              <w:t>第8项</w:t>
            </w:r>
            <w:r>
              <w:rPr>
                <w:rFonts w:hint="eastAsia" w:ascii="仿宋_GB2312" w:hAnsi="仿宋_GB2312" w:cs="仿宋_GB2312"/>
                <w:b w:val="0"/>
                <w:bCs w:val="0"/>
                <w:color w:val="000000"/>
                <w:sz w:val="21"/>
                <w:szCs w:val="21"/>
                <w:highlight w:val="none"/>
              </w:rPr>
              <w:t>：重大案件扣2分，一般案件扣1分，较轻案件扣0.5分</w:t>
            </w:r>
          </w:p>
        </w:tc>
        <w:tc>
          <w:tcPr>
            <w:tcW w:w="1540"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w:t>
            </w:r>
          </w:p>
        </w:tc>
        <w:tc>
          <w:tcPr>
            <w:tcW w:w="2652" w:type="dxa"/>
            <w:shd w:val="clear" w:color="auto" w:fill="FFFFFF"/>
            <w:noWrap w:val="0"/>
            <w:vAlign w:val="center"/>
          </w:tcPr>
          <w:p>
            <w:pPr>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在从业单位综合评分中扣除</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18</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JC18</w:t>
            </w:r>
          </w:p>
        </w:tc>
        <w:tc>
          <w:tcPr>
            <w:tcW w:w="1444"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信用附加分</w:t>
            </w:r>
          </w:p>
        </w:tc>
        <w:tc>
          <w:tcPr>
            <w:tcW w:w="1671"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获得省级职工职业技能竞赛奖项</w:t>
            </w:r>
          </w:p>
        </w:tc>
        <w:tc>
          <w:tcPr>
            <w:tcW w:w="4680" w:type="dxa"/>
            <w:shd w:val="clear" w:color="auto" w:fill="FFFFFF"/>
            <w:noWrap w:val="0"/>
            <w:vAlign w:val="center"/>
          </w:tcPr>
          <w:p>
            <w:pPr>
              <w:autoSpaceDN w:val="0"/>
              <w:spacing w:line="320" w:lineRule="exac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评价年度内，在省总工会组织的职工职业技能竞赛活动中获得“金蓝领”</w:t>
            </w:r>
            <w:r>
              <w:rPr>
                <w:rFonts w:hint="eastAsia" w:ascii="仿宋_GB2312" w:hAnsi="仿宋_GB2312" w:cs="仿宋_GB2312"/>
                <w:b w:val="0"/>
                <w:bCs w:val="0"/>
                <w:color w:val="000000"/>
                <w:kern w:val="0"/>
                <w:sz w:val="21"/>
                <w:szCs w:val="21"/>
                <w:highlight w:val="none"/>
                <w:lang w:eastAsia="zh-CN"/>
              </w:rPr>
              <w:t>。</w:t>
            </w:r>
          </w:p>
        </w:tc>
        <w:tc>
          <w:tcPr>
            <w:tcW w:w="2049"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kern w:val="0"/>
                <w:sz w:val="21"/>
                <w:szCs w:val="21"/>
                <w:highlight w:val="none"/>
              </w:rPr>
              <w:t>加0.5分</w:t>
            </w:r>
          </w:p>
        </w:tc>
        <w:tc>
          <w:tcPr>
            <w:tcW w:w="1540" w:type="dxa"/>
            <w:shd w:val="clear" w:color="auto" w:fill="FFFFFF"/>
            <w:noWrap w:val="0"/>
            <w:vAlign w:val="center"/>
          </w:tcPr>
          <w:p>
            <w:pPr>
              <w:autoSpaceDN w:val="0"/>
              <w:spacing w:line="32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widowControl/>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2.在从业单位综合评分中加分，最多加0.5分。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19</w:t>
            </w:r>
          </w:p>
        </w:tc>
        <w:tc>
          <w:tcPr>
            <w:tcW w:w="775" w:type="dxa"/>
            <w:shd w:val="clear" w:color="auto" w:fill="FFFFFF"/>
            <w:noWrap w:val="0"/>
            <w:vAlign w:val="center"/>
          </w:tcPr>
          <w:p>
            <w:pPr>
              <w:spacing w:line="240" w:lineRule="atLeast"/>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JC19</w:t>
            </w: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信用附加分</w:t>
            </w:r>
          </w:p>
        </w:tc>
        <w:tc>
          <w:tcPr>
            <w:tcW w:w="1671"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认定、应用首台（套）设备</w:t>
            </w:r>
          </w:p>
        </w:tc>
        <w:tc>
          <w:tcPr>
            <w:tcW w:w="4680" w:type="dxa"/>
            <w:shd w:val="clear" w:color="auto" w:fill="FFFFFF"/>
            <w:noWrap w:val="0"/>
            <w:vAlign w:val="center"/>
          </w:tcPr>
          <w:p>
            <w:pPr>
              <w:spacing w:line="300" w:lineRule="exac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1.评价年度内，设计单位在评价标段中使用首台（套）设备，且使用的首台（套）设备须在评价年度内购买</w:t>
            </w:r>
            <w:r>
              <w:rPr>
                <w:rFonts w:hint="eastAsia" w:ascii="仿宋_GB2312" w:hAnsi="仿宋_GB2312" w:cs="仿宋_GB2312"/>
                <w:b w:val="0"/>
                <w:bCs w:val="0"/>
                <w:color w:val="000000"/>
                <w:sz w:val="21"/>
                <w:szCs w:val="21"/>
                <w:highlight w:val="none"/>
                <w:lang w:eastAsia="zh-CN"/>
              </w:rPr>
              <w:t>；</w:t>
            </w:r>
          </w:p>
          <w:p>
            <w:pPr>
              <w:spacing w:line="300" w:lineRule="exac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2.评价年度内，有被认定为首台（套）装备的企业，按国际、国内两个档次。</w:t>
            </w:r>
          </w:p>
        </w:tc>
        <w:tc>
          <w:tcPr>
            <w:tcW w:w="2049"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第2项：国际：加0.2分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国内：加0.1分</w:t>
            </w:r>
          </w:p>
        </w:tc>
        <w:tc>
          <w:tcPr>
            <w:tcW w:w="1540"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试验检测项目负责人、试验检测技术负责人</w:t>
            </w:r>
          </w:p>
          <w:p>
            <w:pPr>
              <w:widowControl/>
              <w:spacing w:line="300" w:lineRule="exact"/>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w:t>
            </w:r>
            <w:r>
              <w:rPr>
                <w:rFonts w:hint="eastAsia" w:ascii="仿宋_GB2312" w:hAnsi="仿宋_GB2312" w:cs="仿宋_GB2312"/>
                <w:b w:val="0"/>
                <w:bCs w:val="0"/>
                <w:color w:val="000000"/>
                <w:sz w:val="21"/>
                <w:szCs w:val="21"/>
                <w:highlight w:val="none"/>
                <w:lang w:val="en-US" w:eastAsia="zh-CN"/>
              </w:rPr>
              <w:t>第1项：</w:t>
            </w:r>
            <w:r>
              <w:rPr>
                <w:rFonts w:hint="eastAsia" w:ascii="仿宋_GB2312" w:hAnsi="仿宋_GB2312" w:cs="仿宋_GB2312"/>
                <w:b w:val="0"/>
                <w:bCs w:val="0"/>
                <w:color w:val="000000"/>
                <w:sz w:val="21"/>
                <w:szCs w:val="21"/>
                <w:highlight w:val="none"/>
              </w:rPr>
              <w:t>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lang w:val="en-US" w:eastAsia="zh-CN"/>
              </w:rPr>
              <w:t>第2项不予加分</w:t>
            </w:r>
            <w:r>
              <w:rPr>
                <w:rFonts w:hint="eastAsia" w:ascii="仿宋_GB2312" w:hAnsi="仿宋_GB2312" w:cs="仿宋_GB2312"/>
                <w:b w:val="0"/>
                <w:bCs w:val="0"/>
                <w:color w:val="000000"/>
                <w:sz w:val="21"/>
                <w:szCs w:val="21"/>
                <w:highlight w:val="none"/>
              </w:rPr>
              <w:t>）</w:t>
            </w:r>
          </w:p>
        </w:tc>
        <w:tc>
          <w:tcPr>
            <w:tcW w:w="2652" w:type="dxa"/>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lang w:val="en-US" w:eastAsia="zh-CN"/>
              </w:rPr>
              <w:t>1.</w:t>
            </w:r>
            <w:r>
              <w:rPr>
                <w:rFonts w:hint="eastAsia" w:ascii="仿宋_GB2312" w:hAnsi="仿宋_GB2312" w:cs="仿宋_GB2312"/>
                <w:b w:val="0"/>
                <w:bCs w:val="0"/>
                <w:color w:val="000000"/>
                <w:sz w:val="21"/>
                <w:szCs w:val="21"/>
                <w:highlight w:val="none"/>
              </w:rPr>
              <w:t>根据《浙江省经济和信息化厅浙江省交通运输厅关于推动综合交通装备首台（套）突破的实施意见》（浙经信装备〔2023〕254号）和《浙江省交通运输厅浙江省经济和信息化厅关于做好综合交通首台（套）装备推广应用工作的通知》（浙交函〔2024〕19号），施工单位购买目录中的首台（套）设备予以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2.首台套采购认定标准，应同时满足以下4个条件：①签订合同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②送货单或自提单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③对应设备物资采购或租赁发票，分包单位采购或租赁首台（套）装备和总包单位一样有效</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④转账付款凭证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3.信用附加分为评价年度内，单个项目（标段）所购首台（套）设备金额总和</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4.在单个项目（标段）评分中加分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80" w:lineRule="exact"/>
              <w:jc w:val="both"/>
              <w:textAlignment w:val="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5.由项目所在设区市级交通运输主管部门认定。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775"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444" w:type="dxa"/>
            <w:shd w:val="clear" w:color="auto" w:fill="FFFFFF"/>
            <w:noWrap w:val="0"/>
            <w:vAlign w:val="center"/>
          </w:tcPr>
          <w:p>
            <w:pPr>
              <w:widowControl/>
              <w:spacing w:line="300" w:lineRule="exact"/>
              <w:jc w:val="center"/>
              <w:textAlignment w:val="center"/>
              <w:rPr>
                <w:rFonts w:ascii="仿宋_GB2312" w:hAnsi="仿宋_GB2312" w:cs="仿宋_GB2312"/>
                <w:b w:val="0"/>
                <w:bCs w:val="0"/>
                <w:color w:val="000000"/>
                <w:sz w:val="21"/>
                <w:szCs w:val="21"/>
                <w:highlight w:val="none"/>
              </w:rPr>
            </w:pPr>
          </w:p>
        </w:tc>
        <w:tc>
          <w:tcPr>
            <w:tcW w:w="1671" w:type="dxa"/>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4680" w:type="dxa"/>
            <w:shd w:val="clear" w:color="auto" w:fill="FFFFFF"/>
            <w:noWrap w:val="0"/>
            <w:vAlign w:val="center"/>
          </w:tcPr>
          <w:p>
            <w:pPr>
              <w:rPr>
                <w:rFonts w:ascii="仿宋_GB2312" w:hAnsi="仿宋_GB2312" w:cs="仿宋_GB2312"/>
                <w:b w:val="0"/>
                <w:bCs w:val="0"/>
                <w:color w:val="000000"/>
                <w:sz w:val="21"/>
                <w:szCs w:val="21"/>
                <w:highlight w:val="none"/>
              </w:rPr>
            </w:pPr>
          </w:p>
        </w:tc>
        <w:tc>
          <w:tcPr>
            <w:tcW w:w="2049" w:type="dxa"/>
            <w:shd w:val="clear" w:color="auto" w:fill="FFFFFF"/>
            <w:noWrap w:val="0"/>
            <w:vAlign w:val="center"/>
          </w:tcPr>
          <w:p>
            <w:pPr>
              <w:jc w:val="center"/>
              <w:rPr>
                <w:rFonts w:ascii="仿宋_GB2312" w:hAnsi="仿宋_GB2312" w:cs="仿宋_GB2312"/>
                <w:b w:val="0"/>
                <w:bCs w:val="0"/>
                <w:color w:val="000000"/>
                <w:sz w:val="21"/>
                <w:szCs w:val="21"/>
                <w:highlight w:val="none"/>
              </w:rPr>
            </w:pPr>
          </w:p>
        </w:tc>
        <w:tc>
          <w:tcPr>
            <w:tcW w:w="1540" w:type="dxa"/>
            <w:shd w:val="clear" w:color="auto" w:fill="FFFFFF"/>
            <w:noWrap w:val="0"/>
            <w:vAlign w:val="center"/>
          </w:tcPr>
          <w:p>
            <w:pPr>
              <w:widowControl/>
              <w:jc w:val="center"/>
              <w:rPr>
                <w:rFonts w:ascii="仿宋_GB2312" w:hAnsi="仿宋_GB2312" w:cs="仿宋_GB2312"/>
                <w:b w:val="0"/>
                <w:bCs w:val="0"/>
                <w:color w:val="000000"/>
                <w:sz w:val="21"/>
                <w:szCs w:val="21"/>
                <w:highlight w:val="none"/>
              </w:rPr>
            </w:pPr>
          </w:p>
        </w:tc>
        <w:tc>
          <w:tcPr>
            <w:tcW w:w="2652" w:type="dxa"/>
            <w:shd w:val="clear" w:color="auto" w:fill="FFFFFF"/>
            <w:noWrap w:val="0"/>
            <w:vAlign w:val="center"/>
          </w:tcPr>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第2项：</w:t>
            </w:r>
          </w:p>
          <w:p>
            <w:pPr>
              <w:widowControl/>
              <w:tabs>
                <w:tab w:val="left" w:pos="312"/>
              </w:tabs>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widowControl/>
              <w:tabs>
                <w:tab w:val="left" w:pos="312"/>
              </w:tabs>
              <w:jc w:val="left"/>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2.在从业单位综合评分中加分，最多加0.2分。</w:t>
            </w:r>
          </w:p>
        </w:tc>
      </w:tr>
    </w:tbl>
    <w:p>
      <w:pPr>
        <w:widowControl/>
        <w:spacing w:line="260" w:lineRule="exact"/>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szCs w:val="21"/>
          <w:highlight w:val="none"/>
        </w:rPr>
        <w:t>备注：</w:t>
      </w:r>
      <w:r>
        <w:rPr>
          <w:rFonts w:hint="eastAsia" w:ascii="仿宋_GB2312" w:hAnsi="仿宋_GB2312" w:cs="仿宋_GB2312"/>
          <w:b w:val="0"/>
          <w:bCs w:val="0"/>
          <w:color w:val="000000"/>
          <w:sz w:val="21"/>
          <w:highlight w:val="none"/>
        </w:rPr>
        <w:t>1.企业信用行为评定工作具体在信用交通系统中开展。</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2.</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项目是指具有项目赋码的公路水运建设工程，不包括大中修、养护、水毁、安保、绿化、房建、市政等项目。</w:t>
      </w:r>
    </w:p>
    <w:p>
      <w:pPr>
        <w:keepNext w:val="0"/>
        <w:keepLines w:val="0"/>
        <w:pageBreakBefore w:val="0"/>
        <w:widowControl/>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3.评价周期内交工、中间交验或合同终止的项目（标段），其从业主体的评价等级按照</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时段最后一日的评价得分确定。</w:t>
      </w:r>
    </w:p>
    <w:p>
      <w:pPr>
        <w:keepNext w:val="0"/>
        <w:keepLines w:val="0"/>
        <w:pageBreakBefore w:val="0"/>
        <w:widowControl/>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4.除以项次扣分的行为外，一种行为在单个合同段的同次检查中原则上不重复扣分，应按“就高不就低”原则进行扣分。</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5.各级交通运输部门、建设单位、实施机构在检查中发现从业主体存在失信行为，依据标准进行相应扣分，并要求从业主体在一定时限内整改，整改期内不重复扣分。整改期后，相关部门在检查过程中仍发现同一失信行为或原问题仍未整改到位，按照标准继续扣分。</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6.从业单位因某</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项目发生负面清单所列不良行为，信用等级被降级后，仍需进行信用评分。信用等级调整后直至降级</w:t>
      </w:r>
      <w:r>
        <w:rPr>
          <w:rFonts w:hint="eastAsia" w:ascii="仿宋_GB2312" w:hAnsi="宋体" w:cs="仿宋_GB2312"/>
          <w:b w:val="0"/>
          <w:bCs w:val="0"/>
          <w:color w:val="000000"/>
          <w:kern w:val="0"/>
          <w:sz w:val="21"/>
          <w:szCs w:val="21"/>
          <w:highlight w:val="none"/>
        </w:rPr>
        <w:t>执行期限</w:t>
      </w:r>
      <w:r>
        <w:rPr>
          <w:rFonts w:hint="eastAsia" w:ascii="仿宋_GB2312" w:hAnsi="仿宋_GB2312" w:cs="仿宋_GB2312"/>
          <w:b w:val="0"/>
          <w:bCs w:val="0"/>
          <w:color w:val="000000"/>
          <w:sz w:val="21"/>
          <w:highlight w:val="none"/>
        </w:rPr>
        <w:t>结束，涉及降级事项的</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项目起评分按降级后等级的中间分值取值（A为90分、B为80分、C为70分、D为30分），其他</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项目按原标准继续评价，得出的综合评价得分与降级后等级进行比较，不得超过负面清单确认的信用等级。</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7.</w:t>
      </w:r>
      <w:r>
        <w:rPr>
          <w:rFonts w:hint="eastAsia" w:ascii="仿宋_GB2312" w:hAnsi="仿宋_GB2312" w:cs="仿宋_GB2312"/>
          <w:b w:val="0"/>
          <w:bCs w:val="0"/>
          <w:color w:val="000000"/>
          <w:kern w:val="0"/>
          <w:sz w:val="21"/>
          <w:szCs w:val="21"/>
          <w:highlight w:val="none"/>
        </w:rPr>
        <w:t>失信行为的认定时间自不良行为或者事件认定之日起计算。</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8.检测单位的项目评价单元为：竣（交）工检测、现场专项检测（包括桩基检测、桥梁荷载试验、软基施工监测、桥梁施工监测、隧道施工监测、高边坡监测、基坑开挖监测等）设立的中心试验室或工地试验室。施工、监理单位工地试验室行为纳入施工、监理单位信用评价。</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9.发生以下四种情形导致从业人员未按投标承诺到位或被替换的，不进行扣分：（1）投标截止期后90天，双方未签订合同，或虽签订了合同，但工程不具备开工条件且建设单位未按合同规定支付费用的</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（2）因故连续停工超过90天且建设单位未按合同规定支付费用的</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（3）从业人员突发重大疾病或伤亡无法履职(出具三甲医院证明)</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（4）从业人员到达法定退休年龄退休的。</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10.勘察、设计分开招投标的，勘察期间发现的问题不录入设计单位信用信息。</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b w:val="0"/>
          <w:bCs w:val="0"/>
          <w:color w:val="000000"/>
          <w:highlight w:val="none"/>
        </w:rPr>
      </w:pPr>
      <w:r>
        <w:rPr>
          <w:rFonts w:hint="eastAsia" w:ascii="仿宋_GB2312" w:hAnsi="仿宋_GB2312" w:cs="仿宋_GB2312"/>
          <w:b w:val="0"/>
          <w:bCs w:val="0"/>
          <w:color w:val="000000"/>
          <w:sz w:val="21"/>
          <w:highlight w:val="none"/>
        </w:rPr>
        <w:t>11.</w:t>
      </w:r>
      <w:r>
        <w:rPr>
          <w:rFonts w:hint="eastAsia" w:ascii="仿宋_GB2312" w:hAnsi="仿宋_GB2312" w:cs="仿宋_GB2312"/>
          <w:b w:val="0"/>
          <w:bCs w:val="0"/>
          <w:color w:val="000000"/>
          <w:kern w:val="0"/>
          <w:sz w:val="21"/>
          <w:szCs w:val="21"/>
          <w:highlight w:val="none"/>
        </w:rPr>
        <w:t>跨地区的项目，由相关地市委托其中一地负责评价工作，或者按标段所在地区分别由所在地市负责评价。</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12.机电工程自进入试运行期后（监理签发的机械完工证书中注明的时间开始计算）不再</w:t>
      </w:r>
      <w:r>
        <w:rPr>
          <w:rFonts w:hint="eastAsia" w:ascii="仿宋_GB2312" w:hAnsi="仿宋_GB2312" w:cs="仿宋_GB2312"/>
          <w:b w:val="0"/>
          <w:bCs w:val="0"/>
          <w:color w:val="000000"/>
          <w:sz w:val="21"/>
          <w:szCs w:val="21"/>
          <w:highlight w:val="none"/>
        </w:rPr>
        <w:t>评价</w:t>
      </w:r>
      <w:r>
        <w:rPr>
          <w:rFonts w:hint="eastAsia" w:ascii="仿宋_GB2312" w:hAnsi="仿宋_GB2312" w:cs="仿宋_GB2312"/>
          <w:b w:val="0"/>
          <w:bCs w:val="0"/>
          <w:color w:val="000000"/>
          <w:sz w:val="21"/>
          <w:highlight w:val="none"/>
        </w:rPr>
        <w:t>，发生负面清单情况除外。</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13.行政处罚涉及到认定标准中其他具体失信行为时，原则上不重复扣分，应按“就高不就低”原则进行扣分。</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14.六项制度指确保农民工工资保证金、农民工工资专用专户管理、银行代发工资、农民工实名制管理、按月足额支付工资、施工现场维权信息公示等。</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15.行政处罚分为下列三类情形：重大案件是指罚没10万元以上的处罚</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一般案件是指罚没不超过10万元的处罚</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较轻案件是指普通程序的警告、通报批评的处罚。</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16.JC17与</w:t>
      </w:r>
      <w:r>
        <w:rPr>
          <w:rFonts w:hint="eastAsia" w:ascii="仿宋_GB2312" w:hAnsi="仿宋_GB2312" w:cs="仿宋_GB2312"/>
          <w:b w:val="0"/>
          <w:bCs w:val="0"/>
          <w:color w:val="000000"/>
          <w:sz w:val="21"/>
          <w:szCs w:val="21"/>
          <w:highlight w:val="none"/>
        </w:rPr>
        <w:t>试验检测项目负责人</w:t>
      </w:r>
      <w:r>
        <w:rPr>
          <w:rFonts w:hint="eastAsia" w:ascii="仿宋_GB2312" w:hAnsi="仿宋_GB2312" w:cs="仿宋_GB2312"/>
          <w:b w:val="0"/>
          <w:bCs w:val="0"/>
          <w:color w:val="000000"/>
          <w:sz w:val="21"/>
          <w:highlight w:val="none"/>
        </w:rPr>
        <w:t>无关的不扣其信用分。</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17.检测母体机构对工程项目的检查频率每半年不少于一次。</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18.施工单位内部工地试验室合同额按施工合同额的1%计算，监理单位内部工地试验室按监理合同额20%计算。</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hint="eastAsia"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19.试验检测报告含正式报告和简报。</w:t>
      </w:r>
    </w:p>
    <w:p>
      <w:pPr>
        <w:keepNext w:val="0"/>
        <w:keepLines w:val="0"/>
        <w:pageBreakBefore w:val="0"/>
        <w:kinsoku/>
        <w:wordWrap/>
        <w:overflowPunct/>
        <w:topLinePunct w:val="0"/>
        <w:autoSpaceDE/>
        <w:autoSpaceDN/>
        <w:bidi w:val="0"/>
        <w:adjustRightInd/>
        <w:snapToGrid/>
        <w:spacing w:line="260" w:lineRule="exact"/>
        <w:ind w:left="627" w:leftChars="196" w:firstLine="0" w:firstLineChars="0"/>
        <w:jc w:val="both"/>
        <w:textAlignment w:val="auto"/>
        <w:rPr>
          <w:rFonts w:ascii="微软雅黑" w:hAnsi="微软雅黑" w:eastAsia="微软雅黑" w:cs="微软雅黑"/>
          <w:b w:val="0"/>
          <w:bCs w:val="0"/>
          <w:color w:val="171A1D"/>
          <w:sz w:val="14"/>
          <w:szCs w:val="14"/>
          <w:highlight w:val="none"/>
          <w:shd w:val="clear" w:color="auto" w:fill="FFFFFF"/>
        </w:rPr>
      </w:pPr>
      <w:r>
        <w:rPr>
          <w:rFonts w:hint="eastAsia" w:ascii="仿宋_GB2312" w:hAnsi="仿宋_GB2312" w:cs="仿宋_GB2312"/>
          <w:b w:val="0"/>
          <w:bCs w:val="0"/>
          <w:color w:val="000000"/>
          <w:sz w:val="21"/>
          <w:szCs w:val="21"/>
          <w:highlight w:val="none"/>
          <w:lang w:val="en-US" w:eastAsia="zh-CN"/>
        </w:rPr>
        <w:t>20.试验检测项目负责人包括施工、监理工地试验室的试验室主任。</w:t>
      </w:r>
    </w:p>
    <w:p>
      <w:pPr>
        <w:spacing w:line="260" w:lineRule="exact"/>
        <w:ind w:left="624" w:leftChars="195"/>
        <w:rPr>
          <w:rFonts w:ascii="微软雅黑" w:hAnsi="微软雅黑" w:eastAsia="微软雅黑" w:cs="微软雅黑"/>
          <w:b w:val="0"/>
          <w:bCs w:val="0"/>
          <w:color w:val="171A1D"/>
          <w:sz w:val="14"/>
          <w:szCs w:val="14"/>
          <w:highlight w:val="none"/>
          <w:shd w:val="clear" w:color="auto" w:fill="FFFFFF"/>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rPr>
          <w:b w:val="0"/>
          <w:bCs w:val="0"/>
          <w:color w:val="000000"/>
          <w:highlight w:val="none"/>
        </w:rPr>
      </w:pPr>
    </w:p>
    <w:p>
      <w:pPr>
        <w:widowControl/>
        <w:jc w:val="left"/>
        <w:rPr>
          <w:rFonts w:hint="eastAsia" w:ascii="黑体" w:eastAsia="黑体" w:cs="宋体"/>
          <w:b w:val="0"/>
          <w:bCs w:val="0"/>
          <w:color w:val="000000"/>
          <w:szCs w:val="32"/>
          <w:highlight w:val="none"/>
        </w:rPr>
        <w:sectPr>
          <w:footerReference r:id="rId9" w:type="default"/>
          <w:footerReference r:id="rId10" w:type="even"/>
          <w:pgSz w:w="16838" w:h="11906" w:orient="landscape"/>
          <w:pgMar w:top="1587" w:right="2098" w:bottom="1474" w:left="1984" w:header="851" w:footer="1417" w:gutter="0"/>
          <w:pgNumType w:fmt="decimal"/>
          <w:cols w:space="720" w:num="1"/>
          <w:docGrid w:type="lines" w:linePitch="312" w:charSpace="0"/>
        </w:sectPr>
      </w:pPr>
    </w:p>
    <w:p>
      <w:pPr>
        <w:keepNext w:val="0"/>
        <w:keepLines w:val="0"/>
        <w:pageBreakBefore w:val="0"/>
        <w:widowControl/>
        <w:kinsoku/>
        <w:wordWrap/>
        <w:overflowPunct/>
        <w:topLinePunct w:val="0"/>
        <w:autoSpaceDE/>
        <w:autoSpaceDN/>
        <w:bidi w:val="0"/>
        <w:adjustRightInd/>
        <w:snapToGrid/>
        <w:spacing w:line="580" w:lineRule="exact"/>
        <w:jc w:val="left"/>
        <w:textAlignment w:val="auto"/>
        <w:rPr>
          <w:rFonts w:ascii="黑体" w:eastAsia="黑体" w:cs="宋体"/>
          <w:b w:val="0"/>
          <w:bCs w:val="0"/>
          <w:color w:val="000000"/>
          <w:szCs w:val="32"/>
          <w:highlight w:val="none"/>
        </w:rPr>
      </w:pPr>
      <w:r>
        <w:rPr>
          <w:rFonts w:hint="eastAsia" w:ascii="黑体" w:eastAsia="黑体" w:cs="宋体"/>
          <w:b w:val="0"/>
          <w:bCs w:val="0"/>
          <w:color w:val="000000"/>
          <w:szCs w:val="32"/>
          <w:highlight w:val="none"/>
        </w:rPr>
        <w:t>附件7</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2"/>
        <w:rPr>
          <w:rFonts w:ascii="方正小标宋简体" w:eastAsia="方正小标宋简体" w:cs="黑体"/>
          <w:b w:val="0"/>
          <w:bCs w:val="0"/>
          <w:color w:val="000000"/>
          <w:sz w:val="44"/>
          <w:szCs w:val="44"/>
          <w:highlight w:val="none"/>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2"/>
        <w:rPr>
          <w:rFonts w:hint="eastAsia" w:ascii="方正小标宋简体" w:eastAsia="方正小标宋简体" w:cs="黑体"/>
          <w:b w:val="0"/>
          <w:bCs w:val="0"/>
          <w:color w:val="000000"/>
          <w:sz w:val="44"/>
          <w:szCs w:val="44"/>
          <w:highlight w:val="none"/>
        </w:rPr>
      </w:pPr>
      <w:r>
        <w:rPr>
          <w:rFonts w:hint="eastAsia" w:ascii="方正小标宋简体" w:eastAsia="方正小标宋简体" w:cs="黑体"/>
          <w:b w:val="0"/>
          <w:bCs w:val="0"/>
          <w:color w:val="000000"/>
          <w:sz w:val="44"/>
          <w:szCs w:val="44"/>
          <w:highlight w:val="none"/>
        </w:rPr>
        <w:t>地方铁路、城际轨道建设工程施工单位信用行为评价标准</w:t>
      </w:r>
    </w:p>
    <w:tbl>
      <w:tblPr>
        <w:tblStyle w:val="4"/>
        <w:tblW w:w="14851" w:type="dxa"/>
        <w:jc w:val="center"/>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0" w:type="dxa"/>
          <w:left w:w="108" w:type="dxa"/>
          <w:bottom w:w="0" w:type="dxa"/>
          <w:right w:w="108" w:type="dxa"/>
        </w:tblCellMar>
      </w:tblPr>
      <w:tblGrid>
        <w:gridCol w:w="692"/>
        <w:gridCol w:w="858"/>
        <w:gridCol w:w="1355"/>
        <w:gridCol w:w="2138"/>
        <w:gridCol w:w="4077"/>
        <w:gridCol w:w="2487"/>
        <w:gridCol w:w="3244"/>
      </w:tblGrid>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567" w:hRule="atLeast"/>
          <w:tblHeader/>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b w:val="0"/>
                <w:bCs w:val="0"/>
                <w:color w:val="000000"/>
                <w:sz w:val="21"/>
                <w:szCs w:val="21"/>
                <w:highlight w:val="none"/>
              </w:rPr>
            </w:pPr>
            <w:r>
              <w:rPr>
                <w:rFonts w:hint="eastAsia" w:ascii="黑体" w:eastAsia="黑体" w:cs="宋体"/>
                <w:b w:val="0"/>
                <w:bCs w:val="0"/>
                <w:color w:val="000000"/>
                <w:sz w:val="21"/>
                <w:szCs w:val="21"/>
                <w:highlight w:val="none"/>
              </w:rPr>
              <w:t>序号</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b w:val="0"/>
                <w:bCs w:val="0"/>
                <w:color w:val="000000"/>
                <w:sz w:val="21"/>
                <w:szCs w:val="21"/>
                <w:highlight w:val="none"/>
              </w:rPr>
            </w:pPr>
            <w:r>
              <w:rPr>
                <w:rFonts w:hint="eastAsia" w:ascii="黑体" w:eastAsia="黑体" w:cs="宋体"/>
                <w:b w:val="0"/>
                <w:bCs w:val="0"/>
                <w:color w:val="000000"/>
                <w:sz w:val="21"/>
                <w:szCs w:val="21"/>
                <w:highlight w:val="none"/>
              </w:rPr>
              <w:t>代码</w:t>
            </w:r>
          </w:p>
        </w:tc>
        <w:tc>
          <w:tcPr>
            <w:tcW w:w="135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cs="宋体"/>
                <w:b w:val="0"/>
                <w:bCs w:val="0"/>
                <w:color w:val="000000"/>
                <w:sz w:val="21"/>
                <w:szCs w:val="21"/>
                <w:highlight w:val="none"/>
              </w:rPr>
            </w:pPr>
            <w:r>
              <w:rPr>
                <w:rFonts w:hint="eastAsia" w:ascii="黑体" w:eastAsia="黑体" w:cs="宋体"/>
                <w:b w:val="0"/>
                <w:bCs w:val="0"/>
                <w:color w:val="000000"/>
                <w:sz w:val="21"/>
                <w:szCs w:val="21"/>
                <w:highlight w:val="none"/>
              </w:rPr>
              <w:t>评价内容</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b w:val="0"/>
                <w:bCs w:val="0"/>
                <w:color w:val="000000"/>
                <w:sz w:val="21"/>
                <w:szCs w:val="21"/>
                <w:highlight w:val="none"/>
              </w:rPr>
            </w:pPr>
            <w:r>
              <w:rPr>
                <w:rFonts w:hint="eastAsia" w:ascii="黑体" w:eastAsia="黑体" w:cs="宋体"/>
                <w:b w:val="0"/>
                <w:bCs w:val="0"/>
                <w:color w:val="000000"/>
                <w:sz w:val="21"/>
                <w:szCs w:val="21"/>
                <w:highlight w:val="none"/>
              </w:rPr>
              <w:t>评价指标</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b w:val="0"/>
                <w:bCs w:val="0"/>
                <w:color w:val="000000"/>
                <w:sz w:val="21"/>
                <w:szCs w:val="21"/>
                <w:highlight w:val="none"/>
              </w:rPr>
            </w:pPr>
            <w:r>
              <w:rPr>
                <w:rFonts w:hint="eastAsia" w:ascii="黑体" w:eastAsia="黑体" w:cs="宋体"/>
                <w:b w:val="0"/>
                <w:bCs w:val="0"/>
                <w:color w:val="000000"/>
                <w:sz w:val="21"/>
                <w:szCs w:val="21"/>
                <w:highlight w:val="none"/>
              </w:rPr>
              <w:t>认定标准</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b w:val="0"/>
                <w:bCs w:val="0"/>
                <w:color w:val="000000"/>
                <w:sz w:val="21"/>
                <w:szCs w:val="21"/>
                <w:highlight w:val="none"/>
              </w:rPr>
            </w:pPr>
            <w:r>
              <w:rPr>
                <w:rFonts w:hint="eastAsia" w:ascii="黑体" w:eastAsia="黑体" w:cs="宋体"/>
                <w:b w:val="0"/>
                <w:bCs w:val="0"/>
                <w:color w:val="000000"/>
                <w:sz w:val="21"/>
                <w:szCs w:val="21"/>
                <w:highlight w:val="none"/>
              </w:rPr>
              <w:t>评分标准</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黑体" w:eastAsia="黑体" w:cs="宋体"/>
                <w:b w:val="0"/>
                <w:bCs w:val="0"/>
                <w:color w:val="000000"/>
                <w:sz w:val="21"/>
                <w:szCs w:val="21"/>
                <w:highlight w:val="none"/>
              </w:rPr>
            </w:pPr>
            <w:r>
              <w:rPr>
                <w:rFonts w:hint="eastAsia" w:ascii="黑体" w:eastAsia="黑体" w:cs="宋体"/>
                <w:b w:val="0"/>
                <w:bCs w:val="0"/>
                <w:color w:val="00000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65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TLSG01</w:t>
            </w:r>
          </w:p>
        </w:tc>
        <w:tc>
          <w:tcPr>
            <w:tcW w:w="135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质量问题</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发生较严重质量问题</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因施工单位原因发生路基滑塌、隧道局部坍塌、桥梁局部垮塌、上边坡滑塌等质量问题但未达到负面清单相应情形</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较严重质量问题扣15分/次</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一般质量问题扣5分/次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02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TLSG02</w:t>
            </w:r>
          </w:p>
        </w:tc>
        <w:tc>
          <w:tcPr>
            <w:tcW w:w="1355" w:type="dxa"/>
            <w:vMerge w:val="restart"/>
            <w:tcBorders>
              <w:top w:val="single" w:color="auto" w:sz="4" w:space="0"/>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弄虚作假</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ascii="仿宋_GB2312"/>
                <w:b w:val="0"/>
                <w:bCs w:val="0"/>
                <w:color w:val="000000"/>
                <w:kern w:val="0"/>
                <w:sz w:val="21"/>
                <w:szCs w:val="21"/>
                <w:highlight w:val="none"/>
              </w:rPr>
            </w:pPr>
            <w:r>
              <w:rPr>
                <w:rFonts w:hint="eastAsia" w:ascii="仿宋_GB2312"/>
                <w:b w:val="0"/>
                <w:bCs w:val="0"/>
                <w:color w:val="000000"/>
                <w:kern w:val="0"/>
                <w:sz w:val="21"/>
                <w:szCs w:val="21"/>
                <w:highlight w:val="none"/>
              </w:rPr>
              <w:t>资料台账弄虚作假</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kern w:val="0"/>
                <w:sz w:val="21"/>
                <w:szCs w:val="21"/>
                <w:highlight w:val="none"/>
                <w:lang w:eastAsia="zh-CN"/>
              </w:rPr>
            </w:pPr>
            <w:r>
              <w:rPr>
                <w:rFonts w:hint="eastAsia" w:ascii="仿宋_GB2312"/>
                <w:b w:val="0"/>
                <w:bCs w:val="0"/>
                <w:color w:val="000000"/>
                <w:kern w:val="0"/>
                <w:sz w:val="21"/>
                <w:szCs w:val="21"/>
                <w:highlight w:val="none"/>
              </w:rPr>
              <w:t>1.相关文件、凭证、批文、报表等资料存在伪造的</w:t>
            </w:r>
            <w:r>
              <w:rPr>
                <w:rFonts w:hint="eastAsia" w:ascii="仿宋_GB2312"/>
                <w:b w:val="0"/>
                <w:bCs w:val="0"/>
                <w:color w:val="000000"/>
                <w:kern w:val="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kern w:val="0"/>
                <w:sz w:val="21"/>
                <w:szCs w:val="21"/>
                <w:highlight w:val="none"/>
                <w:lang w:eastAsia="zh-CN"/>
              </w:rPr>
            </w:pPr>
            <w:r>
              <w:rPr>
                <w:rFonts w:hint="eastAsia" w:ascii="仿宋_GB2312"/>
                <w:b w:val="0"/>
                <w:bCs w:val="0"/>
                <w:color w:val="000000"/>
                <w:kern w:val="0"/>
                <w:sz w:val="21"/>
                <w:szCs w:val="21"/>
                <w:highlight w:val="none"/>
              </w:rPr>
              <w:t>2.相关文件资料签字、盖章存在代签伪造的</w:t>
            </w:r>
            <w:r>
              <w:rPr>
                <w:rFonts w:hint="eastAsia" w:ascii="仿宋_GB2312"/>
                <w:b w:val="0"/>
                <w:bCs w:val="0"/>
                <w:color w:val="000000"/>
                <w:kern w:val="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ascii="仿宋_GB2312"/>
                <w:b w:val="0"/>
                <w:bCs w:val="0"/>
                <w:color w:val="000000"/>
                <w:kern w:val="0"/>
                <w:sz w:val="21"/>
                <w:szCs w:val="21"/>
                <w:highlight w:val="none"/>
              </w:rPr>
            </w:pPr>
            <w:r>
              <w:rPr>
                <w:rFonts w:hint="eastAsia" w:ascii="仿宋_GB2312"/>
                <w:b w:val="0"/>
                <w:bCs w:val="0"/>
                <w:color w:val="000000"/>
                <w:kern w:val="0"/>
                <w:sz w:val="21"/>
                <w:szCs w:val="21"/>
                <w:highlight w:val="none"/>
              </w:rPr>
              <w:t>第1项扣2分/次</w:t>
            </w:r>
            <w:r>
              <w:rPr>
                <w:rFonts w:hint="eastAsia" w:ascii="仿宋_GB2312"/>
                <w:b w:val="0"/>
                <w:bCs w:val="0"/>
                <w:color w:val="000000"/>
                <w:kern w:val="0"/>
                <w:sz w:val="21"/>
                <w:szCs w:val="21"/>
                <w:highlight w:val="none"/>
                <w:lang w:eastAsia="zh-CN"/>
              </w:rPr>
              <w:t>；</w:t>
            </w:r>
            <w:r>
              <w:rPr>
                <w:rFonts w:hint="eastAsia" w:ascii="仿宋_GB2312"/>
                <w:b w:val="0"/>
                <w:bCs w:val="0"/>
                <w:color w:val="000000"/>
                <w:kern w:val="0"/>
                <w:sz w:val="21"/>
                <w:szCs w:val="21"/>
                <w:highlight w:val="none"/>
              </w:rPr>
              <w:t>第2项扣1分/次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02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3</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TLSG03</w:t>
            </w:r>
          </w:p>
        </w:tc>
        <w:tc>
          <w:tcPr>
            <w:tcW w:w="1355" w:type="dxa"/>
            <w:vMerge w:val="continue"/>
            <w:tcBorders>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ascii="仿宋_GB2312"/>
                <w:b w:val="0"/>
                <w:bCs w:val="0"/>
                <w:color w:val="000000"/>
                <w:sz w:val="21"/>
                <w:szCs w:val="21"/>
                <w:highlight w:val="none"/>
              </w:rPr>
            </w:pPr>
            <w:r>
              <w:rPr>
                <w:rFonts w:hint="eastAsia" w:ascii="仿宋_GB2312"/>
                <w:b w:val="0"/>
                <w:bCs w:val="0"/>
                <w:color w:val="000000"/>
                <w:kern w:val="0"/>
                <w:sz w:val="21"/>
                <w:szCs w:val="21"/>
                <w:highlight w:val="none"/>
              </w:rPr>
              <w:t>检测数据造假且</w:t>
            </w:r>
            <w:r>
              <w:rPr>
                <w:rFonts w:hint="eastAsia" w:ascii="仿宋_GB2312"/>
                <w:b w:val="0"/>
                <w:bCs w:val="0"/>
                <w:color w:val="000000"/>
                <w:sz w:val="21"/>
                <w:szCs w:val="21"/>
                <w:highlight w:val="none"/>
              </w:rPr>
              <w:t>未达到负面清单相应情形</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篡改、伪造试验检测数据的</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kern w:val="0"/>
                <w:sz w:val="21"/>
                <w:szCs w:val="21"/>
                <w:highlight w:val="none"/>
              </w:rPr>
              <w:t>扣15分/次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659"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4</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TLSG04</w:t>
            </w:r>
          </w:p>
        </w:tc>
        <w:tc>
          <w:tcPr>
            <w:tcW w:w="1355"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质量管理</w:t>
            </w: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质量管理</w:t>
            </w: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质量管理</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质量保证体系不健全</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eastAsia="仿宋_GB2312"/>
                <w:b w:val="0"/>
                <w:bCs w:val="0"/>
                <w:color w:val="000000"/>
                <w:highlight w:val="none"/>
                <w:lang w:eastAsia="zh-CN"/>
              </w:rPr>
            </w:pPr>
            <w:r>
              <w:rPr>
                <w:rFonts w:hint="eastAsia" w:ascii="仿宋_GB2312" w:hAnsi="仿宋_GB2312" w:cs="仿宋_GB2312"/>
                <w:b w:val="0"/>
                <w:bCs w:val="0"/>
                <w:color w:val="000000"/>
                <w:sz w:val="21"/>
                <w:szCs w:val="21"/>
                <w:highlight w:val="none"/>
              </w:rPr>
              <w:t>1.质量责任登记未按要求报备</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strike/>
                <w:color w:val="000000"/>
                <w:sz w:val="21"/>
                <w:szCs w:val="21"/>
                <w:highlight w:val="none"/>
              </w:rPr>
            </w:pPr>
            <w:r>
              <w:rPr>
                <w:rFonts w:hint="eastAsia" w:ascii="仿宋_GB2312" w:hAnsi="仿宋_GB2312" w:cs="仿宋_GB2312"/>
                <w:b w:val="0"/>
                <w:bCs w:val="0"/>
                <w:color w:val="000000"/>
                <w:sz w:val="21"/>
                <w:szCs w:val="21"/>
                <w:highlight w:val="none"/>
              </w:rPr>
              <w:t>2.其他质量保证措施不满足要求，影响质保体系有效运行、质量责任有效落实的。</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扣2分/次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1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5</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TLSG05</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施工不规范</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lang w:val="en-US" w:eastAsia="zh-CN"/>
              </w:rPr>
              <w:t>1.</w:t>
            </w:r>
            <w:r>
              <w:rPr>
                <w:rFonts w:hint="eastAsia" w:ascii="仿宋_GB2312"/>
                <w:b w:val="0"/>
                <w:bCs w:val="0"/>
                <w:color w:val="000000"/>
                <w:sz w:val="21"/>
                <w:szCs w:val="21"/>
                <w:highlight w:val="none"/>
              </w:rPr>
              <w:t>不按设计图纸施工，及时整改后未对工程实体质量结构安全与耐久性造成影响</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strike/>
                <w:color w:val="000000"/>
                <w:sz w:val="21"/>
                <w:szCs w:val="21"/>
                <w:highlight w:val="none"/>
                <w:lang w:eastAsia="zh-CN"/>
              </w:rPr>
            </w:pPr>
            <w:r>
              <w:rPr>
                <w:rFonts w:hint="eastAsia" w:ascii="仿宋_GB2312"/>
                <w:b w:val="0"/>
                <w:bCs w:val="0"/>
                <w:color w:val="000000"/>
                <w:sz w:val="21"/>
                <w:szCs w:val="21"/>
                <w:highlight w:val="none"/>
              </w:rPr>
              <w:t>2.不按施工技术标准、规范施工</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strike/>
                <w:color w:val="000000"/>
                <w:sz w:val="21"/>
                <w:szCs w:val="21"/>
                <w:highlight w:val="none"/>
                <w:lang w:eastAsia="zh-CN"/>
              </w:rPr>
            </w:pPr>
            <w:r>
              <w:rPr>
                <w:rFonts w:hint="eastAsia" w:ascii="仿宋_GB2312"/>
                <w:b w:val="0"/>
                <w:bCs w:val="0"/>
                <w:color w:val="000000"/>
                <w:sz w:val="21"/>
                <w:szCs w:val="21"/>
                <w:highlight w:val="none"/>
              </w:rPr>
              <w:t>3.未按规定实施首件制和工艺性试验的</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4.未对建筑材料、建筑构配件、设备进行检验，或者未对涉及结构安全的试块、试件以及有关材料取样检测直接使用的</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5.使用不合格或明令禁止的建筑材料、建筑构配件和工艺的</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6.施工质量管控措施不到位或工程实体出现一般质量问题、未及时采取措施的</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7.工程检查中抽检工程实体质量不合格（指交通运输主管部门组织的督查、质监机构组织的监督检查、项目法人组织的正式检查）。</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第1项扣4分/次</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第2-7项扣2分/次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9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6</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TLSG06</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质量验收不规范</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1.未经监理签认进入下道工序或分项工程</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2.未经监理签认将建筑材料、建筑构配件和设备在工程上使用或安装</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3.未按验收标准要求进行质量验收</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kern w:val="0"/>
                <w:szCs w:val="32"/>
                <w:highlight w:val="none"/>
                <w:lang w:eastAsia="zh-CN"/>
              </w:rPr>
            </w:pPr>
            <w:r>
              <w:rPr>
                <w:rFonts w:hint="eastAsia" w:ascii="仿宋_GB2312"/>
                <w:b w:val="0"/>
                <w:bCs w:val="0"/>
                <w:color w:val="000000"/>
                <w:sz w:val="21"/>
                <w:szCs w:val="21"/>
                <w:highlight w:val="none"/>
              </w:rPr>
              <w:t>4.质量验收资料内容或数据不完整、不齐全</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第1-3项扣2分/次</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第4项扣0.5分/次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9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7</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TLSG07</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整改不闭合</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1.质量问题未按要求整改到位，或整改后重复出现</w:t>
            </w:r>
            <w:r>
              <w:rPr>
                <w:rFonts w:hint="eastAsia" w:ascii="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2.行业主管部门、建设、监理下达停工、整改等指令未在规定时间内执行。</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第1项扣2分/次</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第2项扣3分/次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57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8</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TLSG08</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试验检测不规范</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1.工地试验室不符合检测技术要求</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w:t>
            </w:r>
            <w:r>
              <w:rPr>
                <w:rFonts w:hint="eastAsia" w:ascii="仿宋_GB2312" w:hAnsi="仿宋_GB2312" w:cs="仿宋_GB2312"/>
                <w:b w:val="0"/>
                <w:bCs w:val="0"/>
                <w:color w:val="000000"/>
                <w:kern w:val="0"/>
                <w:sz w:val="21"/>
                <w:szCs w:val="21"/>
                <w:highlight w:val="none"/>
              </w:rPr>
              <w:t>工程产品或原材料委托不符合规定的检测机构检验检测的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3.严重违反试验检测技术规程操作的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4.未按规定对样品进行取样、流转、保管和留样</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5.未按规定配备相应条件的试验检测人员</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6.试验检测频率不满足要求或</w:t>
            </w:r>
            <w:r>
              <w:rPr>
                <w:rFonts w:hint="eastAsia" w:ascii="仿宋_GB2312" w:hAnsi="仿宋_GB2312" w:cs="仿宋_GB2312"/>
                <w:b w:val="0"/>
                <w:bCs w:val="0"/>
                <w:color w:val="000000"/>
                <w:sz w:val="21"/>
                <w:szCs w:val="21"/>
                <w:highlight w:val="none"/>
                <w:shd w:val="clear" w:color="auto" w:fill="FFFFFF"/>
              </w:rPr>
              <w:t>材料产品进场检测参数不全</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7.工地试验室超越其母体检测机构授权业务范围开展试验检测工作</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8.出具的试验报告不能提供有效原始记录的</w:t>
            </w:r>
            <w:r>
              <w:rPr>
                <w:rFonts w:hint="eastAsia" w:ascii="仿宋_GB2312" w:hAnsi="仿宋_GB2312" w:cs="仿宋_GB2312"/>
                <w:b w:val="0"/>
                <w:bCs w:val="0"/>
                <w:color w:val="000000"/>
                <w:kern w:val="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kern w:val="0"/>
                <w:sz w:val="21"/>
                <w:szCs w:val="21"/>
                <w:highlight w:val="none"/>
                <w:lang w:eastAsia="zh-CN"/>
              </w:rPr>
            </w:pPr>
            <w:r>
              <w:rPr>
                <w:rFonts w:hint="eastAsia" w:ascii="仿宋_GB2312" w:hAnsi="仿宋_GB2312" w:cs="仿宋_GB2312"/>
                <w:b w:val="0"/>
                <w:bCs w:val="0"/>
                <w:color w:val="000000"/>
                <w:kern w:val="0"/>
                <w:sz w:val="21"/>
                <w:szCs w:val="21"/>
                <w:highlight w:val="none"/>
              </w:rPr>
              <w:t>9.报告中数据、结论与原始记录或试验设备内数据严重不一致的</w:t>
            </w:r>
            <w:r>
              <w:rPr>
                <w:rFonts w:hint="eastAsia" w:ascii="仿宋_GB2312" w:hAnsi="仿宋_GB2312" w:cs="仿宋_GB2312"/>
                <w:b w:val="0"/>
                <w:bCs w:val="0"/>
                <w:color w:val="000000"/>
                <w:kern w:val="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kern w:val="0"/>
                <w:sz w:val="21"/>
                <w:szCs w:val="21"/>
                <w:highlight w:val="none"/>
              </w:rPr>
              <w:t>10.检测结果与工程实际严重不符的</w:t>
            </w:r>
            <w:r>
              <w:rPr>
                <w:rFonts w:hint="eastAsia" w:ascii="仿宋_GB2312" w:hAnsi="仿宋_GB2312" w:cs="仿宋_GB2312"/>
                <w:b w:val="0"/>
                <w:bCs w:val="0"/>
                <w:color w:val="000000"/>
                <w:kern w:val="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kern w:val="0"/>
                <w:sz w:val="21"/>
                <w:szCs w:val="21"/>
                <w:highlight w:val="none"/>
              </w:rPr>
            </w:pPr>
            <w:r>
              <w:rPr>
                <w:rFonts w:hint="eastAsia" w:ascii="仿宋_GB2312" w:hAnsi="仿宋_GB2312" w:cs="仿宋_GB2312"/>
                <w:b w:val="0"/>
                <w:bCs w:val="0"/>
                <w:color w:val="000000"/>
                <w:sz w:val="21"/>
                <w:szCs w:val="21"/>
                <w:highlight w:val="none"/>
              </w:rPr>
              <w:t>第1、2、3项扣1分/次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第4项扣0.5分/次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第5项扣0.5分/人</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第6项扣0.5分/次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第7项扣5分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kern w:val="0"/>
                <w:sz w:val="21"/>
                <w:szCs w:val="21"/>
                <w:highlight w:val="none"/>
              </w:rPr>
              <w:t>第8、9、10项扣5分/次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084"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9</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TLSG09</w:t>
            </w:r>
          </w:p>
        </w:tc>
        <w:tc>
          <w:tcPr>
            <w:tcW w:w="1355"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安全管理</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安全管理</w:t>
            </w: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安全管理</w:t>
            </w: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ind w:firstLine="210" w:firstLineChars="100"/>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安全管理人员配备不到位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1.未按规定标准配备专职安全生产管理人员</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2.特种作业人员和特种设备操作人员未持相应资格证上岗作业</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第1项：每少1人扣0.5分</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第2项：扣0.5分/人</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239"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10</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TLSG10</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风险管控、隐患治理不到位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1.未建立风险清单，绘制风险分布图</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或未制定风险管理工作细则</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２.未制定隐患排查治理制度</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或未按制度规定开展隐患排查治理工作</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或未建立隐患清单</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3.未建立风险管控清单并动态调整，重大风险未按规定向行业主管部门进行报备</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4.未能识别重大隐患，或未按照规定向行业主管部门进行报备，或未按“一患一策”要求组织重大隐患整改并验收</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5.隐患排查频次不足或未建立隐患闭环整改清单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隐患排查台账与实际明显不符</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6.未按规定开展风险评估工作</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第1、2、3、4项扣2分∕处</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第5项扣1分/处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第6项扣2分∕次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215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11</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TLSG11</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设备设施管理不到位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1.特种设备未经具有专业资质的机构检验合格，或未按规定取得使用登记证的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2.施工中使用的机械设备、设施以及安全防护用品使用不合格产品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3.施工中使用的设备设施相关安全附件缺失或失效</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4.违规使用部、省规定的淘汰目录中禁止或限制类设备设施</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5.特种设备无安装、拆除方案，或安拆单位不具备资质条件的</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第1、2项扣1分/台套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第3项扣0.2分/台套</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第4、5项扣2分/台套</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00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12</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TLSG12</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安全防护管理不到位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1.涉路、涉航、涉铁和涉燃气管线等部位未按防护标准和管理要求设置防护设施</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2.桥梁墩柱、桥面系、隧道施工，深基坑、高边坡、临水临崖路段，水上施工作业平台、栈桥等未按防护标准和管理要求设置防护设施和安全标识</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3.作业人员未按规定要求使用个人安全防护用品</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扣0.5分/处</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76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13</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TLSG13</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危大工程管理不到位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1.未按规定要求编制危险性较大分部分项工程专项施工方案</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2.未按规定要求履行专项施工方案审批程序</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3.未按专项施工方案组织实施危险性较大分部分项工程</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4.未开展施工前安全生产条件自查，或自查记录无实质内容、与实际不符的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5.危险性较大分部分项工程施工时未按规定要求派员现场监督</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现场带班制度未落实</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扣1.5分/次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247"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14</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TLSG14</w:t>
            </w:r>
          </w:p>
        </w:tc>
        <w:tc>
          <w:tcPr>
            <w:tcW w:w="1355"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应急管理不到位</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1.未按应急响应要求停工停产</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2.未按应急响应要求转移安置人员、加固施工设备设施</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3.未建立综合应急预案、专项应急预案和应急处置方案、未按规定开展应急演练、应急物资设备配备不足的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4.突发事件管控不力，并造成不良影响</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第1、2项扣2分/次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第3、4项扣1分/次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25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15</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TLSG15</w:t>
            </w:r>
          </w:p>
        </w:tc>
        <w:tc>
          <w:tcPr>
            <w:tcW w:w="135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专项活动</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未按规定要求落实专项活动</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1.未按行业管理部门要求制定专项活动实施方案或报送信息虚假</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br w:type="textWrapping"/>
            </w:r>
            <w:r>
              <w:rPr>
                <w:rFonts w:hint="eastAsia" w:ascii="仿宋_GB2312" w:hAnsi="仿宋_GB2312" w:cs="仿宋_GB2312"/>
                <w:b w:val="0"/>
                <w:bCs w:val="0"/>
                <w:color w:val="000000"/>
                <w:sz w:val="21"/>
                <w:szCs w:val="21"/>
                <w:highlight w:val="none"/>
              </w:rPr>
              <w:t>2.未落实专项活动实施方案</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第2项扣1分/次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324"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16</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TLSG16</w:t>
            </w:r>
          </w:p>
        </w:tc>
        <w:tc>
          <w:tcPr>
            <w:tcW w:w="1355" w:type="dxa"/>
            <w:vMerge w:val="restart"/>
            <w:tcBorders>
              <w:top w:val="single" w:color="auto" w:sz="4" w:space="0"/>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r>
              <w:rPr>
                <w:rFonts w:hint="eastAsia" w:ascii="仿宋_GB2312"/>
                <w:b w:val="0"/>
                <w:bCs w:val="0"/>
                <w:color w:val="000000"/>
                <w:kern w:val="0"/>
                <w:sz w:val="21"/>
                <w:szCs w:val="21"/>
                <w:highlight w:val="none"/>
              </w:rPr>
              <w:t>其他不良</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r>
              <w:rPr>
                <w:rFonts w:hint="eastAsia" w:ascii="仿宋_GB2312"/>
                <w:b w:val="0"/>
                <w:bCs w:val="0"/>
                <w:color w:val="000000"/>
                <w:kern w:val="0"/>
                <w:sz w:val="21"/>
                <w:szCs w:val="21"/>
                <w:highlight w:val="none"/>
              </w:rPr>
              <w:t>行为</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kern w:val="0"/>
                <w:sz w:val="21"/>
                <w:szCs w:val="21"/>
                <w:highlight w:val="none"/>
              </w:rPr>
            </w:pPr>
            <w:r>
              <w:rPr>
                <w:rFonts w:hint="eastAsia" w:ascii="仿宋_GB2312"/>
                <w:b w:val="0"/>
                <w:bCs w:val="0"/>
                <w:color w:val="000000"/>
                <w:kern w:val="0"/>
                <w:sz w:val="21"/>
                <w:szCs w:val="21"/>
                <w:highlight w:val="none"/>
              </w:rPr>
              <w:t>其他不良</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kern w:val="0"/>
                <w:sz w:val="21"/>
                <w:szCs w:val="21"/>
                <w:highlight w:val="none"/>
              </w:rPr>
              <w:t>行为</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联合体成员（含牵头人）发生负面清单所列不良行为</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both"/>
              <w:rPr>
                <w:rFonts w:hint="eastAsia" w:ascii="仿宋_GB2312" w:hAnsi="仿宋_GB2312" w:eastAsia="仿宋_GB2312" w:cs="仿宋_GB2312"/>
                <w:b w:val="0"/>
                <w:bCs w:val="0"/>
                <w:color w:val="000000"/>
                <w:kern w:val="2"/>
                <w:sz w:val="21"/>
                <w:szCs w:val="21"/>
                <w:highlight w:val="none"/>
                <w:lang w:eastAsia="zh-CN"/>
              </w:rPr>
            </w:pPr>
            <w:r>
              <w:rPr>
                <w:rFonts w:hint="eastAsia" w:ascii="仿宋_GB2312" w:hAnsi="仿宋_GB2312" w:cs="仿宋_GB2312"/>
                <w:b w:val="0"/>
                <w:bCs w:val="0"/>
                <w:color w:val="000000"/>
                <w:kern w:val="2"/>
                <w:sz w:val="21"/>
                <w:szCs w:val="21"/>
                <w:highlight w:val="none"/>
              </w:rPr>
              <w:t>1.联合体牵头人发生负面清单所列不良行为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both"/>
              <w:rPr>
                <w:rFonts w:hint="eastAsia" w:ascii="仿宋_GB2312" w:eastAsia="仿宋_GB2312"/>
                <w:b w:val="0"/>
                <w:bCs w:val="0"/>
                <w:color w:val="000000"/>
                <w:kern w:val="2"/>
                <w:sz w:val="21"/>
                <w:szCs w:val="21"/>
                <w:highlight w:val="none"/>
                <w:lang w:eastAsia="zh-CN"/>
              </w:rPr>
            </w:pPr>
            <w:r>
              <w:rPr>
                <w:rFonts w:hint="eastAsia" w:ascii="仿宋_GB2312" w:hAnsi="仿宋_GB2312" w:cs="仿宋_GB2312"/>
                <w:b w:val="0"/>
                <w:bCs w:val="0"/>
                <w:color w:val="000000"/>
                <w:kern w:val="2"/>
                <w:sz w:val="21"/>
                <w:szCs w:val="21"/>
                <w:highlight w:val="none"/>
              </w:rPr>
              <w:t>2.联合体成员方发生负面清单所列不良行为</w:t>
            </w:r>
            <w:r>
              <w:rPr>
                <w:rFonts w:hint="eastAsia" w:ascii="仿宋_GB2312" w:hAnsi="仿宋_GB2312" w:cs="仿宋_GB2312"/>
                <w:b w:val="0"/>
                <w:bCs w:val="0"/>
                <w:color w:val="000000"/>
                <w:sz w:val="21"/>
                <w:szCs w:val="21"/>
                <w:highlight w:val="none"/>
              </w:rPr>
              <w:t>与本项目有关</w:t>
            </w:r>
            <w:r>
              <w:rPr>
                <w:rFonts w:hint="eastAsia" w:ascii="仿宋_GB2312" w:hAnsi="仿宋_GB2312" w:cs="仿宋_GB2312"/>
                <w:b w:val="0"/>
                <w:bCs w:val="0"/>
                <w:color w:val="000000"/>
                <w:kern w:val="2"/>
                <w:sz w:val="21"/>
                <w:szCs w:val="21"/>
                <w:highlight w:val="none"/>
              </w:rPr>
              <w:t>，纳入负面清单管理，对牵头人和非直接责任成员方予以信用扣分，无责任成员方不予扣分</w:t>
            </w:r>
            <w:r>
              <w:rPr>
                <w:rFonts w:hint="eastAsia" w:ascii="仿宋_GB2312" w:hAnsi="仿宋_GB2312" w:cs="仿宋_GB2312"/>
                <w:b w:val="0"/>
                <w:bCs w:val="0"/>
                <w:color w:val="000000"/>
                <w:kern w:val="2"/>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降为D级的，扣5分/项次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降三级的，扣4分/项次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降二级的，扣3分/项次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降一级的，扣2分/项次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48"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17</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TLSG17</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vMerge w:val="restart"/>
            <w:tcBorders>
              <w:top w:val="single" w:color="auto" w:sz="4" w:space="0"/>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挂牌督办</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因施工安全质量问题被省交通运输主管部门挂牌督办</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扣8分/项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48"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18</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TLSG18</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vMerge w:val="continue"/>
            <w:tcBorders>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因施工安全质量问题被市交通运输主管部门挂牌督办</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扣6分/项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48"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19</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TLSG19</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vMerge w:val="continue"/>
            <w:tcBorders>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因施工安全质量问题被县交通运输主管部门挂牌督办</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扣4分/项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891"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20</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TLSG20</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行政处罚</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被交通运输主管部门行政处罚</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重大案件扣2分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一般案件扣1分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较轻案件扣0.5分</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在从业单位综合评分中扣除</w:t>
            </w:r>
            <w:r>
              <w:rPr>
                <w:rFonts w:hint="eastAsia" w:ascii="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891"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21</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TLSG21</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行政约谈</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1.因施工安全质量问题、合同履约问题等被省交通运输</w:t>
            </w:r>
            <w:r>
              <w:rPr>
                <w:rFonts w:hint="eastAsia" w:ascii="仿宋_GB2312" w:hAnsi="仿宋_GB2312" w:cs="仿宋_GB2312"/>
                <w:b w:val="0"/>
                <w:bCs w:val="0"/>
                <w:color w:val="000000"/>
                <w:sz w:val="21"/>
                <w:szCs w:val="21"/>
                <w:highlight w:val="none"/>
              </w:rPr>
              <w:t>主管</w:t>
            </w:r>
            <w:r>
              <w:rPr>
                <w:rFonts w:hint="eastAsia" w:ascii="仿宋_GB2312"/>
                <w:b w:val="0"/>
                <w:bCs w:val="0"/>
                <w:color w:val="000000"/>
                <w:sz w:val="21"/>
                <w:szCs w:val="21"/>
                <w:highlight w:val="none"/>
              </w:rPr>
              <w:t>部门约谈</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2.因施工安全质量问题、合同履约问题等被市交通运输</w:t>
            </w:r>
            <w:r>
              <w:rPr>
                <w:rFonts w:hint="eastAsia" w:ascii="仿宋_GB2312" w:hAnsi="仿宋_GB2312" w:cs="仿宋_GB2312"/>
                <w:b w:val="0"/>
                <w:bCs w:val="0"/>
                <w:color w:val="000000"/>
                <w:sz w:val="21"/>
                <w:szCs w:val="21"/>
                <w:highlight w:val="none"/>
              </w:rPr>
              <w:t>主管</w:t>
            </w:r>
            <w:r>
              <w:rPr>
                <w:rFonts w:hint="eastAsia" w:ascii="仿宋_GB2312"/>
                <w:b w:val="0"/>
                <w:bCs w:val="0"/>
                <w:color w:val="000000"/>
                <w:sz w:val="21"/>
                <w:szCs w:val="21"/>
                <w:highlight w:val="none"/>
              </w:rPr>
              <w:t>部门约谈</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3.因施工安全质量问题、合同履约问题等被县交通运输</w:t>
            </w:r>
            <w:r>
              <w:rPr>
                <w:rFonts w:hint="eastAsia" w:ascii="仿宋_GB2312" w:hAnsi="仿宋_GB2312" w:cs="仿宋_GB2312"/>
                <w:b w:val="0"/>
                <w:bCs w:val="0"/>
                <w:color w:val="000000"/>
                <w:sz w:val="21"/>
                <w:szCs w:val="21"/>
                <w:highlight w:val="none"/>
              </w:rPr>
              <w:t>主管</w:t>
            </w:r>
            <w:r>
              <w:rPr>
                <w:rFonts w:hint="eastAsia" w:ascii="仿宋_GB2312"/>
                <w:b w:val="0"/>
                <w:bCs w:val="0"/>
                <w:color w:val="000000"/>
                <w:sz w:val="21"/>
                <w:szCs w:val="21"/>
                <w:highlight w:val="none"/>
              </w:rPr>
              <w:t>部门约谈</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4.因施工安全质量问题、合同履约问题等被建设（代建）单位约谈</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第1项扣2分/次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第2项扣1分/次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第3、4项扣0.5分/次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在从业单位综合评分中扣除</w:t>
            </w:r>
            <w:r>
              <w:rPr>
                <w:rFonts w:hint="eastAsia" w:ascii="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566"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22</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TLSG22</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未建设运用工程智慧建设管理系统</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strike/>
                <w:color w:val="000000"/>
                <w:sz w:val="21"/>
                <w:szCs w:val="21"/>
                <w:highlight w:val="none"/>
                <w:lang w:eastAsia="zh-CN"/>
              </w:rPr>
            </w:pPr>
            <w:r>
              <w:rPr>
                <w:rFonts w:hint="eastAsia" w:ascii="仿宋_GB2312"/>
                <w:b w:val="0"/>
                <w:bCs w:val="0"/>
                <w:color w:val="000000"/>
                <w:sz w:val="21"/>
                <w:szCs w:val="21"/>
                <w:highlight w:val="none"/>
              </w:rPr>
              <w:t>未按招标文件要求及合同约定建设运用工程智慧建设管理系统</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strike/>
                <w:color w:val="000000"/>
                <w:sz w:val="21"/>
                <w:szCs w:val="21"/>
                <w:highlight w:val="none"/>
              </w:rPr>
            </w:pPr>
            <w:r>
              <w:rPr>
                <w:rFonts w:hint="eastAsia" w:ascii="仿宋_GB2312"/>
                <w:b w:val="0"/>
                <w:bCs w:val="0"/>
                <w:color w:val="000000"/>
                <w:sz w:val="21"/>
                <w:szCs w:val="21"/>
                <w:highlight w:val="none"/>
              </w:rPr>
              <w:t>扣2分</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89"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23</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TLSG23</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未签或违反廉政合同</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发生廉政问题但未构成犯罪</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strike/>
                <w:color w:val="000000"/>
                <w:sz w:val="21"/>
                <w:szCs w:val="21"/>
                <w:highlight w:val="none"/>
              </w:rPr>
            </w:pPr>
            <w:r>
              <w:rPr>
                <w:rFonts w:hint="eastAsia" w:ascii="仿宋_GB2312"/>
                <w:b w:val="0"/>
                <w:bCs w:val="0"/>
                <w:color w:val="000000"/>
                <w:sz w:val="21"/>
                <w:szCs w:val="21"/>
                <w:highlight w:val="none"/>
              </w:rPr>
              <w:t>扣5分/人次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97"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24</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TLSG24</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破坏生态环境</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1.施工产生的废渣随意堆放或丢弃，废水随意排放</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2.施工过程中造成水土流失，未治理或治理不到位</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3.施工过程覆盖不全、防治设施闲置或损坏、尘土飘扬等扬尘防治不到位的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ascii="仿宋_GB2312" w:hAnsi="仿宋_GB2312" w:cs="仿宋_GB2312"/>
                <w:b w:val="0"/>
                <w:bCs w:val="0"/>
                <w:color w:val="000000"/>
                <w:sz w:val="21"/>
                <w:szCs w:val="21"/>
                <w:highlight w:val="none"/>
              </w:rPr>
              <w:t>4.施工产生的废渣和废油桶、废沥青、脱模剂桶等危废露天堆放，未按规范贮存处置的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5</w:t>
            </w:r>
            <w:r>
              <w:rPr>
                <w:rFonts w:ascii="仿宋_GB2312" w:hAnsi="仿宋_GB2312" w:cs="仿宋_GB2312"/>
                <w:b w:val="0"/>
                <w:bCs w:val="0"/>
                <w:color w:val="000000"/>
                <w:sz w:val="21"/>
                <w:szCs w:val="21"/>
                <w:highlight w:val="none"/>
              </w:rPr>
              <w:t>.敏感点施工未采取防护措施，造成噪声污染的</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6.施工过程中影响周边环境，引起投诉被查实</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扣1分/次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97"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25</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TLSG25</w:t>
            </w:r>
          </w:p>
        </w:tc>
        <w:tc>
          <w:tcPr>
            <w:tcW w:w="1355" w:type="dxa"/>
            <w:vMerge w:val="continue"/>
            <w:tcBorders>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拒绝或阻碍监督检查</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宋体" w:eastAsia="仿宋_GB2312" w:cs="仿宋_GB2312"/>
                <w:b w:val="0"/>
                <w:bCs w:val="0"/>
                <w:color w:val="000000"/>
                <w:kern w:val="0"/>
                <w:sz w:val="21"/>
                <w:szCs w:val="21"/>
                <w:highlight w:val="none"/>
                <w:lang w:eastAsia="zh-CN"/>
              </w:rPr>
            </w:pPr>
            <w:r>
              <w:rPr>
                <w:rFonts w:hint="eastAsia" w:ascii="仿宋_GB2312" w:hAnsi="宋体" w:cs="仿宋_GB2312"/>
                <w:b w:val="0"/>
                <w:bCs w:val="0"/>
                <w:color w:val="000000"/>
                <w:kern w:val="0"/>
                <w:sz w:val="21"/>
                <w:szCs w:val="21"/>
                <w:highlight w:val="none"/>
              </w:rPr>
              <w:t>不配合</w:t>
            </w:r>
            <w:r>
              <w:rPr>
                <w:rFonts w:ascii="仿宋_GB2312" w:hAnsi="宋体" w:cs="仿宋_GB2312"/>
                <w:b w:val="0"/>
                <w:bCs w:val="0"/>
                <w:color w:val="000000"/>
                <w:kern w:val="0"/>
                <w:sz w:val="21"/>
                <w:szCs w:val="21"/>
                <w:highlight w:val="none"/>
              </w:rPr>
              <w:t>质量安全监督检查工作</w:t>
            </w:r>
            <w:r>
              <w:rPr>
                <w:rFonts w:hint="eastAsia" w:ascii="仿宋_GB2312" w:hAnsi="宋体" w:cs="仿宋_GB2312"/>
                <w:b w:val="0"/>
                <w:bCs w:val="0"/>
                <w:color w:val="000000"/>
                <w:kern w:val="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扣5分/次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497"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26</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TLSG26</w:t>
            </w:r>
          </w:p>
        </w:tc>
        <w:tc>
          <w:tcPr>
            <w:tcW w:w="135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宋体" w:cs="仿宋_GB2312"/>
                <w:b w:val="0"/>
                <w:bCs w:val="0"/>
                <w:color w:val="000000"/>
                <w:kern w:val="0"/>
                <w:sz w:val="21"/>
                <w:szCs w:val="21"/>
                <w:highlight w:val="none"/>
              </w:rPr>
            </w:pPr>
            <w:r>
              <w:rPr>
                <w:rFonts w:ascii="仿宋_GB2312" w:hAnsi="宋体" w:cs="仿宋_GB2312"/>
                <w:b w:val="0"/>
                <w:bCs w:val="0"/>
                <w:color w:val="000000"/>
                <w:kern w:val="0"/>
                <w:sz w:val="21"/>
                <w:szCs w:val="21"/>
                <w:highlight w:val="none"/>
              </w:rPr>
              <w:t>综合管理</w:t>
            </w: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tabs>
                <w:tab w:val="left" w:pos="312"/>
              </w:tabs>
              <w:kinsoku/>
              <w:wordWrap/>
              <w:overflowPunct/>
              <w:topLinePunct w:val="0"/>
              <w:autoSpaceDE/>
              <w:autoSpaceDN/>
              <w:bidi w:val="0"/>
              <w:adjustRightInd/>
              <w:snapToGrid/>
              <w:spacing w:line="240" w:lineRule="auto"/>
              <w:jc w:val="center"/>
              <w:rPr>
                <w:rFonts w:ascii="仿宋_GB2312" w:hAnsi="宋体" w:cs="仿宋_GB2312"/>
                <w:b w:val="0"/>
                <w:bCs w:val="0"/>
                <w:color w:val="000000"/>
                <w:kern w:val="0"/>
                <w:sz w:val="21"/>
                <w:szCs w:val="21"/>
                <w:highlight w:val="none"/>
              </w:rPr>
            </w:pPr>
            <w:r>
              <w:rPr>
                <w:rFonts w:ascii="仿宋_GB2312" w:hAnsi="仿宋_GB2312" w:cs="仿宋_GB2312"/>
                <w:b w:val="0"/>
                <w:bCs w:val="0"/>
                <w:color w:val="000000"/>
                <w:sz w:val="21"/>
                <w:szCs w:val="21"/>
                <w:highlight w:val="none"/>
              </w:rPr>
              <w:t>总投资5亿以上的项目</w:t>
            </w:r>
            <w:r>
              <w:rPr>
                <w:rFonts w:hint="eastAsia" w:ascii="仿宋_GB2312" w:hAnsi="仿宋_GB2312" w:cs="仿宋_GB2312"/>
                <w:b w:val="0"/>
                <w:bCs w:val="0"/>
                <w:color w:val="000000"/>
                <w:sz w:val="21"/>
                <w:szCs w:val="21"/>
                <w:highlight w:val="none"/>
              </w:rPr>
              <w:t>未按</w:t>
            </w:r>
            <w:r>
              <w:rPr>
                <w:rFonts w:ascii="仿宋_GB2312" w:hAnsi="仿宋_GB2312" w:cs="仿宋_GB2312"/>
                <w:b w:val="0"/>
                <w:bCs w:val="0"/>
                <w:color w:val="000000"/>
                <w:sz w:val="21"/>
                <w:szCs w:val="21"/>
                <w:highlight w:val="none"/>
              </w:rPr>
              <w:t>要求</w:t>
            </w:r>
            <w:r>
              <w:rPr>
                <w:rFonts w:hint="eastAsia" w:ascii="仿宋_GB2312" w:hAnsi="仿宋_GB2312" w:cs="仿宋_GB2312"/>
                <w:b w:val="0"/>
                <w:bCs w:val="0"/>
                <w:color w:val="000000"/>
                <w:sz w:val="21"/>
                <w:szCs w:val="21"/>
                <w:highlight w:val="none"/>
              </w:rPr>
              <w:t>开展平安百年品质工程建设</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w:t>
            </w:r>
            <w:r>
              <w:rPr>
                <w:rFonts w:ascii="仿宋_GB2312" w:hAnsi="仿宋_GB2312" w:cs="仿宋_GB2312"/>
                <w:b w:val="0"/>
                <w:bCs w:val="0"/>
                <w:color w:val="000000"/>
                <w:sz w:val="21"/>
                <w:szCs w:val="21"/>
                <w:highlight w:val="none"/>
              </w:rPr>
              <w:t>未按</w:t>
            </w:r>
            <w:r>
              <w:rPr>
                <w:rFonts w:hint="eastAsia" w:ascii="仿宋_GB2312" w:hAnsi="仿宋_GB2312" w:cs="仿宋_GB2312"/>
                <w:b w:val="0"/>
                <w:bCs w:val="0"/>
                <w:color w:val="000000"/>
                <w:sz w:val="21"/>
                <w:szCs w:val="21"/>
                <w:highlight w:val="none"/>
              </w:rPr>
              <w:t>招标文件</w:t>
            </w:r>
            <w:r>
              <w:rPr>
                <w:rFonts w:ascii="仿宋_GB2312" w:hAnsi="仿宋_GB2312" w:cs="仿宋_GB2312"/>
                <w:b w:val="0"/>
                <w:bCs w:val="0"/>
                <w:color w:val="000000"/>
                <w:sz w:val="21"/>
                <w:szCs w:val="21"/>
                <w:highlight w:val="none"/>
              </w:rPr>
              <w:t>要求编制</w:t>
            </w:r>
            <w:r>
              <w:rPr>
                <w:rFonts w:hint="eastAsia" w:ascii="仿宋_GB2312" w:hAnsi="仿宋_GB2312" w:cs="仿宋_GB2312"/>
                <w:b w:val="0"/>
                <w:bCs w:val="0"/>
                <w:color w:val="000000"/>
                <w:sz w:val="21"/>
                <w:szCs w:val="21"/>
                <w:highlight w:val="none"/>
              </w:rPr>
              <w:t>平安百年品质工程建设</w:t>
            </w:r>
            <w:r>
              <w:rPr>
                <w:rFonts w:ascii="仿宋_GB2312" w:hAnsi="仿宋_GB2312" w:cs="仿宋_GB2312"/>
                <w:b w:val="0"/>
                <w:bCs w:val="0"/>
                <w:color w:val="000000"/>
                <w:sz w:val="21"/>
                <w:szCs w:val="21"/>
                <w:highlight w:val="none"/>
              </w:rPr>
              <w:t>实施方案</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2.未按</w:t>
            </w:r>
            <w:r>
              <w:rPr>
                <w:rFonts w:ascii="仿宋_GB2312" w:hAnsi="仿宋_GB2312" w:cs="仿宋_GB2312"/>
                <w:b w:val="0"/>
                <w:bCs w:val="0"/>
                <w:color w:val="000000"/>
                <w:sz w:val="21"/>
                <w:szCs w:val="21"/>
                <w:highlight w:val="none"/>
              </w:rPr>
              <w:t>编制</w:t>
            </w:r>
            <w:r>
              <w:rPr>
                <w:rFonts w:hint="eastAsia" w:ascii="仿宋_GB2312" w:hAnsi="仿宋_GB2312" w:cs="仿宋_GB2312"/>
                <w:b w:val="0"/>
                <w:bCs w:val="0"/>
                <w:color w:val="000000"/>
                <w:sz w:val="21"/>
                <w:szCs w:val="21"/>
                <w:highlight w:val="none"/>
              </w:rPr>
              <w:t>的平安百年品质工程建设</w:t>
            </w:r>
            <w:r>
              <w:rPr>
                <w:rFonts w:ascii="仿宋_GB2312" w:hAnsi="仿宋_GB2312" w:cs="仿宋_GB2312"/>
                <w:b w:val="0"/>
                <w:bCs w:val="0"/>
                <w:color w:val="000000"/>
                <w:sz w:val="21"/>
                <w:szCs w:val="21"/>
                <w:highlight w:val="none"/>
              </w:rPr>
              <w:t>实施方案</w:t>
            </w:r>
            <w:r>
              <w:rPr>
                <w:rFonts w:hint="eastAsia" w:ascii="仿宋_GB2312" w:hAnsi="仿宋_GB2312" w:cs="仿宋_GB2312"/>
                <w:b w:val="0"/>
                <w:bCs w:val="0"/>
                <w:color w:val="000000"/>
                <w:sz w:val="21"/>
                <w:szCs w:val="21"/>
                <w:highlight w:val="none"/>
              </w:rPr>
              <w:t>组织实施</w:t>
            </w:r>
            <w:r>
              <w:rPr>
                <w:rFonts w:ascii="仿宋_GB2312" w:hAnsi="仿宋_GB2312" w:cs="仿宋_GB2312"/>
                <w:b w:val="0"/>
                <w:bCs w:val="0"/>
                <w:color w:val="000000"/>
                <w:sz w:val="21"/>
                <w:szCs w:val="21"/>
                <w:highlight w:val="none"/>
              </w:rPr>
              <w:t>的</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第1项扣</w:t>
            </w:r>
            <w:r>
              <w:rPr>
                <w:rFonts w:ascii="仿宋_GB2312" w:hAnsi="仿宋_GB2312" w:cs="仿宋_GB2312"/>
                <w:b w:val="0"/>
                <w:bCs w:val="0"/>
                <w:color w:val="000000"/>
                <w:sz w:val="21"/>
                <w:szCs w:val="21"/>
                <w:highlight w:val="none"/>
              </w:rPr>
              <w:t>3</w:t>
            </w:r>
            <w:r>
              <w:rPr>
                <w:rFonts w:hint="eastAsia" w:ascii="仿宋_GB2312" w:hAnsi="仿宋_GB2312" w:cs="仿宋_GB2312"/>
                <w:b w:val="0"/>
                <w:bCs w:val="0"/>
                <w:color w:val="000000"/>
                <w:sz w:val="21"/>
                <w:szCs w:val="21"/>
                <w:highlight w:val="none"/>
              </w:rPr>
              <w:t>分/次</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第2项扣2分/次</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268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27</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TLSG27</w:t>
            </w:r>
          </w:p>
        </w:tc>
        <w:tc>
          <w:tcPr>
            <w:tcW w:w="1355" w:type="dxa"/>
            <w:vMerge w:val="restart"/>
            <w:tcBorders>
              <w:top w:val="single" w:color="auto" w:sz="4" w:space="0"/>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信用</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附加分</w:t>
            </w: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textAlignment w:val="center"/>
              <w:rPr>
                <w:rFonts w:ascii="仿宋_GB2312"/>
                <w:b w:val="0"/>
                <w:bCs w:val="0"/>
                <w:color w:val="000000"/>
                <w:sz w:val="21"/>
                <w:szCs w:val="21"/>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信用</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附加分</w:t>
            </w: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b w:val="0"/>
                <w:bCs w:val="0"/>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信用</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b w:val="0"/>
                <w:bCs w:val="0"/>
                <w:color w:val="000000"/>
                <w:sz w:val="21"/>
                <w:szCs w:val="21"/>
                <w:highlight w:val="none"/>
              </w:rPr>
              <w:t>附加分</w:t>
            </w: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获得政府部门表彰</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tabs>
                <w:tab w:val="left" w:pos="312"/>
              </w:tabs>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在抢险救灾（包括海上搜救）等应急事件和工程建设推进中表现突出，并获得政府部门嘉奖的，分为国家级、省级、市级三个层次，其中国家级需要有国务院及各部委等印发的正式文件（包括中国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省级需要有省委、省政府或省级交通运输主管部门正式文件（包括浙江省海上搜救中心）</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市级需要市委、市政府的正式文件</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各部委、省委、省政府及以上（包括中国海上搜救中心）：加0.5分/项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省级交通运输主管部门、设区市委市政府（包括浙江省海上搜救中心）：加0.2分/项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2.同一从业单位因同一事项受不同层级、部门表彰的，1个评价周期内加分项只允许使用一次，分值可在表彰层级提高后做相应调整</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3.抢险救灾等应急事件在从业单位综合评分中加分，最多加0.5分</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4.工程建设推进在项目（标段）评分中加分，最多加0.5分。</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268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28</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TLSG28</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列入“平安百年品质工程”示范创建或示范冠名项目</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center"/>
              <w:rPr>
                <w:rFonts w:hint="eastAsia" w:ascii="仿宋_GB2312" w:eastAsia="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评价年度内，评价项目</w:t>
            </w:r>
            <w:r>
              <w:rPr>
                <w:rFonts w:hint="eastAsia" w:ascii="仿宋_GB2312"/>
                <w:b w:val="0"/>
                <w:bCs w:val="0"/>
                <w:color w:val="000000"/>
                <w:sz w:val="21"/>
                <w:szCs w:val="21"/>
                <w:highlight w:val="none"/>
              </w:rPr>
              <w:t>或曾经</w:t>
            </w:r>
            <w:r>
              <w:rPr>
                <w:rFonts w:hint="eastAsia" w:ascii="仿宋_GB2312" w:hAnsi="仿宋_GB2312" w:cs="仿宋_GB2312"/>
                <w:b w:val="0"/>
                <w:bCs w:val="0"/>
                <w:color w:val="000000"/>
                <w:sz w:val="21"/>
                <w:szCs w:val="21"/>
                <w:highlight w:val="none"/>
              </w:rPr>
              <w:t>评价</w:t>
            </w:r>
            <w:r>
              <w:rPr>
                <w:rFonts w:hint="eastAsia" w:ascii="仿宋_GB2312"/>
                <w:b w:val="0"/>
                <w:bCs w:val="0"/>
                <w:color w:val="000000"/>
                <w:sz w:val="21"/>
                <w:szCs w:val="21"/>
                <w:highlight w:val="none"/>
              </w:rPr>
              <w:t>项目</w:t>
            </w:r>
            <w:r>
              <w:rPr>
                <w:rFonts w:hint="eastAsia" w:ascii="仿宋_GB2312" w:hAnsi="仿宋_GB2312" w:cs="仿宋_GB2312"/>
                <w:b w:val="0"/>
                <w:bCs w:val="0"/>
                <w:color w:val="000000"/>
                <w:sz w:val="21"/>
                <w:szCs w:val="21"/>
                <w:highlight w:val="none"/>
              </w:rPr>
              <w:t>被列入“平安百年品质工程”示范创建(加标段)或示范冠名（加总分）</w:t>
            </w:r>
            <w:r>
              <w:rPr>
                <w:rFonts w:hint="eastAsia" w:ascii="仿宋_GB2312" w:hAnsi="仿宋_GB2312" w:cs="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jc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国家级：加0.5分/项</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省级：加0.2分/项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1.信用附加分自相关证明文件发布之日起算</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2.同一从业单位在同一项目中获奖的，1个评价周期加分项只允许使用一次，分值可在奖项层级提高后做相应调整</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hAnsi="仿宋_GB2312" w:eastAsia="仿宋_GB2312" w:cs="仿宋_GB2312"/>
                <w:b w:val="0"/>
                <w:bCs w:val="0"/>
                <w:strike/>
                <w:color w:val="000000"/>
                <w:sz w:val="21"/>
                <w:szCs w:val="21"/>
                <w:highlight w:val="none"/>
                <w:lang w:eastAsia="zh-CN"/>
              </w:rPr>
            </w:pPr>
            <w:r>
              <w:rPr>
                <w:rFonts w:hint="eastAsia" w:ascii="仿宋_GB2312" w:hAnsi="仿宋_GB2312" w:cs="仿宋_GB2312"/>
                <w:b w:val="0"/>
                <w:bCs w:val="0"/>
                <w:color w:val="000000"/>
                <w:sz w:val="21"/>
                <w:szCs w:val="21"/>
                <w:highlight w:val="none"/>
              </w:rPr>
              <w:t>3.被列入“平安百年品质工程”示范创建或示范冠名项目从业单位需有创建内容和创建任务，国家级、省级表彰由省级交通主管部门认定</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4.示范创建加分在单个项目（标段）评分中，最多加0.5分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示范冠名加分在从业单位综合评分中，最多加0.5分。</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268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29</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TLSG29</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认定、应用首台（套）设备</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1.评价年度内，设计单位在评价标段中使用首台（套）设备，且使用的首台（套）设备须在评价年度内购买</w:t>
            </w:r>
            <w:r>
              <w:rPr>
                <w:rFonts w:hint="eastAsia" w:ascii="仿宋_GB2312" w:hAnsi="仿宋_GB2312" w:cs="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2.评价年度内，有被认定为首台（套）装备的企业，按国际、国内两个档次。</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第1项：首台（套）设备金额每满</w:t>
            </w:r>
            <w:r>
              <w:rPr>
                <w:rFonts w:hint="eastAsia" w:ascii="仿宋_GB2312" w:hAnsi="仿宋_GB2312" w:cs="仿宋_GB2312"/>
                <w:b w:val="0"/>
                <w:bCs w:val="0"/>
                <w:color w:val="000000"/>
                <w:sz w:val="21"/>
                <w:szCs w:val="21"/>
                <w:highlight w:val="none"/>
                <w:lang w:val="en-US" w:eastAsia="zh-CN"/>
              </w:rPr>
              <w:t>10</w:t>
            </w:r>
            <w:r>
              <w:rPr>
                <w:rFonts w:hint="eastAsia" w:ascii="仿宋_GB2312" w:hAnsi="仿宋_GB2312" w:cs="仿宋_GB2312"/>
                <w:b w:val="0"/>
                <w:bCs w:val="0"/>
                <w:color w:val="000000"/>
                <w:sz w:val="21"/>
                <w:szCs w:val="21"/>
                <w:highlight w:val="none"/>
              </w:rPr>
              <w:t>0万元加0.1分，最高加0.5分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第2项：国际：加0.2分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国内：加0.1分</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第1项：</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1.根据《浙江省经济和信息化厅浙江省交通运输厅关于推动综合交通装备首台（套）突破的实施意见》（浙经信装备〔2023〕254号）和《浙江省交通运输厅浙江省经济和信息化厅关于做好综合交通首台（套）装备推广应用工作的通知》（浙交函〔2024〕19号），施工单位购买目录中的首台（套）设备予以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2.首台套采购认定标准，应同时满足以下4个条件：①签订合同</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②送货单或自提单</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③对应设备物资采购或租赁发票，分包单位采购或租赁首台（套）装备和总包单位一样有效</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④转账付款凭证</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3.信用附加分为评价年度内，单个项目（标段）所购首台（套）设备金额总和</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4.在单个项目（标段）评分中加分</w:t>
            </w:r>
            <w:r>
              <w:rPr>
                <w:rFonts w:hint="eastAsia" w:ascii="仿宋_GB2312" w:hAnsi="仿宋_GB2312" w:cs="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rPr>
                <w:rFonts w:ascii="仿宋_GB2312" w:hAnsi="仿宋_GB2312" w:cs="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5.由项目所在设区市级交通运输主管部门认定。</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730"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hAnsi="仿宋_GB2312" w:cs="仿宋_GB2312"/>
                <w:b w:val="0"/>
                <w:bCs w:val="0"/>
                <w:color w:val="000000"/>
                <w:sz w:val="21"/>
                <w:szCs w:val="21"/>
                <w:highlight w:val="none"/>
              </w:rPr>
            </w:pP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ascii="仿宋_GB2312" w:hAnsi="仿宋_GB2312" w:cs="仿宋_GB2312"/>
                <w:b w:val="0"/>
                <w:bCs w:val="0"/>
                <w:color w:val="000000"/>
                <w:sz w:val="21"/>
                <w:szCs w:val="21"/>
                <w:highlight w:val="none"/>
              </w:rPr>
            </w:pP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left"/>
              <w:textAlignment w:val="center"/>
              <w:rPr>
                <w:rFonts w:ascii="仿宋_GB2312" w:hAnsi="仿宋_GB2312" w:cs="仿宋_GB2312"/>
                <w:b w:val="0"/>
                <w:bCs w:val="0"/>
                <w:color w:val="000000"/>
                <w:sz w:val="21"/>
                <w:szCs w:val="21"/>
                <w:highlight w:val="none"/>
              </w:rPr>
            </w:pP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ascii="仿宋_GB2312"/>
                <w:b w:val="0"/>
                <w:bCs w:val="0"/>
                <w:color w:val="000000"/>
                <w:sz w:val="21"/>
                <w:szCs w:val="21"/>
                <w:highlight w:val="none"/>
              </w:rPr>
            </w:pPr>
            <w:r>
              <w:rPr>
                <w:rFonts w:hint="eastAsia" w:ascii="仿宋_GB2312"/>
                <w:b w:val="0"/>
                <w:bCs w:val="0"/>
                <w:color w:val="000000"/>
                <w:sz w:val="21"/>
                <w:szCs w:val="21"/>
                <w:highlight w:val="none"/>
              </w:rPr>
              <w:t>第2项：</w:t>
            </w:r>
          </w:p>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1.信用附加分自相关证明文件发布之日起算</w:t>
            </w:r>
            <w:r>
              <w:rPr>
                <w:rFonts w:hint="eastAsia" w:ascii="仿宋_GB2312"/>
                <w:b w:val="0"/>
                <w:bCs w:val="0"/>
                <w:color w:val="00000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_GB2312" w:eastAsia="仿宋_GB2312" w:cs="仿宋_GB2312"/>
                <w:b w:val="0"/>
                <w:bCs w:val="0"/>
                <w:color w:val="000000"/>
                <w:sz w:val="21"/>
                <w:szCs w:val="21"/>
                <w:highlight w:val="none"/>
                <w:lang w:eastAsia="zh-CN"/>
              </w:rPr>
            </w:pPr>
            <w:r>
              <w:rPr>
                <w:rFonts w:hint="eastAsia" w:ascii="仿宋_GB2312" w:hAnsi="仿宋_GB2312" w:cs="仿宋_GB2312"/>
                <w:b w:val="0"/>
                <w:bCs w:val="0"/>
                <w:color w:val="000000"/>
                <w:sz w:val="21"/>
                <w:szCs w:val="21"/>
                <w:highlight w:val="none"/>
              </w:rPr>
              <w:t>2.在从业单位综合评分中加分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最多加0.2分</w:t>
            </w:r>
            <w:r>
              <w:rPr>
                <w:rFonts w:hint="eastAsia" w:ascii="仿宋_GB2312" w:hAnsi="仿宋_GB2312" w:cs="仿宋_GB2312"/>
                <w:b w:val="0"/>
                <w:bCs w:val="0"/>
                <w:color w:val="000000"/>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3605" w:hRule="atLeast"/>
          <w:jc w:val="center"/>
        </w:trPr>
        <w:tc>
          <w:tcPr>
            <w:tcW w:w="6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30</w:t>
            </w:r>
          </w:p>
        </w:tc>
        <w:tc>
          <w:tcPr>
            <w:tcW w:w="85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TLSG30</w:t>
            </w:r>
          </w:p>
        </w:tc>
        <w:tc>
          <w:tcPr>
            <w:tcW w:w="1355" w:type="dxa"/>
            <w:vMerge w:val="continue"/>
            <w:tcBorders>
              <w:left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b w:val="0"/>
                <w:bCs w:val="0"/>
                <w:color w:val="000000"/>
                <w:szCs w:val="22"/>
                <w:highlight w:val="none"/>
              </w:rPr>
            </w:pPr>
          </w:p>
        </w:tc>
        <w:tc>
          <w:tcPr>
            <w:tcW w:w="213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项目获得质量奖项</w:t>
            </w:r>
          </w:p>
        </w:tc>
        <w:tc>
          <w:tcPr>
            <w:tcW w:w="407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评价年度内，省内地方铁路与城际轨道</w:t>
            </w:r>
            <w:r>
              <w:rPr>
                <w:rFonts w:hint="eastAsia" w:ascii="仿宋_GB2312" w:hAnsi="仿宋_GB2312" w:cs="仿宋_GB2312"/>
                <w:b w:val="0"/>
                <w:bCs w:val="0"/>
                <w:color w:val="000000"/>
                <w:sz w:val="21"/>
                <w:szCs w:val="21"/>
                <w:highlight w:val="none"/>
              </w:rPr>
              <w:t>评价</w:t>
            </w:r>
            <w:r>
              <w:rPr>
                <w:rFonts w:hint="eastAsia" w:ascii="仿宋_GB2312"/>
                <w:b w:val="0"/>
                <w:bCs w:val="0"/>
                <w:color w:val="000000"/>
                <w:sz w:val="21"/>
                <w:szCs w:val="21"/>
                <w:highlight w:val="none"/>
              </w:rPr>
              <w:t>项目或曾经</w:t>
            </w:r>
            <w:r>
              <w:rPr>
                <w:rFonts w:hint="eastAsia" w:ascii="仿宋_GB2312" w:hAnsi="仿宋_GB2312" w:cs="仿宋_GB2312"/>
                <w:b w:val="0"/>
                <w:bCs w:val="0"/>
                <w:color w:val="000000"/>
                <w:sz w:val="21"/>
                <w:szCs w:val="21"/>
                <w:highlight w:val="none"/>
              </w:rPr>
              <w:t>评价</w:t>
            </w:r>
            <w:r>
              <w:rPr>
                <w:rFonts w:hint="eastAsia" w:ascii="仿宋_GB2312"/>
                <w:b w:val="0"/>
                <w:bCs w:val="0"/>
                <w:color w:val="000000"/>
                <w:sz w:val="21"/>
                <w:szCs w:val="21"/>
                <w:highlight w:val="none"/>
              </w:rPr>
              <w:t>项目获得国家或省级奖项：国家级奖项指国家优质工程奖、李春奖、鲁班奖、詹天佑奖</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省级奖项指钱江杯</w:t>
            </w:r>
            <w:r>
              <w:rPr>
                <w:rFonts w:hint="eastAsia" w:ascii="仿宋_GB2312"/>
                <w:b w:val="0"/>
                <w:bCs w:val="0"/>
                <w:color w:val="000000"/>
                <w:sz w:val="21"/>
                <w:szCs w:val="21"/>
                <w:highlight w:val="none"/>
                <w:lang w:eastAsia="zh-CN"/>
              </w:rPr>
              <w:t>。</w:t>
            </w:r>
          </w:p>
        </w:tc>
        <w:tc>
          <w:tcPr>
            <w:tcW w:w="24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仿宋_GB2312"/>
                <w:b w:val="0"/>
                <w:bCs w:val="0"/>
                <w:color w:val="000000"/>
                <w:sz w:val="21"/>
                <w:szCs w:val="21"/>
                <w:highlight w:val="none"/>
              </w:rPr>
            </w:pPr>
            <w:r>
              <w:rPr>
                <w:rFonts w:hint="eastAsia" w:ascii="仿宋_GB2312"/>
                <w:b w:val="0"/>
                <w:bCs w:val="0"/>
                <w:color w:val="000000"/>
                <w:sz w:val="21"/>
                <w:szCs w:val="21"/>
                <w:highlight w:val="none"/>
              </w:rPr>
              <w:t>国家级：加0.5分/项</w:t>
            </w:r>
            <w:r>
              <w:rPr>
                <w:rFonts w:hint="eastAsia" w:ascii="仿宋_GB2312"/>
                <w:b w:val="0"/>
                <w:bCs w:val="0"/>
                <w:color w:val="000000"/>
                <w:sz w:val="21"/>
                <w:szCs w:val="21"/>
                <w:highlight w:val="none"/>
                <w:lang w:eastAsia="zh-CN"/>
              </w:rPr>
              <w:t>；</w:t>
            </w:r>
            <w:r>
              <w:rPr>
                <w:rFonts w:hint="eastAsia" w:ascii="仿宋_GB2312"/>
                <w:b w:val="0"/>
                <w:bCs w:val="0"/>
                <w:color w:val="000000"/>
                <w:sz w:val="21"/>
                <w:szCs w:val="21"/>
                <w:highlight w:val="none"/>
              </w:rPr>
              <w:t>省级：加0.2分/项</w:t>
            </w:r>
          </w:p>
        </w:tc>
        <w:tc>
          <w:tcPr>
            <w:tcW w:w="324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1.信用附加分自相关证明文件发布之日起算</w:t>
            </w:r>
            <w:r>
              <w:rPr>
                <w:rFonts w:hint="eastAsia" w:ascii="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hint="eastAsia" w:ascii="仿宋_GB2312" w:eastAsia="仿宋_GB2312"/>
                <w:b w:val="0"/>
                <w:bCs w:val="0"/>
                <w:color w:val="000000"/>
                <w:sz w:val="21"/>
                <w:szCs w:val="21"/>
                <w:highlight w:val="none"/>
                <w:lang w:eastAsia="zh-CN"/>
              </w:rPr>
            </w:pPr>
            <w:r>
              <w:rPr>
                <w:rFonts w:hint="eastAsia" w:ascii="仿宋_GB2312"/>
                <w:b w:val="0"/>
                <w:bCs w:val="0"/>
                <w:color w:val="000000"/>
                <w:sz w:val="21"/>
                <w:szCs w:val="21"/>
                <w:highlight w:val="none"/>
              </w:rPr>
              <w:t>2.同一施工单位在同一项目中获奖的，1个评价周期内加分项只允许使用一次，分值可在奖项层级提高后做相应调整</w:t>
            </w:r>
            <w:r>
              <w:rPr>
                <w:rFonts w:hint="eastAsia" w:ascii="仿宋_GB2312"/>
                <w:b w:val="0"/>
                <w:bCs w:val="0"/>
                <w:color w:val="00000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rPr>
                <w:rFonts w:ascii="仿宋_GB2312"/>
                <w:b w:val="0"/>
                <w:bCs w:val="0"/>
                <w:color w:val="000000"/>
                <w:sz w:val="21"/>
                <w:szCs w:val="21"/>
                <w:highlight w:val="none"/>
              </w:rPr>
            </w:pPr>
            <w:r>
              <w:rPr>
                <w:rFonts w:hint="eastAsia" w:ascii="仿宋_GB2312" w:hAnsi="仿宋_GB2312" w:cs="仿宋_GB2312"/>
                <w:b w:val="0"/>
                <w:bCs w:val="0"/>
                <w:color w:val="000000"/>
                <w:sz w:val="21"/>
                <w:szCs w:val="21"/>
                <w:highlight w:val="none"/>
              </w:rPr>
              <w:t>3.在从业单位综合评分中加分</w:t>
            </w:r>
            <w:r>
              <w:rPr>
                <w:rFonts w:hint="eastAsia" w:ascii="仿宋_GB2312" w:hAnsi="仿宋_GB2312" w:cs="仿宋_GB2312"/>
                <w:b w:val="0"/>
                <w:bCs w:val="0"/>
                <w:color w:val="000000"/>
                <w:sz w:val="21"/>
                <w:szCs w:val="21"/>
                <w:highlight w:val="none"/>
                <w:lang w:eastAsia="zh-CN"/>
              </w:rPr>
              <w:t>，</w:t>
            </w:r>
            <w:r>
              <w:rPr>
                <w:rFonts w:hint="eastAsia" w:ascii="仿宋_GB2312" w:hAnsi="仿宋_GB2312" w:cs="仿宋_GB2312"/>
                <w:b w:val="0"/>
                <w:bCs w:val="0"/>
                <w:color w:val="000000"/>
                <w:sz w:val="21"/>
                <w:szCs w:val="21"/>
                <w:highlight w:val="none"/>
              </w:rPr>
              <w:t>最多加0.5分。</w:t>
            </w:r>
          </w:p>
        </w:tc>
      </w:tr>
    </w:tbl>
    <w:p>
      <w:pPr>
        <w:widowControl/>
        <w:spacing w:line="260" w:lineRule="exact"/>
        <w:rPr>
          <w:rFonts w:ascii="仿宋_GB2312"/>
          <w:b w:val="0"/>
          <w:bCs w:val="0"/>
          <w:color w:val="000000"/>
          <w:sz w:val="21"/>
          <w:szCs w:val="21"/>
          <w:highlight w:val="none"/>
        </w:rPr>
      </w:pPr>
      <w:r>
        <w:rPr>
          <w:rFonts w:hint="eastAsia" w:ascii="仿宋_GB2312"/>
          <w:b w:val="0"/>
          <w:bCs w:val="0"/>
          <w:color w:val="000000"/>
          <w:sz w:val="21"/>
          <w:szCs w:val="21"/>
          <w:highlight w:val="none"/>
        </w:rPr>
        <w:t>备注：1.企业信用行为评定工作具体在信用交通系统中开展。</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2.评价项目是指具有项目赋码的地方铁路与城际轨道建设工程项目。</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3.评价周期内交验或合同终止的项目（标段），其施工单位的评价等级按照评价时段最后一日的评价得分确定。</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4.除以项次扣分的行为外，一种行为在单个合同段的同次检查中原则上不重复扣分，应按“就高不就低”原则进行扣分。</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5.各级交通运输部门、建设（代建）单位在检查中发现施工单位存在失信行为，依据标准进行相应扣分，并要求施工单位在一定时限内整改，</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整改期内不重复扣分。整改期后，相关部门在检查过程中仍发现同一失信行为或原问题仍未整改到位，按照标准继续扣分。</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6.施工单位因某评价项目发生负面清单所列不良行为，信用等级被降级后，仍需进行信用评分。信用等级调整后直至降级执行期限结束，涉及降级事项的评价项目起评分按降级后等级的中间分值取值（A为90分、B为80分、C为70分、D为30分），其他评价项目按原标准继续评价，得出的综合评价得分与降级后等级进行比较，不得超过负面清单确认的信用等级。</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7.失信行为或优信行为的认定时间自不良行为或事件的认定之日起计算。</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8.跨地区的项目，按标段所在地区分别由所在地市负责评价。</w:t>
      </w:r>
    </w:p>
    <w:p>
      <w:pPr>
        <w:keepNext w:val="0"/>
        <w:keepLines w:val="0"/>
        <w:pageBreakBefore w:val="0"/>
        <w:widowControl w:val="0"/>
        <w:kinsoku/>
        <w:wordWrap/>
        <w:overflowPunct/>
        <w:topLinePunct w:val="0"/>
        <w:autoSpaceDE/>
        <w:autoSpaceDN/>
        <w:bidi w:val="0"/>
        <w:adjustRightInd/>
        <w:snapToGrid/>
        <w:ind w:left="624" w:leftChars="195" w:firstLine="0" w:firstLineChars="0"/>
        <w:textAlignment w:val="auto"/>
        <w:rPr>
          <w:rFonts w:hint="eastAsia" w:ascii="仿宋_GB2312" w:hAnsi="仿宋_GB2312" w:cs="仿宋_GB2312"/>
          <w:b w:val="0"/>
          <w:bCs w:val="0"/>
          <w:color w:val="000000"/>
          <w:sz w:val="21"/>
          <w:highlight w:val="none"/>
        </w:rPr>
      </w:pPr>
      <w:r>
        <w:rPr>
          <w:rFonts w:hint="eastAsia" w:ascii="仿宋_GB2312" w:hAnsi="仿宋_GB2312" w:cs="仿宋_GB2312"/>
          <w:b w:val="0"/>
          <w:bCs w:val="0"/>
          <w:color w:val="000000"/>
          <w:sz w:val="21"/>
          <w:highlight w:val="none"/>
        </w:rPr>
        <w:t>9.行政处罚分为下列三类情形：重大案件是指罚没10万元以上的处罚</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一般案件是指罚没不超过10万元的处罚</w:t>
      </w:r>
      <w:r>
        <w:rPr>
          <w:rFonts w:hint="eastAsia" w:ascii="仿宋_GB2312" w:hAnsi="仿宋_GB2312" w:cs="仿宋_GB2312"/>
          <w:b w:val="0"/>
          <w:bCs w:val="0"/>
          <w:color w:val="000000"/>
          <w:sz w:val="21"/>
          <w:highlight w:val="none"/>
          <w:lang w:eastAsia="zh-CN"/>
        </w:rPr>
        <w:t>；</w:t>
      </w:r>
      <w:r>
        <w:rPr>
          <w:rFonts w:hint="eastAsia" w:ascii="仿宋_GB2312" w:hAnsi="仿宋_GB2312" w:cs="仿宋_GB2312"/>
          <w:b w:val="0"/>
          <w:bCs w:val="0"/>
          <w:color w:val="000000"/>
          <w:sz w:val="21"/>
          <w:highlight w:val="none"/>
        </w:rPr>
        <w:t>较轻案件是指普通程序的警告、通报批评的处罚。</w:t>
      </w:r>
    </w:p>
    <w:p>
      <w:pPr>
        <w:ind w:firstLine="630" w:firstLineChars="300"/>
        <w:rPr>
          <w:rFonts w:hint="eastAsia" w:ascii="仿宋_GB2312" w:hAnsi="仿宋_GB2312" w:cs="仿宋_GB2312"/>
          <w:b w:val="0"/>
          <w:bCs w:val="0"/>
          <w:color w:val="000000"/>
          <w:sz w:val="21"/>
          <w:highlight w:val="none"/>
        </w:rPr>
      </w:pPr>
    </w:p>
    <w:p>
      <w:pPr>
        <w:ind w:firstLine="630" w:firstLineChars="300"/>
        <w:rPr>
          <w:rFonts w:hint="eastAsia" w:ascii="仿宋_GB2312" w:hAnsi="仿宋_GB2312" w:cs="仿宋_GB2312"/>
          <w:b w:val="0"/>
          <w:bCs w:val="0"/>
          <w:color w:val="000000"/>
          <w:sz w:val="21"/>
          <w:highlight w:val="none"/>
        </w:rPr>
      </w:pPr>
    </w:p>
    <w:p>
      <w:pPr>
        <w:widowControl/>
        <w:jc w:val="left"/>
        <w:rPr>
          <w:rFonts w:hint="eastAsia" w:ascii="黑体" w:eastAsia="黑体" w:cs="宋体"/>
          <w:b w:val="0"/>
          <w:bCs w:val="0"/>
          <w:color w:val="000000"/>
          <w:szCs w:val="32"/>
          <w:highlight w:val="none"/>
          <w:u w:val="none"/>
        </w:rPr>
        <w:sectPr>
          <w:footerReference r:id="rId11" w:type="even"/>
          <w:pgSz w:w="16838" w:h="11906" w:orient="landscape"/>
          <w:pgMar w:top="1587" w:right="2098" w:bottom="1474" w:left="1984" w:header="851" w:footer="1417" w:gutter="0"/>
          <w:pgNumType w:fmt="decimal"/>
          <w:cols w:space="720" w:num="1"/>
          <w:docGrid w:type="lines" w:linePitch="312" w:charSpace="0"/>
        </w:sectPr>
      </w:pPr>
    </w:p>
    <w:p>
      <w:pPr>
        <w:keepNext w:val="0"/>
        <w:keepLines w:val="0"/>
        <w:pageBreakBefore w:val="0"/>
        <w:widowControl/>
        <w:kinsoku/>
        <w:wordWrap/>
        <w:overflowPunct/>
        <w:topLinePunct w:val="0"/>
        <w:autoSpaceDE/>
        <w:autoSpaceDN/>
        <w:bidi w:val="0"/>
        <w:adjustRightInd/>
        <w:snapToGrid/>
        <w:spacing w:line="580" w:lineRule="exact"/>
        <w:jc w:val="left"/>
        <w:textAlignment w:val="auto"/>
        <w:rPr>
          <w:rFonts w:hint="eastAsia" w:ascii="黑体" w:eastAsia="黑体" w:cs="宋体"/>
          <w:b w:val="0"/>
          <w:bCs w:val="0"/>
          <w:color w:val="000000"/>
          <w:szCs w:val="32"/>
          <w:highlight w:val="none"/>
          <w:u w:val="none"/>
          <w:lang w:eastAsia="zh-CN"/>
        </w:rPr>
      </w:pPr>
      <w:r>
        <w:rPr>
          <w:rFonts w:hint="eastAsia" w:ascii="黑体" w:eastAsia="黑体" w:cs="宋体"/>
          <w:b w:val="0"/>
          <w:bCs w:val="0"/>
          <w:color w:val="000000"/>
          <w:szCs w:val="32"/>
          <w:highlight w:val="none"/>
          <w:u w:val="none"/>
        </w:rPr>
        <w:t>附件</w:t>
      </w:r>
      <w:r>
        <w:rPr>
          <w:rFonts w:hint="eastAsia" w:ascii="黑体" w:eastAsia="黑体" w:cs="宋体"/>
          <w:b w:val="0"/>
          <w:bCs w:val="0"/>
          <w:color w:val="000000"/>
          <w:szCs w:val="32"/>
          <w:highlight w:val="none"/>
          <w:u w:val="none"/>
          <w:lang w:val="en-US" w:eastAsia="zh-CN"/>
        </w:rPr>
        <w:t>8</w:t>
      </w:r>
    </w:p>
    <w:p>
      <w:pPr>
        <w:keepNext w:val="0"/>
        <w:keepLines w:val="0"/>
        <w:pageBreakBefore w:val="0"/>
        <w:kinsoku/>
        <w:wordWrap/>
        <w:overflowPunct/>
        <w:topLinePunct w:val="0"/>
        <w:autoSpaceDE/>
        <w:autoSpaceDN/>
        <w:bidi w:val="0"/>
        <w:adjustRightInd/>
        <w:snapToGrid/>
        <w:spacing w:line="580" w:lineRule="exact"/>
        <w:jc w:val="center"/>
        <w:textAlignment w:val="auto"/>
        <w:outlineLvl w:val="2"/>
        <w:rPr>
          <w:rFonts w:hint="eastAsia" w:ascii="方正小标宋简体" w:eastAsia="方正小标宋简体" w:cs="黑体"/>
          <w:b w:val="0"/>
          <w:bCs w:val="0"/>
          <w:color w:val="000000"/>
          <w:sz w:val="44"/>
          <w:szCs w:val="44"/>
          <w:highlight w:val="none"/>
          <w:u w:val="none"/>
        </w:rPr>
      </w:pPr>
    </w:p>
    <w:p>
      <w:pPr>
        <w:keepNext w:val="0"/>
        <w:keepLines w:val="0"/>
        <w:pageBreakBefore w:val="0"/>
        <w:kinsoku/>
        <w:wordWrap/>
        <w:overflowPunct/>
        <w:topLinePunct w:val="0"/>
        <w:autoSpaceDE/>
        <w:autoSpaceDN/>
        <w:bidi w:val="0"/>
        <w:adjustRightInd/>
        <w:snapToGrid/>
        <w:spacing w:line="580" w:lineRule="exact"/>
        <w:jc w:val="center"/>
        <w:textAlignment w:val="auto"/>
        <w:outlineLvl w:val="2"/>
        <w:rPr>
          <w:rFonts w:hint="eastAsia" w:ascii="方正小标宋简体" w:eastAsia="方正小标宋简体" w:cs="黑体"/>
          <w:b w:val="0"/>
          <w:bCs w:val="0"/>
          <w:color w:val="000000"/>
          <w:sz w:val="44"/>
          <w:szCs w:val="44"/>
          <w:highlight w:val="none"/>
          <w:u w:val="none"/>
        </w:rPr>
      </w:pPr>
      <w:r>
        <w:rPr>
          <w:rFonts w:hint="eastAsia" w:ascii="方正小标宋简体" w:eastAsia="方正小标宋简体" w:cs="黑体"/>
          <w:b w:val="0"/>
          <w:bCs w:val="0"/>
          <w:color w:val="000000"/>
          <w:sz w:val="44"/>
          <w:szCs w:val="44"/>
          <w:highlight w:val="none"/>
          <w:u w:val="none"/>
        </w:rPr>
        <w:t>从业主体信用行为检查表</w:t>
      </w:r>
    </w:p>
    <w:tbl>
      <w:tblPr>
        <w:tblStyle w:val="4"/>
        <w:tblW w:w="4774" w:type="pct"/>
        <w:tblInd w:w="0" w:type="dxa"/>
        <w:tblLayout w:type="autofit"/>
        <w:tblCellMar>
          <w:top w:w="0" w:type="dxa"/>
          <w:left w:w="108" w:type="dxa"/>
          <w:bottom w:w="0" w:type="dxa"/>
          <w:right w:w="108" w:type="dxa"/>
        </w:tblCellMar>
      </w:tblPr>
      <w:tblGrid>
        <w:gridCol w:w="455"/>
        <w:gridCol w:w="650"/>
        <w:gridCol w:w="795"/>
        <w:gridCol w:w="1424"/>
        <w:gridCol w:w="1271"/>
        <w:gridCol w:w="823"/>
        <w:gridCol w:w="684"/>
        <w:gridCol w:w="683"/>
        <w:gridCol w:w="717"/>
        <w:gridCol w:w="635"/>
      </w:tblGrid>
      <w:tr>
        <w:tblPrEx>
          <w:tblCellMar>
            <w:top w:w="0" w:type="dxa"/>
            <w:left w:w="108" w:type="dxa"/>
            <w:bottom w:w="0" w:type="dxa"/>
            <w:right w:w="108" w:type="dxa"/>
          </w:tblCellMar>
        </w:tblPrEx>
        <w:trPr>
          <w:trHeight w:val="480" w:hRule="atLeast"/>
        </w:trPr>
        <w:tc>
          <w:tcPr>
            <w:tcW w:w="279" w:type="pct"/>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序号</w:t>
            </w:r>
          </w:p>
        </w:tc>
        <w:tc>
          <w:tcPr>
            <w:tcW w:w="399"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项目名称</w:t>
            </w:r>
          </w:p>
        </w:tc>
        <w:tc>
          <w:tcPr>
            <w:tcW w:w="488"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标段</w:t>
            </w:r>
          </w:p>
        </w:tc>
        <w:tc>
          <w:tcPr>
            <w:tcW w:w="874"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从业单位/从业人员</w:t>
            </w:r>
          </w:p>
        </w:tc>
        <w:tc>
          <w:tcPr>
            <w:tcW w:w="780"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主要问题</w:t>
            </w:r>
          </w:p>
        </w:tc>
        <w:tc>
          <w:tcPr>
            <w:tcW w:w="505"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代码</w:t>
            </w:r>
          </w:p>
        </w:tc>
        <w:tc>
          <w:tcPr>
            <w:tcW w:w="420"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建议扣分</w:t>
            </w:r>
          </w:p>
        </w:tc>
        <w:tc>
          <w:tcPr>
            <w:tcW w:w="419"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评分标准</w:t>
            </w:r>
          </w:p>
        </w:tc>
        <w:tc>
          <w:tcPr>
            <w:tcW w:w="440"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整改要求</w:t>
            </w:r>
          </w:p>
        </w:tc>
        <w:tc>
          <w:tcPr>
            <w:tcW w:w="390" w:type="pct"/>
            <w:tcBorders>
              <w:top w:val="single" w:color="auto" w:sz="4" w:space="0"/>
              <w:left w:val="nil"/>
              <w:bottom w:val="single" w:color="auto" w:sz="4" w:space="0"/>
              <w:right w:val="single" w:color="auto" w:sz="4" w:space="0"/>
            </w:tcBorders>
            <w:noWrap w:val="0"/>
            <w:vAlign w:val="center"/>
          </w:tcPr>
          <w:p>
            <w:pPr>
              <w:widowControl/>
              <w:spacing w:line="400" w:lineRule="exact"/>
              <w:jc w:val="center"/>
              <w:textAlignment w:val="center"/>
              <w:rPr>
                <w:rFonts w:hint="eastAsia" w:ascii="黑体" w:eastAsia="黑体" w:cs="黑体"/>
                <w:b w:val="0"/>
                <w:bCs w:val="0"/>
                <w:color w:val="000000"/>
                <w:kern w:val="0"/>
                <w:sz w:val="21"/>
                <w:szCs w:val="21"/>
                <w:highlight w:val="none"/>
                <w:u w:val="none"/>
              </w:rPr>
            </w:pPr>
            <w:r>
              <w:rPr>
                <w:rFonts w:hint="eastAsia" w:ascii="黑体" w:eastAsia="黑体" w:cs="黑体"/>
                <w:b w:val="0"/>
                <w:bCs w:val="0"/>
                <w:color w:val="000000"/>
                <w:kern w:val="0"/>
                <w:sz w:val="21"/>
                <w:szCs w:val="21"/>
                <w:highlight w:val="none"/>
                <w:u w:val="none"/>
              </w:rPr>
              <w:t>整改期限</w:t>
            </w:r>
          </w:p>
        </w:tc>
      </w:tr>
      <w:tr>
        <w:tblPrEx>
          <w:tblCellMar>
            <w:top w:w="0" w:type="dxa"/>
            <w:left w:w="108" w:type="dxa"/>
            <w:bottom w:w="0" w:type="dxa"/>
            <w:right w:w="108" w:type="dxa"/>
          </w:tblCellMar>
        </w:tblPrEx>
        <w:trPr>
          <w:trHeight w:val="480" w:hRule="atLeast"/>
        </w:trPr>
        <w:tc>
          <w:tcPr>
            <w:tcW w:w="279" w:type="pct"/>
            <w:tcBorders>
              <w:top w:val="single" w:color="auto" w:sz="4" w:space="0"/>
              <w:left w:val="single" w:color="auto" w:sz="4" w:space="0"/>
              <w:bottom w:val="single" w:color="auto" w:sz="4" w:space="0"/>
              <w:right w:val="single" w:color="auto" w:sz="4" w:space="0"/>
            </w:tcBorders>
            <w:noWrap w:val="0"/>
            <w:vAlign w:val="center"/>
          </w:tcPr>
          <w:p>
            <w:pPr>
              <w:rPr>
                <w:rFonts w:hint="eastAsia"/>
                <w:b w:val="0"/>
                <w:bCs w:val="0"/>
                <w:sz w:val="24"/>
                <w:szCs w:val="24"/>
                <w:highlight w:val="none"/>
              </w:rPr>
            </w:pPr>
          </w:p>
        </w:tc>
        <w:tc>
          <w:tcPr>
            <w:tcW w:w="39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88"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874"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78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505"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2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1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4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39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r>
      <w:tr>
        <w:tblPrEx>
          <w:tblCellMar>
            <w:top w:w="0" w:type="dxa"/>
            <w:left w:w="108" w:type="dxa"/>
            <w:bottom w:w="0" w:type="dxa"/>
            <w:right w:w="108" w:type="dxa"/>
          </w:tblCellMar>
        </w:tblPrEx>
        <w:trPr>
          <w:trHeight w:val="480" w:hRule="atLeast"/>
        </w:trPr>
        <w:tc>
          <w:tcPr>
            <w:tcW w:w="279" w:type="pct"/>
            <w:tcBorders>
              <w:top w:val="single" w:color="auto" w:sz="4" w:space="0"/>
              <w:left w:val="single" w:color="auto" w:sz="4" w:space="0"/>
              <w:bottom w:val="single" w:color="auto" w:sz="4" w:space="0"/>
              <w:right w:val="single" w:color="auto" w:sz="4" w:space="0"/>
            </w:tcBorders>
            <w:noWrap w:val="0"/>
            <w:vAlign w:val="center"/>
          </w:tcPr>
          <w:p>
            <w:pPr>
              <w:rPr>
                <w:rFonts w:hint="eastAsia"/>
                <w:b w:val="0"/>
                <w:bCs w:val="0"/>
                <w:sz w:val="24"/>
                <w:szCs w:val="24"/>
                <w:highlight w:val="none"/>
              </w:rPr>
            </w:pPr>
          </w:p>
        </w:tc>
        <w:tc>
          <w:tcPr>
            <w:tcW w:w="39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88"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874"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78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505"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2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1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4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39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r>
      <w:tr>
        <w:tblPrEx>
          <w:tblCellMar>
            <w:top w:w="0" w:type="dxa"/>
            <w:left w:w="108" w:type="dxa"/>
            <w:bottom w:w="0" w:type="dxa"/>
            <w:right w:w="108" w:type="dxa"/>
          </w:tblCellMar>
        </w:tblPrEx>
        <w:trPr>
          <w:trHeight w:val="480" w:hRule="atLeast"/>
        </w:trPr>
        <w:tc>
          <w:tcPr>
            <w:tcW w:w="279" w:type="pct"/>
            <w:tcBorders>
              <w:top w:val="single" w:color="auto" w:sz="4" w:space="0"/>
              <w:left w:val="single" w:color="auto" w:sz="4" w:space="0"/>
              <w:bottom w:val="single" w:color="auto" w:sz="4" w:space="0"/>
              <w:right w:val="single" w:color="auto" w:sz="4" w:space="0"/>
            </w:tcBorders>
            <w:noWrap w:val="0"/>
            <w:vAlign w:val="center"/>
          </w:tcPr>
          <w:p>
            <w:pPr>
              <w:rPr>
                <w:rFonts w:hint="eastAsia"/>
                <w:b w:val="0"/>
                <w:bCs w:val="0"/>
                <w:sz w:val="24"/>
                <w:szCs w:val="24"/>
                <w:highlight w:val="none"/>
              </w:rPr>
            </w:pPr>
          </w:p>
        </w:tc>
        <w:tc>
          <w:tcPr>
            <w:tcW w:w="39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88"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874"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78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505"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2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19"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44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c>
          <w:tcPr>
            <w:tcW w:w="390" w:type="pct"/>
            <w:tcBorders>
              <w:top w:val="single" w:color="auto" w:sz="4" w:space="0"/>
              <w:left w:val="nil"/>
              <w:bottom w:val="single" w:color="auto" w:sz="4" w:space="0"/>
              <w:right w:val="single" w:color="auto" w:sz="4" w:space="0"/>
            </w:tcBorders>
            <w:noWrap w:val="0"/>
            <w:vAlign w:val="center"/>
          </w:tcPr>
          <w:p>
            <w:pPr>
              <w:rPr>
                <w:rFonts w:hint="eastAsia"/>
                <w:b w:val="0"/>
                <w:bCs w:val="0"/>
                <w:sz w:val="24"/>
                <w:szCs w:val="24"/>
                <w:highlight w:val="none"/>
              </w:rPr>
            </w:pPr>
          </w:p>
        </w:tc>
      </w:tr>
    </w:tbl>
    <w:p>
      <w:pPr>
        <w:ind w:firstLine="630" w:firstLineChars="300"/>
        <w:rPr>
          <w:rFonts w:hint="eastAsia" w:ascii="仿宋_GB2312" w:hAnsi="仿宋_GB2312" w:cs="仿宋_GB2312"/>
          <w:b w:val="0"/>
          <w:bCs w:val="0"/>
          <w:color w:val="000000"/>
          <w:sz w:val="21"/>
          <w:highlight w:val="none"/>
          <w:u w:val="none"/>
        </w:rPr>
      </w:pPr>
    </w:p>
    <w:p>
      <w:pPr>
        <w:ind w:firstLine="630" w:firstLineChars="300"/>
        <w:rPr>
          <w:rFonts w:hint="eastAsia" w:ascii="仿宋_GB2312" w:hAnsi="仿宋_GB2312" w:cs="仿宋_GB2312"/>
          <w:b w:val="0"/>
          <w:bCs w:val="0"/>
          <w:color w:val="000000"/>
          <w:sz w:val="21"/>
          <w:highlight w:val="none"/>
        </w:rPr>
      </w:pPr>
    </w:p>
    <w:p>
      <w:pPr>
        <w:spacing w:line="660" w:lineRule="exact"/>
        <w:jc w:val="left"/>
        <w:rPr>
          <w:b w:val="0"/>
          <w:bCs w:val="0"/>
          <w:highlight w:val="none"/>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仿宋_GB18030">
    <w:altName w:val="仿宋"/>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Helvetica">
    <w:altName w:val="Arial"/>
    <w:panose1 w:val="020B0504020202020204"/>
    <w:charset w:val="00"/>
    <w:family w:val="swiss"/>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val="0"/>
      <w:overflowPunct/>
      <w:topLinePunct w:val="0"/>
      <w:autoSpaceDE/>
      <w:autoSpaceDN/>
      <w:bidi w:val="0"/>
      <w:adjustRightInd/>
      <w:snapToGrid w:val="0"/>
      <w:ind w:right="320" w:rightChars="100"/>
      <w:jc w:val="right"/>
      <w:textAlignment w:val="auto"/>
      <w:rPr>
        <w:rFonts w:hint="default" w:eastAsia="宋体"/>
        <w:lang w:val="en-US" w:eastAsia="zh-CN"/>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280" w:firstLineChars="100"/>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val="0"/>
      <w:overflowPunct/>
      <w:topLinePunct w:val="0"/>
      <w:autoSpaceDE/>
      <w:autoSpaceDN/>
      <w:bidi w:val="0"/>
      <w:adjustRightInd/>
      <w:snapToGrid w:val="0"/>
      <w:ind w:right="320" w:rightChars="100"/>
      <w:jc w:val="right"/>
      <w:textAlignment w:val="auto"/>
      <w:rPr>
        <w:rFonts w:hint="default" w:eastAsia="宋体"/>
        <w:lang w:val="en-US" w:eastAsia="zh-CN"/>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280" w:firstLineChars="100"/>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val="0"/>
      <w:overflowPunct/>
      <w:topLinePunct w:val="0"/>
      <w:autoSpaceDE/>
      <w:autoSpaceDN/>
      <w:bidi w:val="0"/>
      <w:adjustRightInd/>
      <w:snapToGrid w:val="0"/>
      <w:ind w:right="320" w:rightChars="100"/>
      <w:jc w:val="right"/>
      <w:textAlignment w:val="auto"/>
      <w:rPr>
        <w:rFonts w:hint="default" w:eastAsia="宋体"/>
        <w:lang w:val="en-US" w:eastAsia="zh-CN"/>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280" w:firstLineChars="100"/>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val="0"/>
      <w:overflowPunct/>
      <w:topLinePunct w:val="0"/>
      <w:autoSpaceDE/>
      <w:autoSpaceDN/>
      <w:bidi w:val="0"/>
      <w:adjustRightInd/>
      <w:snapToGrid w:val="0"/>
      <w:ind w:right="320" w:rightChars="100"/>
      <w:jc w:val="right"/>
      <w:textAlignment w:val="auto"/>
      <w:rPr>
        <w:rFonts w:hint="default" w:eastAsia="宋体"/>
        <w:lang w:val="en-US" w:eastAsia="zh-CN"/>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280" w:firstLineChars="100"/>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280" w:firstLineChars="100"/>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23BE1"/>
    <w:multiLevelType w:val="singleLevel"/>
    <w:tmpl w:val="2F523BE1"/>
    <w:lvl w:ilvl="0" w:tentative="0">
      <w:start w:val="2"/>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卜祥洪">
    <w15:presenceInfo w15:providerId="None" w15:userId="卜祥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5ZDNkZGVhMmQ2ZmUyODVjNjkwY2UyOGJhMmQyYzgifQ=="/>
  </w:docVars>
  <w:rsids>
    <w:rsidRoot w:val="68B268EB"/>
    <w:rsid w:val="1E3E6F12"/>
    <w:rsid w:val="362C3A06"/>
    <w:rsid w:val="3C0B7D58"/>
    <w:rsid w:val="68B2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仿宋_GB2312" w:cs="Times New Roman"/>
      <w:kern w:val="2"/>
      <w:sz w:val="32"/>
      <w:lang w:val="en-US" w:eastAsia="zh-CN" w:bidi="ar-SA"/>
    </w:rPr>
  </w:style>
  <w:style w:type="character" w:default="1" w:styleId="6">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autoRedefine/>
    <w:uiPriority w:val="99"/>
    <w:pPr>
      <w:tabs>
        <w:tab w:val="center" w:pos="4153"/>
        <w:tab w:val="right" w:pos="8306"/>
      </w:tabs>
      <w:snapToGrid w:val="0"/>
      <w:jc w:val="left"/>
    </w:pPr>
    <w:rPr>
      <w:sz w:val="18"/>
      <w:szCs w:val="18"/>
    </w:rPr>
  </w:style>
  <w:style w:type="paragraph" w:styleId="3">
    <w:name w:val="Normal (Web)"/>
    <w:basedOn w:val="1"/>
    <w:autoRedefine/>
    <w:qFormat/>
    <w:uiPriority w:val="0"/>
    <w:pPr>
      <w:spacing w:before="100" w:beforeAutospacing="1" w:after="100" w:afterAutospacing="1"/>
      <w:jc w:val="left"/>
    </w:pPr>
    <w:rPr>
      <w:kern w:val="0"/>
      <w:sz w:val="24"/>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 w:type="paragraph" w:customStyle="1" w:styleId="8">
    <w:name w:val="p15"/>
    <w:basedOn w:val="1"/>
    <w:autoRedefine/>
    <w:qFormat/>
    <w:uiPriority w:val="0"/>
    <w:pPr>
      <w:widowControl/>
      <w:spacing w:before="100" w:after="100"/>
      <w:jc w:val="left"/>
    </w:pPr>
    <w:rPr>
      <w:rFonts w:ascii="宋体" w:hAnsi="宋体" w:eastAsia="宋体"/>
      <w:kern w:val="0"/>
      <w:sz w:val="24"/>
      <w:szCs w:val="24"/>
    </w:rPr>
  </w:style>
  <w:style w:type="paragraph" w:customStyle="1" w:styleId="9">
    <w:name w:val="正文文本缩进1"/>
    <w:basedOn w:val="1"/>
    <w:autoRedefine/>
    <w:qFormat/>
    <w:uiPriority w:val="0"/>
    <w:pPr>
      <w:adjustRightInd w:val="0"/>
      <w:spacing w:line="360" w:lineRule="auto"/>
      <w:ind w:right="-694" w:firstLine="525" w:firstLineChars="200"/>
      <w:textAlignment w:val="baseline"/>
    </w:pPr>
    <w:rPr>
      <w:rFonts w:ascii="Calibri" w:hAnsi="Calibri" w:eastAsia="宋体"/>
      <w:sz w:val="21"/>
      <w:szCs w:val="21"/>
    </w:rPr>
  </w:style>
  <w:style w:type="character" w:customStyle="1" w:styleId="10">
    <w:name w:val="font11"/>
    <w:basedOn w:val="6"/>
    <w:autoRedefine/>
    <w:qFormat/>
    <w:uiPriority w:val="0"/>
    <w:rPr>
      <w:rFonts w:hint="default" w:ascii="仿宋_GB2312" w:eastAsia="仿宋_GB2312" w:cs="仿宋_GB2312"/>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85</Pages>
  <Words>0</Words>
  <Characters>0</Characters>
  <Lines>0</Lines>
  <Paragraphs>0</Paragraphs>
  <TotalTime>1</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2024-04-30T09:41:00Z</dcterms:created>
  <dc:creator>友人A</dc:creator>
  <cp:lastModifiedBy>友人A</cp:lastModifiedBy>
  <dcterms:modified xsi:type="dcterms:W3CDTF">2024-05-06T01:29:52Z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C4D4C83C223C47098D4081A91DC8611D_13</vt:lpwstr>
  </property>
</Properties>
</file>