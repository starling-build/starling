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1397D" w14:textId="77777777" w:rsidR="00A77B3E" w:rsidRPr="008D11C5" w:rsidRDefault="00356073">
      <w:pPr>
        <w:spacing w:before="200" w:line="320" w:lineRule="exact"/>
        <w:rPr>
          <w:rFonts w:ascii="新細明體" w:eastAsia="新細明體" w:hAnsi="新細明體" w:cs="新細明體"/>
          <w:b/>
          <w:sz w:val="28"/>
          <w:lang w:eastAsia="zh-TW"/>
        </w:rPr>
      </w:pPr>
      <w:r w:rsidRPr="008D11C5">
        <w:rPr>
          <w:rFonts w:ascii="新細明體" w:eastAsia="新細明體" w:hAnsi="新細明體" w:cs="新細明體"/>
          <w:b/>
          <w:sz w:val="28"/>
          <w:lang w:eastAsia="zh-TW"/>
        </w:rPr>
        <w:t>數位發展部</w:t>
      </w:r>
      <w:proofErr w:type="gramStart"/>
      <w:r w:rsidRPr="008D11C5">
        <w:rPr>
          <w:rFonts w:ascii="新細明體" w:eastAsia="新細明體" w:hAnsi="新細明體" w:cs="新細明體"/>
          <w:b/>
          <w:sz w:val="28"/>
          <w:lang w:eastAsia="zh-TW"/>
        </w:rPr>
        <w:t>113</w:t>
      </w:r>
      <w:proofErr w:type="gramEnd"/>
      <w:r w:rsidRPr="008D11C5">
        <w:rPr>
          <w:rFonts w:ascii="新細明體" w:eastAsia="新細明體" w:hAnsi="新細明體" w:cs="新細明體"/>
          <w:b/>
          <w:sz w:val="28"/>
          <w:lang w:eastAsia="zh-TW"/>
        </w:rPr>
        <w:t>年度施政計畫</w:t>
      </w:r>
    </w:p>
    <w:p w14:paraId="52E75796" w14:textId="77777777" w:rsidR="00A77B3E" w:rsidRPr="008D11C5" w:rsidRDefault="00A77B3E">
      <w:pPr>
        <w:spacing w:line="320" w:lineRule="exact"/>
        <w:jc w:val="both"/>
        <w:rPr>
          <w:rFonts w:ascii="新細明體" w:eastAsia="新細明體" w:hAnsi="新細明體" w:cs="新細明體"/>
          <w:lang w:eastAsia="zh-TW"/>
        </w:rPr>
      </w:pPr>
    </w:p>
    <w:p w14:paraId="1017F3E8" w14:textId="7CB1A022" w:rsidR="00A77B3E" w:rsidRPr="008D11C5" w:rsidRDefault="00356073" w:rsidP="00400BCF">
      <w:pPr>
        <w:overflowPunct w:val="0"/>
        <w:spacing w:line="320" w:lineRule="exact"/>
        <w:ind w:firstLine="480"/>
        <w:jc w:val="both"/>
        <w:rPr>
          <w:rFonts w:ascii="新細明體" w:eastAsia="新細明體" w:hAnsi="新細明體" w:cs="新細明體"/>
          <w:lang w:eastAsia="zh-TW"/>
        </w:rPr>
      </w:pPr>
      <w:r w:rsidRPr="008D11C5">
        <w:rPr>
          <w:rFonts w:ascii="新細明體" w:eastAsia="新細明體" w:hAnsi="新細明體" w:cs="新細明體"/>
          <w:lang w:eastAsia="zh-TW"/>
        </w:rPr>
        <w:t>為促進全國通訊、資訊、資通安全、網路與傳播等數位相關產業及服務發展，統籌數位治理與數位基礎建設，協助公私部門數位轉型，本部秉持「提升全民數位韌性」為核心理念，積極從「三發</w:t>
      </w:r>
      <w:r w:rsidR="00400BCF" w:rsidRPr="008D11C5">
        <w:rPr>
          <w:rFonts w:ascii="新細明體" w:eastAsia="新細明體" w:hAnsi="新細明體" w:cs="新細明體" w:hint="eastAsia"/>
          <w:lang w:eastAsia="zh-TW"/>
        </w:rPr>
        <w:t>－</w:t>
      </w:r>
      <w:r w:rsidRPr="008D11C5">
        <w:rPr>
          <w:rFonts w:ascii="新細明體" w:eastAsia="新細明體" w:hAnsi="新細明體" w:cs="新細明體"/>
          <w:lang w:eastAsia="zh-TW"/>
        </w:rPr>
        <w:t>社會、</w:t>
      </w:r>
      <w:proofErr w:type="gramStart"/>
      <w:r w:rsidRPr="008D11C5">
        <w:rPr>
          <w:rFonts w:ascii="新細明體" w:eastAsia="新細明體" w:hAnsi="新細明體" w:cs="新細明體"/>
          <w:lang w:eastAsia="zh-TW"/>
        </w:rPr>
        <w:t>產發</w:t>
      </w:r>
      <w:proofErr w:type="gramEnd"/>
      <w:r w:rsidRPr="008D11C5">
        <w:rPr>
          <w:rFonts w:ascii="新細明體" w:eastAsia="新細明體" w:hAnsi="新細明體" w:cs="新細明體"/>
          <w:lang w:eastAsia="zh-TW"/>
        </w:rPr>
        <w:t>、突發」層面，增進社會共融，協助產業轉型，提升應變韌性，以建構全民數位韌性基礎，並前瞻</w:t>
      </w:r>
      <w:proofErr w:type="gramStart"/>
      <w:r w:rsidRPr="008D11C5">
        <w:rPr>
          <w:rFonts w:ascii="新細明體" w:eastAsia="新細明體" w:hAnsi="新細明體" w:cs="新細明體"/>
          <w:lang w:eastAsia="zh-TW"/>
        </w:rPr>
        <w:t>擘</w:t>
      </w:r>
      <w:proofErr w:type="gramEnd"/>
      <w:r w:rsidRPr="008D11C5">
        <w:rPr>
          <w:rFonts w:ascii="新細明體" w:eastAsia="新細明體" w:hAnsi="新細明體" w:cs="新細明體"/>
          <w:lang w:eastAsia="zh-TW"/>
        </w:rPr>
        <w:t>劃數位發展政策，從健全數位基礎建設、善用數位通傳資源、深化政府數位應用、加強公私夥伴關係、形塑多元創新生態、加速數位產業發展及強化資通安全整備等面向，經由連結「公民」與「技術」，全面提升「產業」及「安全」，致力使我國成為全球數位民主及創新的典範。</w:t>
      </w:r>
    </w:p>
    <w:p w14:paraId="01F4B9AA" w14:textId="77777777" w:rsidR="00A77B3E" w:rsidRPr="008D11C5" w:rsidRDefault="00356073" w:rsidP="00400BCF">
      <w:pPr>
        <w:overflowPunct w:val="0"/>
        <w:spacing w:line="320" w:lineRule="exact"/>
        <w:ind w:firstLine="480"/>
        <w:jc w:val="both"/>
        <w:rPr>
          <w:rFonts w:ascii="新細明體" w:eastAsia="新細明體" w:hAnsi="新細明體" w:cs="新細明體"/>
          <w:lang w:eastAsia="zh-TW"/>
        </w:rPr>
      </w:pPr>
      <w:r w:rsidRPr="008D11C5">
        <w:rPr>
          <w:rFonts w:ascii="新細明體" w:eastAsia="新細明體" w:hAnsi="新細明體" w:cs="新細明體"/>
          <w:lang w:eastAsia="zh-TW"/>
        </w:rPr>
        <w:t>本部依據行政院</w:t>
      </w:r>
      <w:proofErr w:type="gramStart"/>
      <w:r w:rsidRPr="008D11C5">
        <w:rPr>
          <w:rFonts w:ascii="新細明體" w:eastAsia="新細明體" w:hAnsi="新細明體" w:cs="新細明體"/>
          <w:lang w:eastAsia="zh-TW"/>
        </w:rPr>
        <w:t>113</w:t>
      </w:r>
      <w:proofErr w:type="gramEnd"/>
      <w:r w:rsidRPr="008D11C5">
        <w:rPr>
          <w:rFonts w:ascii="新細明體" w:eastAsia="新細明體" w:hAnsi="新細明體" w:cs="新細明體"/>
          <w:lang w:eastAsia="zh-TW"/>
        </w:rPr>
        <w:t>年度施政方針，配合核定預算額度，並針對經社情勢變化及本部未來發展需要，編定</w:t>
      </w:r>
      <w:proofErr w:type="gramStart"/>
      <w:r w:rsidRPr="008D11C5">
        <w:rPr>
          <w:rFonts w:ascii="新細明體" w:eastAsia="新細明體" w:hAnsi="新細明體" w:cs="新細明體"/>
          <w:lang w:eastAsia="zh-TW"/>
        </w:rPr>
        <w:t>113</w:t>
      </w:r>
      <w:proofErr w:type="gramEnd"/>
      <w:r w:rsidRPr="008D11C5">
        <w:rPr>
          <w:rFonts w:ascii="新細明體" w:eastAsia="新細明體" w:hAnsi="新細明體" w:cs="新細明體"/>
          <w:lang w:eastAsia="zh-TW"/>
        </w:rPr>
        <w:t>年度施政計畫。</w:t>
      </w:r>
    </w:p>
    <w:p w14:paraId="248372F2" w14:textId="77777777" w:rsidR="00A77B3E" w:rsidRPr="008D11C5" w:rsidRDefault="00A77B3E" w:rsidP="00400BCF">
      <w:pPr>
        <w:overflowPunct w:val="0"/>
        <w:spacing w:line="320" w:lineRule="exact"/>
        <w:jc w:val="both"/>
        <w:rPr>
          <w:rFonts w:ascii="新細明體" w:eastAsia="新細明體" w:hAnsi="新細明體" w:cs="新細明體"/>
          <w:lang w:eastAsia="zh-TW"/>
        </w:rPr>
      </w:pPr>
    </w:p>
    <w:p w14:paraId="61DD6CA1" w14:textId="77777777" w:rsidR="00A77B3E" w:rsidRPr="008D11C5" w:rsidRDefault="00356073" w:rsidP="00400BCF">
      <w:pPr>
        <w:overflowPunct w:val="0"/>
        <w:spacing w:before="200" w:line="320" w:lineRule="exact"/>
        <w:rPr>
          <w:rFonts w:ascii="新細明體" w:eastAsia="新細明體" w:hAnsi="新細明體" w:cs="新細明體"/>
          <w:b/>
          <w:sz w:val="28"/>
          <w:lang w:eastAsia="zh-TW"/>
        </w:rPr>
      </w:pPr>
      <w:r w:rsidRPr="008D11C5">
        <w:rPr>
          <w:rFonts w:ascii="新細明體" w:eastAsia="新細明體" w:hAnsi="新細明體" w:cs="新細明體"/>
          <w:b/>
          <w:sz w:val="28"/>
          <w:lang w:eastAsia="zh-TW"/>
        </w:rPr>
        <w:t>壹、年度施政目標及策略</w:t>
      </w:r>
    </w:p>
    <w:p w14:paraId="069D4E9C" w14:textId="77777777" w:rsidR="00A77B3E" w:rsidRPr="008D11C5" w:rsidRDefault="00356073" w:rsidP="00400BCF">
      <w:pPr>
        <w:overflowPunct w:val="0"/>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一、推進國家數位發展政策，引領建構數位韌性社會</w:t>
      </w:r>
      <w:proofErr w:type="gramStart"/>
      <w:r w:rsidRPr="008D11C5">
        <w:rPr>
          <w:rFonts w:ascii="新細明體" w:eastAsia="新細明體" w:hAnsi="新細明體" w:cs="新細明體"/>
          <w:lang w:eastAsia="zh-TW"/>
        </w:rPr>
        <w:t>之跨域治理</w:t>
      </w:r>
      <w:proofErr w:type="gramEnd"/>
      <w:r w:rsidRPr="008D11C5">
        <w:rPr>
          <w:rFonts w:ascii="新細明體" w:eastAsia="新細明體" w:hAnsi="新細明體" w:cs="新細明體"/>
          <w:lang w:eastAsia="zh-TW"/>
        </w:rPr>
        <w:t>能量</w:t>
      </w:r>
    </w:p>
    <w:p w14:paraId="5BDD5C49" w14:textId="77777777" w:rsidR="00A77B3E" w:rsidRPr="008D11C5" w:rsidRDefault="00356073" w:rsidP="00400BCF">
      <w:pPr>
        <w:overflowPunct w:val="0"/>
        <w:spacing w:line="320" w:lineRule="exact"/>
        <w:ind w:left="960" w:hanging="720"/>
        <w:jc w:val="both"/>
        <w:rPr>
          <w:rFonts w:ascii="新細明體" w:eastAsia="新細明體" w:hAnsi="新細明體" w:cs="新細明體"/>
          <w:lang w:eastAsia="zh-TW"/>
        </w:rPr>
      </w:pPr>
      <w:r w:rsidRPr="008D11C5">
        <w:rPr>
          <w:rFonts w:ascii="新細明體" w:eastAsia="新細明體" w:hAnsi="新細明體" w:cs="新細明體"/>
          <w:lang w:eastAsia="zh-TW"/>
        </w:rPr>
        <w:t>（一）積極掌握數位發展趨勢，</w:t>
      </w:r>
      <w:proofErr w:type="gramStart"/>
      <w:r w:rsidRPr="008D11C5">
        <w:rPr>
          <w:rFonts w:ascii="新細明體" w:eastAsia="新細明體" w:hAnsi="新細明體" w:cs="新細明體"/>
          <w:lang w:eastAsia="zh-TW"/>
        </w:rPr>
        <w:t>研</w:t>
      </w:r>
      <w:proofErr w:type="gramEnd"/>
      <w:r w:rsidRPr="008D11C5">
        <w:rPr>
          <w:rFonts w:ascii="新細明體" w:eastAsia="新細明體" w:hAnsi="新細明體" w:cs="新細明體"/>
          <w:lang w:eastAsia="zh-TW"/>
        </w:rPr>
        <w:t>提前瞻性政策架構，引領串聯資訊、通訊、網路與傳播</w:t>
      </w:r>
      <w:proofErr w:type="gramStart"/>
      <w:r w:rsidRPr="008D11C5">
        <w:rPr>
          <w:rFonts w:ascii="新細明體" w:eastAsia="新細明體" w:hAnsi="新細明體" w:cs="新細明體"/>
          <w:lang w:eastAsia="zh-TW"/>
        </w:rPr>
        <w:t>等跨域治理</w:t>
      </w:r>
      <w:proofErr w:type="gramEnd"/>
      <w:r w:rsidRPr="008D11C5">
        <w:rPr>
          <w:rFonts w:ascii="新細明體" w:eastAsia="新細明體" w:hAnsi="新細明體" w:cs="新細明體"/>
          <w:lang w:eastAsia="zh-TW"/>
        </w:rPr>
        <w:t>能量，建構有效溝通整合之數位韌性社會運作基</w:t>
      </w:r>
      <w:proofErr w:type="gramStart"/>
      <w:r w:rsidRPr="008D11C5">
        <w:rPr>
          <w:rFonts w:ascii="新細明體" w:eastAsia="新細明體" w:hAnsi="新細明體" w:cs="新細明體"/>
          <w:lang w:eastAsia="zh-TW"/>
        </w:rPr>
        <w:t>磐</w:t>
      </w:r>
      <w:proofErr w:type="gramEnd"/>
      <w:r w:rsidRPr="008D11C5">
        <w:rPr>
          <w:rFonts w:ascii="新細明體" w:eastAsia="新細明體" w:hAnsi="新細明體" w:cs="新細明體"/>
          <w:lang w:eastAsia="zh-TW"/>
        </w:rPr>
        <w:t>。</w:t>
      </w:r>
    </w:p>
    <w:p w14:paraId="562A3D67" w14:textId="77777777" w:rsidR="00A77B3E" w:rsidRPr="008D11C5" w:rsidRDefault="00356073" w:rsidP="00400BCF">
      <w:pPr>
        <w:overflowPunct w:val="0"/>
        <w:spacing w:line="320" w:lineRule="exact"/>
        <w:ind w:left="960" w:hanging="720"/>
        <w:jc w:val="both"/>
        <w:rPr>
          <w:rFonts w:ascii="新細明體" w:eastAsia="新細明體" w:hAnsi="新細明體" w:cs="新細明體"/>
          <w:lang w:eastAsia="zh-TW"/>
        </w:rPr>
      </w:pPr>
      <w:r w:rsidRPr="008D11C5">
        <w:rPr>
          <w:rFonts w:ascii="新細明體" w:eastAsia="新細明體" w:hAnsi="新細明體" w:cs="新細明體"/>
          <w:lang w:eastAsia="zh-TW"/>
        </w:rPr>
        <w:t>（二）藉由社會數位轉型等潛力課題之</w:t>
      </w:r>
      <w:proofErr w:type="gramStart"/>
      <w:r w:rsidRPr="008D11C5">
        <w:rPr>
          <w:rFonts w:ascii="新細明體" w:eastAsia="新細明體" w:hAnsi="新細明體" w:cs="新細明體"/>
          <w:lang w:eastAsia="zh-TW"/>
        </w:rPr>
        <w:t>研</w:t>
      </w:r>
      <w:proofErr w:type="gramEnd"/>
      <w:r w:rsidRPr="008D11C5">
        <w:rPr>
          <w:rFonts w:ascii="新細明體" w:eastAsia="新細明體" w:hAnsi="新細明體" w:cs="新細明體"/>
          <w:lang w:eastAsia="zh-TW"/>
        </w:rPr>
        <w:t>析，與社會數位轉型之調查分析，協助</w:t>
      </w:r>
      <w:proofErr w:type="gramStart"/>
      <w:r w:rsidRPr="008D11C5">
        <w:rPr>
          <w:rFonts w:ascii="新細明體" w:eastAsia="新細明體" w:hAnsi="新細明體" w:cs="新細明體"/>
          <w:lang w:eastAsia="zh-TW"/>
        </w:rPr>
        <w:t>研</w:t>
      </w:r>
      <w:proofErr w:type="gramEnd"/>
      <w:r w:rsidRPr="008D11C5">
        <w:rPr>
          <w:rFonts w:ascii="新細明體" w:eastAsia="新細明體" w:hAnsi="新細明體" w:cs="新細明體"/>
          <w:lang w:eastAsia="zh-TW"/>
        </w:rPr>
        <w:t>議我國社會數位轉型政策、數位創新</w:t>
      </w:r>
      <w:proofErr w:type="gramStart"/>
      <w:r w:rsidRPr="008D11C5">
        <w:rPr>
          <w:rFonts w:ascii="新細明體" w:eastAsia="新細明體" w:hAnsi="新細明體" w:cs="新細明體"/>
          <w:lang w:eastAsia="zh-TW"/>
        </w:rPr>
        <w:t>及跨域協力</w:t>
      </w:r>
      <w:proofErr w:type="gramEnd"/>
      <w:r w:rsidRPr="008D11C5">
        <w:rPr>
          <w:rFonts w:ascii="新細明體" w:eastAsia="新細明體" w:hAnsi="新細明體" w:cs="新細明體"/>
          <w:lang w:eastAsia="zh-TW"/>
        </w:rPr>
        <w:t>可行作法，強化我國社會韌性，提升政府推動數位轉型效能。</w:t>
      </w:r>
    </w:p>
    <w:p w14:paraId="2D826CF0" w14:textId="77777777" w:rsidR="00A77B3E" w:rsidRPr="008D11C5" w:rsidRDefault="00356073" w:rsidP="00400BCF">
      <w:pPr>
        <w:overflowPunct w:val="0"/>
        <w:spacing w:line="320" w:lineRule="exact"/>
        <w:ind w:left="960" w:hanging="720"/>
        <w:jc w:val="both"/>
        <w:rPr>
          <w:rFonts w:ascii="新細明體" w:eastAsia="新細明體" w:hAnsi="新細明體" w:cs="新細明體"/>
          <w:lang w:eastAsia="zh-TW"/>
        </w:rPr>
      </w:pPr>
      <w:r w:rsidRPr="008D11C5">
        <w:rPr>
          <w:rFonts w:ascii="新細明體" w:eastAsia="新細明體" w:hAnsi="新細明體" w:cs="新細明體"/>
          <w:lang w:eastAsia="zh-TW"/>
        </w:rPr>
        <w:t>（三）落實重要政策之列管追蹤，規劃推動所屬個案計畫之管制評核，統籌規劃數位轉型與數位創新事務等相關財團法人業務督導與協調。</w:t>
      </w:r>
    </w:p>
    <w:p w14:paraId="7F9A08D4" w14:textId="77777777" w:rsidR="00A77B3E" w:rsidRPr="008D11C5" w:rsidRDefault="00356073" w:rsidP="00400BCF">
      <w:pPr>
        <w:overflowPunct w:val="0"/>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二、普及通訊傳播領域關鍵基礎設施，強化通訊傳播網路韌性</w:t>
      </w:r>
    </w:p>
    <w:p w14:paraId="53519E75" w14:textId="77777777" w:rsidR="00A77B3E" w:rsidRPr="008D11C5" w:rsidRDefault="00356073" w:rsidP="00400BCF">
      <w:pPr>
        <w:overflowPunct w:val="0"/>
        <w:spacing w:line="320" w:lineRule="exact"/>
        <w:ind w:left="960" w:hanging="720"/>
        <w:jc w:val="both"/>
        <w:rPr>
          <w:rFonts w:ascii="新細明體" w:eastAsia="新細明體" w:hAnsi="新細明體" w:cs="新細明體"/>
          <w:lang w:eastAsia="zh-TW"/>
        </w:rPr>
      </w:pPr>
      <w:r w:rsidRPr="008D11C5">
        <w:rPr>
          <w:rFonts w:ascii="新細明體" w:eastAsia="新細明體" w:hAnsi="新細明體" w:cs="新細明體"/>
          <w:lang w:eastAsia="zh-TW"/>
        </w:rPr>
        <w:t>（一）規劃並推動通訊傳播領域關鍵基礎設施相關政策與措施，打造陸海空無所不在（ubiquitous）與低延遲（low latency）之三維通訊傳播網路環境，以強化我國通訊傳播網路之韌性。</w:t>
      </w:r>
    </w:p>
    <w:p w14:paraId="7D38C8A4" w14:textId="77777777" w:rsidR="00A77B3E" w:rsidRPr="008D11C5" w:rsidRDefault="00356073" w:rsidP="00400BCF">
      <w:pPr>
        <w:overflowPunct w:val="0"/>
        <w:spacing w:line="320" w:lineRule="exact"/>
        <w:ind w:left="960" w:hanging="720"/>
        <w:jc w:val="both"/>
        <w:rPr>
          <w:rFonts w:ascii="新細明體" w:eastAsia="新細明體" w:hAnsi="新細明體" w:cs="新細明體"/>
          <w:lang w:eastAsia="zh-TW"/>
        </w:rPr>
      </w:pPr>
      <w:r w:rsidRPr="008D11C5">
        <w:rPr>
          <w:rFonts w:ascii="新細明體" w:eastAsia="新細明體" w:hAnsi="新細明體" w:cs="新細明體"/>
          <w:lang w:eastAsia="zh-TW"/>
        </w:rPr>
        <w:t>（二）建構多元與普及之通訊傳播網路接取環境，普及通訊傳播服務之近用；偏遠地區寬頻網路建置，保障國民基本通信權益，使全體國民得按合理可負擔之價格，使用不可或缺且具基本品質之通傳服務。</w:t>
      </w:r>
    </w:p>
    <w:p w14:paraId="06762921" w14:textId="77777777" w:rsidR="00A77B3E" w:rsidRPr="008D11C5" w:rsidRDefault="00356073" w:rsidP="00400BCF">
      <w:pPr>
        <w:overflowPunct w:val="0"/>
        <w:spacing w:line="320" w:lineRule="exact"/>
        <w:ind w:left="960" w:hanging="720"/>
        <w:jc w:val="both"/>
        <w:rPr>
          <w:rFonts w:ascii="新細明體" w:eastAsia="新細明體" w:hAnsi="新細明體" w:cs="新細明體"/>
          <w:lang w:eastAsia="zh-TW"/>
        </w:rPr>
      </w:pPr>
      <w:r w:rsidRPr="008D11C5">
        <w:rPr>
          <w:rFonts w:ascii="新細明體" w:eastAsia="新細明體" w:hAnsi="新細明體" w:cs="新細明體"/>
          <w:lang w:eastAsia="zh-TW"/>
        </w:rPr>
        <w:t>（三）</w:t>
      </w:r>
      <w:proofErr w:type="gramStart"/>
      <w:r w:rsidRPr="008D11C5">
        <w:rPr>
          <w:rFonts w:ascii="新細明體" w:eastAsia="新細明體" w:hAnsi="新細明體" w:cs="新細明體"/>
          <w:lang w:eastAsia="zh-TW"/>
        </w:rPr>
        <w:t>研</w:t>
      </w:r>
      <w:proofErr w:type="gramEnd"/>
      <w:r w:rsidRPr="008D11C5">
        <w:rPr>
          <w:rFonts w:ascii="新細明體" w:eastAsia="新細明體" w:hAnsi="新細明體" w:cs="新細明體"/>
          <w:lang w:eastAsia="zh-TW"/>
        </w:rPr>
        <w:t>訂並建立通訊網路關鍵基礎設施資通</w:t>
      </w:r>
      <w:proofErr w:type="gramStart"/>
      <w:r w:rsidRPr="008D11C5">
        <w:rPr>
          <w:rFonts w:ascii="新細明體" w:eastAsia="新細明體" w:hAnsi="新細明體" w:cs="新細明體"/>
          <w:lang w:eastAsia="zh-TW"/>
        </w:rPr>
        <w:t>設備資安檢測</w:t>
      </w:r>
      <w:proofErr w:type="gramEnd"/>
      <w:r w:rsidRPr="008D11C5">
        <w:rPr>
          <w:rFonts w:ascii="新細明體" w:eastAsia="新細明體" w:hAnsi="新細明體" w:cs="新細明體"/>
          <w:lang w:eastAsia="zh-TW"/>
        </w:rPr>
        <w:t>技術規範及審認驗證機制，確保資通設備安全可靠，促進通訊網路設置者落實法</w:t>
      </w:r>
      <w:proofErr w:type="gramStart"/>
      <w:r w:rsidRPr="008D11C5">
        <w:rPr>
          <w:rFonts w:ascii="新細明體" w:eastAsia="新細明體" w:hAnsi="新細明體" w:cs="新細明體"/>
          <w:lang w:eastAsia="zh-TW"/>
        </w:rPr>
        <w:t>遵</w:t>
      </w:r>
      <w:proofErr w:type="gramEnd"/>
      <w:r w:rsidRPr="008D11C5">
        <w:rPr>
          <w:rFonts w:ascii="新細明體" w:eastAsia="新細明體" w:hAnsi="新細明體" w:cs="新細明體"/>
          <w:lang w:eastAsia="zh-TW"/>
        </w:rPr>
        <w:t>，強化通訊網路持續運作之韌性。</w:t>
      </w:r>
    </w:p>
    <w:p w14:paraId="7E1479AD" w14:textId="77777777" w:rsidR="00A77B3E" w:rsidRPr="008D11C5" w:rsidRDefault="00356073" w:rsidP="00400BCF">
      <w:pPr>
        <w:overflowPunct w:val="0"/>
        <w:spacing w:line="320" w:lineRule="exact"/>
        <w:ind w:left="960" w:hanging="720"/>
        <w:jc w:val="both"/>
        <w:rPr>
          <w:rFonts w:ascii="新細明體" w:eastAsia="新細明體" w:hAnsi="新細明體" w:cs="新細明體"/>
          <w:lang w:eastAsia="zh-TW"/>
        </w:rPr>
      </w:pPr>
      <w:r w:rsidRPr="008D11C5">
        <w:rPr>
          <w:rFonts w:ascii="新細明體" w:eastAsia="新細明體" w:hAnsi="新細明體" w:cs="新細明體"/>
          <w:lang w:eastAsia="zh-TW"/>
        </w:rPr>
        <w:t>（四）</w:t>
      </w:r>
      <w:proofErr w:type="gramStart"/>
      <w:r w:rsidRPr="008D11C5">
        <w:rPr>
          <w:rFonts w:ascii="新細明體" w:eastAsia="新細明體" w:hAnsi="新細明體" w:cs="新細明體"/>
          <w:lang w:eastAsia="zh-TW"/>
        </w:rPr>
        <w:t>依資通</w:t>
      </w:r>
      <w:proofErr w:type="gramEnd"/>
      <w:r w:rsidRPr="008D11C5">
        <w:rPr>
          <w:rFonts w:ascii="新細明體" w:eastAsia="新細明體" w:hAnsi="新細明體" w:cs="新細明體"/>
          <w:lang w:eastAsia="zh-TW"/>
        </w:rPr>
        <w:t>安全管理法及電信管理法相關規定，督導通訊傳播事業落實資通安全防護作為，並</w:t>
      </w:r>
      <w:proofErr w:type="gramStart"/>
      <w:r w:rsidRPr="008D11C5">
        <w:rPr>
          <w:rFonts w:ascii="新細明體" w:eastAsia="新細明體" w:hAnsi="新細明體" w:cs="新細明體"/>
          <w:lang w:eastAsia="zh-TW"/>
        </w:rPr>
        <w:t>透過資安稽核</w:t>
      </w:r>
      <w:proofErr w:type="gramEnd"/>
      <w:r w:rsidRPr="008D11C5">
        <w:rPr>
          <w:rFonts w:ascii="新細明體" w:eastAsia="新細明體" w:hAnsi="新細明體" w:cs="新細明體"/>
          <w:lang w:eastAsia="zh-TW"/>
        </w:rPr>
        <w:t>、檢驗及教育訓練等，強化通傳</w:t>
      </w:r>
      <w:proofErr w:type="gramStart"/>
      <w:r w:rsidRPr="008D11C5">
        <w:rPr>
          <w:rFonts w:ascii="新細明體" w:eastAsia="新細明體" w:hAnsi="新細明體" w:cs="新細明體"/>
          <w:lang w:eastAsia="zh-TW"/>
        </w:rPr>
        <w:t>事業資安防護</w:t>
      </w:r>
      <w:proofErr w:type="gramEnd"/>
      <w:r w:rsidRPr="008D11C5">
        <w:rPr>
          <w:rFonts w:ascii="新細明體" w:eastAsia="新細明體" w:hAnsi="新細明體" w:cs="新細明體"/>
          <w:lang w:eastAsia="zh-TW"/>
        </w:rPr>
        <w:t>量能；同時藉由國家通訊暨網際安全中心（NCCSC），</w:t>
      </w:r>
      <w:proofErr w:type="gramStart"/>
      <w:r w:rsidRPr="008D11C5">
        <w:rPr>
          <w:rFonts w:ascii="新細明體" w:eastAsia="新細明體" w:hAnsi="新細明體" w:cs="新細明體"/>
          <w:lang w:eastAsia="zh-TW"/>
        </w:rPr>
        <w:t>完備資安聯防</w:t>
      </w:r>
      <w:proofErr w:type="gramEnd"/>
      <w:r w:rsidRPr="008D11C5">
        <w:rPr>
          <w:rFonts w:ascii="新細明體" w:eastAsia="新細明體" w:hAnsi="新細明體" w:cs="新細明體"/>
          <w:lang w:eastAsia="zh-TW"/>
        </w:rPr>
        <w:t>體系，確保我國通傳網路堅韌、安全、可信賴。</w:t>
      </w:r>
    </w:p>
    <w:p w14:paraId="728CE5DE" w14:textId="77777777" w:rsidR="00A77B3E" w:rsidRPr="008D11C5" w:rsidRDefault="00356073" w:rsidP="00400BCF">
      <w:pPr>
        <w:overflowPunct w:val="0"/>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三、前瞻規劃管理數位通傳資源，確保資源使用符合公共利益</w:t>
      </w:r>
    </w:p>
    <w:p w14:paraId="225B77F3" w14:textId="77777777" w:rsidR="00A77B3E" w:rsidRPr="008D11C5" w:rsidRDefault="00356073" w:rsidP="00400BCF">
      <w:pPr>
        <w:overflowPunct w:val="0"/>
        <w:spacing w:line="320" w:lineRule="exact"/>
        <w:ind w:left="960" w:hanging="720"/>
        <w:jc w:val="both"/>
        <w:rPr>
          <w:rFonts w:ascii="新細明體" w:eastAsia="新細明體" w:hAnsi="新細明體" w:cs="新細明體"/>
          <w:lang w:eastAsia="zh-TW"/>
        </w:rPr>
      </w:pPr>
      <w:r w:rsidRPr="008D11C5">
        <w:rPr>
          <w:rFonts w:ascii="新細明體" w:eastAsia="新細明體" w:hAnsi="新細明體" w:cs="新細明體"/>
          <w:lang w:eastAsia="zh-TW"/>
        </w:rPr>
        <w:t>（一）因應數位匯流及科技發展趨勢，規劃、整備、釋出無線電頻率及電信號碼資源，確保數位通傳資源之充分供給及和諧運用；持續觀測國際無線電頻率標準制定及應用演進，回應國內數位通傳產業需求；規劃短、中、長期無線電頻率供應計畫，營造產業多元創新環境，帶動新興數位經濟活動發展，落實智慧國家願景。</w:t>
      </w:r>
    </w:p>
    <w:p w14:paraId="2A157A53" w14:textId="77777777" w:rsidR="00A77B3E" w:rsidRPr="008D11C5" w:rsidRDefault="00356073" w:rsidP="00400BCF">
      <w:pPr>
        <w:overflowPunct w:val="0"/>
        <w:spacing w:line="320" w:lineRule="exact"/>
        <w:ind w:left="960" w:hanging="720"/>
        <w:jc w:val="both"/>
        <w:rPr>
          <w:rFonts w:ascii="新細明體" w:eastAsia="新細明體" w:hAnsi="新細明體" w:cs="新細明體"/>
          <w:lang w:eastAsia="zh-TW"/>
        </w:rPr>
      </w:pPr>
      <w:r w:rsidRPr="008D11C5">
        <w:rPr>
          <w:rFonts w:ascii="新細明體" w:eastAsia="新細明體" w:hAnsi="新細明體" w:cs="新細明體"/>
          <w:lang w:eastAsia="zh-TW"/>
        </w:rPr>
        <w:t>（二）建立無線電頻率及電信號碼核配管理系統，有效掌握整體數位通傳資源使用現況，促進資源有效配置及合理運用；精進數位通傳資源規費制度，落實有效運用電信資源，引導產業數位轉型，普惠國人數位接取，確保整體資源之</w:t>
      </w:r>
      <w:proofErr w:type="gramStart"/>
      <w:r w:rsidRPr="008D11C5">
        <w:rPr>
          <w:rFonts w:ascii="新細明體" w:eastAsia="新細明體" w:hAnsi="新細明體" w:cs="新細明體"/>
          <w:lang w:eastAsia="zh-TW"/>
        </w:rPr>
        <w:t>綜效以符</w:t>
      </w:r>
      <w:proofErr w:type="gramEnd"/>
      <w:r w:rsidRPr="008D11C5">
        <w:rPr>
          <w:rFonts w:ascii="新細明體" w:eastAsia="新細明體" w:hAnsi="新細明體" w:cs="新細明體"/>
          <w:lang w:eastAsia="zh-TW"/>
        </w:rPr>
        <w:t>公共利益。</w:t>
      </w:r>
    </w:p>
    <w:p w14:paraId="15027BDA" w14:textId="77777777" w:rsidR="00A77B3E" w:rsidRPr="008D11C5" w:rsidRDefault="00356073" w:rsidP="00400BCF">
      <w:pPr>
        <w:overflowPunct w:val="0"/>
        <w:spacing w:line="320" w:lineRule="exact"/>
        <w:ind w:left="960" w:hanging="720"/>
        <w:jc w:val="both"/>
        <w:rPr>
          <w:rFonts w:ascii="新細明體" w:eastAsia="新細明體" w:hAnsi="新細明體" w:cs="新細明體"/>
          <w:lang w:eastAsia="zh-TW"/>
        </w:rPr>
      </w:pPr>
      <w:r w:rsidRPr="008D11C5">
        <w:rPr>
          <w:rFonts w:ascii="新細明體" w:eastAsia="新細明體" w:hAnsi="新細明體" w:cs="新細明體"/>
          <w:lang w:eastAsia="zh-TW"/>
        </w:rPr>
        <w:t>（三）統籌規劃我國參與網際網路位址及網域名稱相關國際組織之整體策略，追蹤網際網路資源公共政策議題之國際趨勢及最新發展，輔導監督我國網路位址及網域名稱註冊管理機構，促進網際網路健全發展。</w:t>
      </w:r>
    </w:p>
    <w:p w14:paraId="1B56086E" w14:textId="77777777" w:rsidR="00A77B3E" w:rsidRPr="008D11C5" w:rsidRDefault="00356073" w:rsidP="00400BCF">
      <w:pPr>
        <w:overflowPunct w:val="0"/>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lastRenderedPageBreak/>
        <w:t>四、深化數位應用，提升政府施政效能</w:t>
      </w:r>
    </w:p>
    <w:p w14:paraId="4E8E1A35" w14:textId="77777777" w:rsidR="00A77B3E" w:rsidRPr="008D11C5" w:rsidRDefault="00356073" w:rsidP="00400BCF">
      <w:pPr>
        <w:overflowPunct w:val="0"/>
        <w:spacing w:line="320" w:lineRule="exact"/>
        <w:ind w:left="960" w:hanging="720"/>
        <w:jc w:val="both"/>
        <w:rPr>
          <w:rFonts w:ascii="新細明體" w:eastAsia="新細明體" w:hAnsi="新細明體" w:cs="新細明體"/>
          <w:lang w:eastAsia="zh-TW"/>
        </w:rPr>
      </w:pPr>
      <w:r w:rsidRPr="008D11C5">
        <w:rPr>
          <w:rFonts w:ascii="新細明體" w:eastAsia="新細明體" w:hAnsi="新細明體" w:cs="新細明體"/>
          <w:lang w:eastAsia="zh-TW"/>
        </w:rPr>
        <w:t>（一）掌握政府數位轉型全球動態與政策趨勢，強化政府整體數位應用推動戰略，</w:t>
      </w:r>
      <w:proofErr w:type="gramStart"/>
      <w:r w:rsidRPr="008D11C5">
        <w:rPr>
          <w:rFonts w:ascii="新細明體" w:eastAsia="新細明體" w:hAnsi="新細明體" w:cs="新細明體"/>
          <w:lang w:eastAsia="zh-TW"/>
        </w:rPr>
        <w:t>研</w:t>
      </w:r>
      <w:proofErr w:type="gramEnd"/>
      <w:r w:rsidRPr="008D11C5">
        <w:rPr>
          <w:rFonts w:ascii="新細明體" w:eastAsia="新細明體" w:hAnsi="新細明體" w:cs="新細明體"/>
          <w:lang w:eastAsia="zh-TW"/>
        </w:rPr>
        <w:t>擬與協調推動重要數位治理政策；積極參與數位政府國際合作，提升政策規劃之國際視野與前瞻性。</w:t>
      </w:r>
    </w:p>
    <w:p w14:paraId="3C905093" w14:textId="77777777" w:rsidR="00A77B3E" w:rsidRPr="008D11C5" w:rsidRDefault="00356073" w:rsidP="00400BCF">
      <w:pPr>
        <w:overflowPunct w:val="0"/>
        <w:spacing w:line="320" w:lineRule="exact"/>
        <w:ind w:left="960" w:hanging="720"/>
        <w:jc w:val="both"/>
        <w:rPr>
          <w:rFonts w:ascii="新細明體" w:eastAsia="新細明體" w:hAnsi="新細明體" w:cs="新細明體"/>
          <w:lang w:eastAsia="zh-TW"/>
        </w:rPr>
      </w:pPr>
      <w:r w:rsidRPr="008D11C5">
        <w:rPr>
          <w:rFonts w:ascii="新細明體" w:eastAsia="新細明體" w:hAnsi="新細明體" w:cs="新細明體"/>
          <w:lang w:eastAsia="zh-TW"/>
        </w:rPr>
        <w:t>（二）建構政府數位</w:t>
      </w:r>
      <w:proofErr w:type="gramStart"/>
      <w:r w:rsidRPr="008D11C5">
        <w:rPr>
          <w:rFonts w:ascii="新細明體" w:eastAsia="新細明體" w:hAnsi="新細明體" w:cs="新細明體"/>
          <w:lang w:eastAsia="zh-TW"/>
        </w:rPr>
        <w:t>服務跨域協力</w:t>
      </w:r>
      <w:proofErr w:type="gramEnd"/>
      <w:r w:rsidRPr="008D11C5">
        <w:rPr>
          <w:rFonts w:ascii="新細明體" w:eastAsia="新細明體" w:hAnsi="新細明體" w:cs="新細明體"/>
          <w:lang w:eastAsia="zh-TW"/>
        </w:rPr>
        <w:t>典範，公私協力精實政府數位服務體質，輔助機關解決民眾關切議題與政府施政課題；善用新興科技與資料，協調機關</w:t>
      </w:r>
      <w:proofErr w:type="gramStart"/>
      <w:r w:rsidRPr="008D11C5">
        <w:rPr>
          <w:rFonts w:ascii="新細明體" w:eastAsia="新細明體" w:hAnsi="新細明體" w:cs="新細明體"/>
          <w:lang w:eastAsia="zh-TW"/>
        </w:rPr>
        <w:t>發展免檢據</w:t>
      </w:r>
      <w:proofErr w:type="gramEnd"/>
      <w:r w:rsidRPr="008D11C5">
        <w:rPr>
          <w:rFonts w:ascii="新細明體" w:eastAsia="新細明體" w:hAnsi="新細明體" w:cs="新細明體"/>
          <w:lang w:eastAsia="zh-TW"/>
        </w:rPr>
        <w:t>政府業務申辦服務，</w:t>
      </w:r>
      <w:proofErr w:type="gramStart"/>
      <w:r w:rsidRPr="008D11C5">
        <w:rPr>
          <w:rFonts w:ascii="新細明體" w:eastAsia="新細明體" w:hAnsi="新細明體" w:cs="新細明體"/>
          <w:lang w:eastAsia="zh-TW"/>
        </w:rPr>
        <w:t>鏈結跨機關</w:t>
      </w:r>
      <w:proofErr w:type="gramEnd"/>
      <w:r w:rsidRPr="008D11C5">
        <w:rPr>
          <w:rFonts w:ascii="新細明體" w:eastAsia="新細明體" w:hAnsi="新細明體" w:cs="新細明體"/>
          <w:lang w:eastAsia="zh-TW"/>
        </w:rPr>
        <w:t>數位服務及資料傳輸效能，促進政府服務流程再造，打造精</w:t>
      </w:r>
      <w:proofErr w:type="gramStart"/>
      <w:r w:rsidRPr="008D11C5">
        <w:rPr>
          <w:rFonts w:ascii="新細明體" w:eastAsia="新細明體" w:hAnsi="新細明體" w:cs="新細明體"/>
          <w:lang w:eastAsia="zh-TW"/>
        </w:rPr>
        <w:t>準</w:t>
      </w:r>
      <w:proofErr w:type="gramEnd"/>
      <w:r w:rsidRPr="008D11C5">
        <w:rPr>
          <w:rFonts w:ascii="新細明體" w:eastAsia="新細明體" w:hAnsi="新細明體" w:cs="新細明體"/>
          <w:lang w:eastAsia="zh-TW"/>
        </w:rPr>
        <w:t>可信賴的智慧政府。</w:t>
      </w:r>
    </w:p>
    <w:p w14:paraId="076FF1C5" w14:textId="77777777" w:rsidR="00A77B3E" w:rsidRPr="008D11C5" w:rsidRDefault="00356073" w:rsidP="00400BCF">
      <w:pPr>
        <w:overflowPunct w:val="0"/>
        <w:spacing w:line="320" w:lineRule="exact"/>
        <w:ind w:left="960" w:hanging="720"/>
        <w:jc w:val="both"/>
        <w:rPr>
          <w:rFonts w:ascii="新細明體" w:eastAsia="新細明體" w:hAnsi="新細明體" w:cs="新細明體"/>
          <w:lang w:eastAsia="zh-TW"/>
        </w:rPr>
      </w:pPr>
      <w:r w:rsidRPr="008D11C5">
        <w:rPr>
          <w:rFonts w:ascii="新細明體" w:eastAsia="新細明體" w:hAnsi="新細明體" w:cs="新細明體"/>
          <w:lang w:eastAsia="zh-TW"/>
        </w:rPr>
        <w:t>（三）掌握政府數位人才供需資訊，</w:t>
      </w:r>
      <w:proofErr w:type="gramStart"/>
      <w:r w:rsidRPr="008D11C5">
        <w:rPr>
          <w:rFonts w:ascii="新細明體" w:eastAsia="新細明體" w:hAnsi="新細明體" w:cs="新細明體"/>
          <w:lang w:eastAsia="zh-TW"/>
        </w:rPr>
        <w:t>研</w:t>
      </w:r>
      <w:proofErr w:type="gramEnd"/>
      <w:r w:rsidRPr="008D11C5">
        <w:rPr>
          <w:rFonts w:ascii="新細明體" w:eastAsia="新細明體" w:hAnsi="新細明體" w:cs="新細明體"/>
          <w:lang w:eastAsia="zh-TW"/>
        </w:rPr>
        <w:t>訂政府資訊人力培育及留用對策，完備資訊職能基準、鑑定與培力機制；深化政府數位服務品質，推展政府服務設計系統，協調機關推動政府服務單一入口機制，提升民眾使用政府服務體驗。</w:t>
      </w:r>
    </w:p>
    <w:p w14:paraId="6C9AC84A" w14:textId="77777777" w:rsidR="00A77B3E" w:rsidRPr="008D11C5" w:rsidRDefault="00356073" w:rsidP="00400BCF">
      <w:pPr>
        <w:overflowPunct w:val="0"/>
        <w:spacing w:line="320" w:lineRule="exact"/>
        <w:ind w:left="960" w:hanging="720"/>
        <w:jc w:val="both"/>
        <w:rPr>
          <w:rFonts w:ascii="新細明體" w:eastAsia="新細明體" w:hAnsi="新細明體" w:cs="新細明體"/>
          <w:lang w:eastAsia="zh-TW"/>
        </w:rPr>
      </w:pPr>
      <w:r w:rsidRPr="008D11C5">
        <w:rPr>
          <w:rFonts w:ascii="新細明體" w:eastAsia="新細明體" w:hAnsi="新細明體" w:cs="新細明體"/>
          <w:lang w:eastAsia="zh-TW"/>
        </w:rPr>
        <w:t>（四）厚植政府資通訊環境量能，持續推展可靠、安全、高效率之政府網路傳輸與電子憑證架構；規劃與協調機關推動政府數位服務雲端化發展，增進政府數位發展基礎環境效率與韌性運作。</w:t>
      </w:r>
    </w:p>
    <w:p w14:paraId="0902A1CB" w14:textId="77777777" w:rsidR="00A77B3E" w:rsidRPr="008D11C5" w:rsidRDefault="00356073" w:rsidP="00400BCF">
      <w:pPr>
        <w:overflowPunct w:val="0"/>
        <w:spacing w:line="320" w:lineRule="exact"/>
        <w:ind w:left="960" w:hanging="720"/>
        <w:jc w:val="both"/>
        <w:rPr>
          <w:rFonts w:ascii="新細明體" w:eastAsia="新細明體" w:hAnsi="新細明體" w:cs="新細明體"/>
          <w:lang w:eastAsia="zh-TW"/>
        </w:rPr>
      </w:pPr>
      <w:r w:rsidRPr="008D11C5">
        <w:rPr>
          <w:rFonts w:ascii="新細明體" w:eastAsia="新細明體" w:hAnsi="新細明體" w:cs="新細明體"/>
          <w:lang w:eastAsia="zh-TW"/>
        </w:rPr>
        <w:t>（五）建立「政府韌性環境服務」機制，精進政府系統韌性以及民眾使用數位服務體驗；推動機關資料傳輸安全強化及建置政府各類發放作業共用基礎平</w:t>
      </w:r>
      <w:proofErr w:type="gramStart"/>
      <w:r w:rsidRPr="008D11C5">
        <w:rPr>
          <w:rFonts w:ascii="新細明體" w:eastAsia="新細明體" w:hAnsi="新細明體" w:cs="新細明體"/>
          <w:lang w:eastAsia="zh-TW"/>
        </w:rPr>
        <w:t>臺</w:t>
      </w:r>
      <w:proofErr w:type="gramEnd"/>
      <w:r w:rsidRPr="008D11C5">
        <w:rPr>
          <w:rFonts w:ascii="新細明體" w:eastAsia="新細明體" w:hAnsi="新細明體" w:cs="新細明體"/>
          <w:lang w:eastAsia="zh-TW"/>
        </w:rPr>
        <w:t>。</w:t>
      </w:r>
    </w:p>
    <w:p w14:paraId="4505933B" w14:textId="77777777" w:rsidR="00A77B3E" w:rsidRPr="008D11C5" w:rsidRDefault="00356073" w:rsidP="00400BCF">
      <w:pPr>
        <w:overflowPunct w:val="0"/>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五、連結國際民主網絡力量，強化網路發展數位韌性</w:t>
      </w:r>
    </w:p>
    <w:p w14:paraId="01EE17E7" w14:textId="77777777" w:rsidR="00A77B3E" w:rsidRPr="008D11C5" w:rsidRDefault="00356073" w:rsidP="00400BCF">
      <w:pPr>
        <w:overflowPunct w:val="0"/>
        <w:spacing w:line="320" w:lineRule="exact"/>
        <w:ind w:left="960" w:hanging="720"/>
        <w:jc w:val="both"/>
        <w:rPr>
          <w:rFonts w:ascii="新細明體" w:eastAsia="新細明體" w:hAnsi="新細明體" w:cs="新細明體"/>
          <w:lang w:eastAsia="zh-TW"/>
        </w:rPr>
      </w:pPr>
      <w:r w:rsidRPr="008D11C5">
        <w:rPr>
          <w:rFonts w:ascii="新細明體" w:eastAsia="新細明體" w:hAnsi="新細明體" w:cs="新細明體"/>
          <w:lang w:eastAsia="zh-TW"/>
        </w:rPr>
        <w:t>（一）連結國際數位民主對話，彰顯政府開放及數位軟實力；強化國際數位參與及共享，宣</w:t>
      </w:r>
      <w:proofErr w:type="gramStart"/>
      <w:r w:rsidRPr="008D11C5">
        <w:rPr>
          <w:rFonts w:ascii="新細明體" w:eastAsia="新細明體" w:hAnsi="新細明體" w:cs="新細明體"/>
          <w:lang w:eastAsia="zh-TW"/>
        </w:rPr>
        <w:t>介</w:t>
      </w:r>
      <w:proofErr w:type="gramEnd"/>
      <w:r w:rsidRPr="008D11C5">
        <w:rPr>
          <w:rFonts w:ascii="新細明體" w:eastAsia="新細明體" w:hAnsi="新細明體" w:cs="新細明體"/>
          <w:lang w:eastAsia="zh-TW"/>
        </w:rPr>
        <w:t>民主網絡發展成果，展現我國推動民主數位化決心。</w:t>
      </w:r>
    </w:p>
    <w:p w14:paraId="2617A7C0" w14:textId="77777777" w:rsidR="00A77B3E" w:rsidRPr="008D11C5" w:rsidRDefault="00356073" w:rsidP="00400BCF">
      <w:pPr>
        <w:overflowPunct w:val="0"/>
        <w:spacing w:line="320" w:lineRule="exact"/>
        <w:ind w:left="960" w:hanging="720"/>
        <w:jc w:val="both"/>
        <w:rPr>
          <w:rFonts w:ascii="新細明體" w:eastAsia="新細明體" w:hAnsi="新細明體" w:cs="新細明體"/>
          <w:lang w:eastAsia="zh-TW"/>
        </w:rPr>
      </w:pPr>
      <w:r w:rsidRPr="008D11C5">
        <w:rPr>
          <w:rFonts w:ascii="新細明體" w:eastAsia="新細明體" w:hAnsi="新細明體" w:cs="新細明體"/>
          <w:lang w:eastAsia="zh-TW"/>
        </w:rPr>
        <w:t>（二）籌劃跨國公民科技研發與試驗場域，孵育創新科技應用典範；推動跨國自由暨開放軟體再利用及促進資料民主化發展，落實智慧國家願景以建立多元共創開放環境。</w:t>
      </w:r>
    </w:p>
    <w:p w14:paraId="748B3862" w14:textId="77777777" w:rsidR="00A77B3E" w:rsidRPr="008D11C5" w:rsidRDefault="00356073" w:rsidP="00400BCF">
      <w:pPr>
        <w:overflowPunct w:val="0"/>
        <w:spacing w:line="320" w:lineRule="exact"/>
        <w:ind w:left="960" w:hanging="720"/>
        <w:jc w:val="both"/>
        <w:rPr>
          <w:rFonts w:ascii="新細明體" w:eastAsia="新細明體" w:hAnsi="新細明體" w:cs="新細明體"/>
          <w:lang w:eastAsia="zh-TW"/>
        </w:rPr>
      </w:pPr>
      <w:r w:rsidRPr="008D11C5">
        <w:rPr>
          <w:rFonts w:ascii="新細明體" w:eastAsia="新細明體" w:hAnsi="新細明體" w:cs="新細明體"/>
          <w:lang w:eastAsia="zh-TW"/>
        </w:rPr>
        <w:t>（三）規劃多元化數位驗證藍圖，創造韌性網路發展環境；協調開放互通之分散式網路環境，奠定數位經濟發展磐石。</w:t>
      </w:r>
    </w:p>
    <w:p w14:paraId="1BFEEAF6" w14:textId="77777777" w:rsidR="00A77B3E" w:rsidRPr="008D11C5" w:rsidRDefault="00356073" w:rsidP="00400BCF">
      <w:pPr>
        <w:overflowPunct w:val="0"/>
        <w:spacing w:line="320" w:lineRule="exact"/>
        <w:ind w:left="960" w:hanging="720"/>
        <w:jc w:val="both"/>
        <w:rPr>
          <w:rFonts w:ascii="新細明體" w:eastAsia="新細明體" w:hAnsi="新細明體" w:cs="新細明體"/>
          <w:lang w:eastAsia="zh-TW"/>
        </w:rPr>
      </w:pPr>
      <w:r w:rsidRPr="008D11C5">
        <w:rPr>
          <w:rFonts w:ascii="新細明體" w:eastAsia="新細明體" w:hAnsi="新細明體" w:cs="新細明體"/>
          <w:lang w:eastAsia="zh-TW"/>
        </w:rPr>
        <w:t>（四）營造民主社會對話與參與機制，公私協力</w:t>
      </w:r>
      <w:proofErr w:type="gramStart"/>
      <w:r w:rsidRPr="008D11C5">
        <w:rPr>
          <w:rFonts w:ascii="新細明體" w:eastAsia="新細明體" w:hAnsi="新細明體" w:cs="新細明體"/>
          <w:lang w:eastAsia="zh-TW"/>
        </w:rPr>
        <w:t>規劃淨零數位</w:t>
      </w:r>
      <w:proofErr w:type="gramEnd"/>
      <w:r w:rsidRPr="008D11C5">
        <w:rPr>
          <w:rFonts w:ascii="新細明體" w:eastAsia="新細明體" w:hAnsi="新細明體" w:cs="新細明體"/>
          <w:lang w:eastAsia="zh-TW"/>
        </w:rPr>
        <w:t>轉型政策；跨國塑造</w:t>
      </w:r>
      <w:proofErr w:type="gramStart"/>
      <w:r w:rsidRPr="008D11C5">
        <w:rPr>
          <w:rFonts w:ascii="新細明體" w:eastAsia="新細明體" w:hAnsi="新細明體" w:cs="新細明體"/>
          <w:lang w:eastAsia="zh-TW"/>
        </w:rPr>
        <w:t>優勢淨零數位</w:t>
      </w:r>
      <w:proofErr w:type="gramEnd"/>
      <w:r w:rsidRPr="008D11C5">
        <w:rPr>
          <w:rFonts w:ascii="新細明體" w:eastAsia="新細明體" w:hAnsi="新細明體" w:cs="新細明體"/>
          <w:lang w:eastAsia="zh-TW"/>
        </w:rPr>
        <w:t>亮點，</w:t>
      </w:r>
      <w:proofErr w:type="gramStart"/>
      <w:r w:rsidRPr="008D11C5">
        <w:rPr>
          <w:rFonts w:ascii="新細明體" w:eastAsia="新細明體" w:hAnsi="新細明體" w:cs="新細明體"/>
          <w:lang w:eastAsia="zh-TW"/>
        </w:rPr>
        <w:t>促成淨零國際</w:t>
      </w:r>
      <w:proofErr w:type="gramEnd"/>
      <w:r w:rsidRPr="008D11C5">
        <w:rPr>
          <w:rFonts w:ascii="新細明體" w:eastAsia="新細明體" w:hAnsi="新細明體" w:cs="新細明體"/>
          <w:lang w:eastAsia="zh-TW"/>
        </w:rPr>
        <w:t>合作。</w:t>
      </w:r>
    </w:p>
    <w:p w14:paraId="1D888D73" w14:textId="77777777" w:rsidR="00A77B3E" w:rsidRPr="008D11C5" w:rsidRDefault="00356073" w:rsidP="00400BCF">
      <w:pPr>
        <w:overflowPunct w:val="0"/>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六、發展資料運用，打造資料創新應用生態</w:t>
      </w:r>
    </w:p>
    <w:p w14:paraId="1AA74374" w14:textId="77777777" w:rsidR="00A77B3E" w:rsidRPr="008D11C5" w:rsidRDefault="00356073" w:rsidP="00400BCF">
      <w:pPr>
        <w:overflowPunct w:val="0"/>
        <w:spacing w:line="320" w:lineRule="exact"/>
        <w:ind w:left="960" w:hanging="720"/>
        <w:jc w:val="both"/>
        <w:rPr>
          <w:rFonts w:ascii="新細明體" w:eastAsia="新細明體" w:hAnsi="新細明體" w:cs="新細明體"/>
          <w:lang w:eastAsia="zh-TW"/>
        </w:rPr>
      </w:pPr>
      <w:r w:rsidRPr="008D11C5">
        <w:rPr>
          <w:rFonts w:ascii="新細明體" w:eastAsia="新細明體" w:hAnsi="新細明體" w:cs="新細明體"/>
          <w:lang w:eastAsia="zh-TW"/>
        </w:rPr>
        <w:t>（一）深化政府資料開放與再利用制度，精進資料應用技術指引及資料標準驗證機制，發展高應用價值主題領域資料標準，並打造開源框架雲端化協作環境，促進資料流通及格式品質，提升多領域協作活化應用環境。</w:t>
      </w:r>
    </w:p>
    <w:p w14:paraId="1DD38858" w14:textId="77777777" w:rsidR="00A77B3E" w:rsidRPr="008D11C5" w:rsidRDefault="00356073" w:rsidP="00400BCF">
      <w:pPr>
        <w:overflowPunct w:val="0"/>
        <w:spacing w:line="320" w:lineRule="exact"/>
        <w:ind w:left="960" w:hanging="720"/>
        <w:jc w:val="both"/>
        <w:rPr>
          <w:rFonts w:ascii="新細明體" w:eastAsia="新細明體" w:hAnsi="新細明體" w:cs="新細明體"/>
          <w:lang w:eastAsia="zh-TW"/>
        </w:rPr>
      </w:pPr>
      <w:r w:rsidRPr="008D11C5">
        <w:rPr>
          <w:rFonts w:ascii="新細明體" w:eastAsia="新細明體" w:hAnsi="新細明體" w:cs="新細明體"/>
          <w:lang w:eastAsia="zh-TW"/>
        </w:rPr>
        <w:t>（二）推動個人化資料自主運用機制（</w:t>
      </w:r>
      <w:proofErr w:type="spellStart"/>
      <w:r w:rsidRPr="008D11C5">
        <w:rPr>
          <w:rFonts w:ascii="新細明體" w:eastAsia="新細明體" w:hAnsi="新細明體" w:cs="新細明體"/>
          <w:lang w:eastAsia="zh-TW"/>
        </w:rPr>
        <w:t>MyData</w:t>
      </w:r>
      <w:proofErr w:type="spellEnd"/>
      <w:r w:rsidRPr="008D11C5">
        <w:rPr>
          <w:rFonts w:ascii="新細明體" w:eastAsia="新細明體" w:hAnsi="新細明體" w:cs="新細明體"/>
          <w:lang w:eastAsia="zh-TW"/>
        </w:rPr>
        <w:t>），落實資料賦權理念，經由民眾身分驗證及同意機制，取得並運用其個人化資料；精進服務體驗設計，公私協力打造個人數位化服務，並兼顧保障資訊安全，拓展個人資料自主運用範疇。</w:t>
      </w:r>
    </w:p>
    <w:p w14:paraId="57224B38" w14:textId="77777777" w:rsidR="00A77B3E" w:rsidRPr="008D11C5" w:rsidRDefault="00356073" w:rsidP="00400BCF">
      <w:pPr>
        <w:overflowPunct w:val="0"/>
        <w:spacing w:line="320" w:lineRule="exact"/>
        <w:ind w:left="960" w:hanging="720"/>
        <w:jc w:val="both"/>
        <w:rPr>
          <w:rFonts w:ascii="新細明體" w:eastAsia="新細明體" w:hAnsi="新細明體" w:cs="新細明體"/>
          <w:lang w:eastAsia="zh-TW"/>
        </w:rPr>
      </w:pPr>
      <w:r w:rsidRPr="008D11C5">
        <w:rPr>
          <w:rFonts w:ascii="新細明體" w:eastAsia="新細明體" w:hAnsi="新細明體" w:cs="新細明體"/>
          <w:lang w:eastAsia="zh-TW"/>
        </w:rPr>
        <w:t>（三）精進數據公益運作機制，發展數據公益多元應用典範；推展隱私保護</w:t>
      </w:r>
      <w:proofErr w:type="gramStart"/>
      <w:r w:rsidRPr="008D11C5">
        <w:rPr>
          <w:rFonts w:ascii="新細明體" w:eastAsia="新細明體" w:hAnsi="新細明體" w:cs="新細明體"/>
          <w:lang w:eastAsia="zh-TW"/>
        </w:rPr>
        <w:t>強度驗測機制</w:t>
      </w:r>
      <w:proofErr w:type="gramEnd"/>
      <w:r w:rsidRPr="008D11C5">
        <w:rPr>
          <w:rFonts w:ascii="新細明體" w:eastAsia="新細明體" w:hAnsi="新細明體" w:cs="新細明體"/>
          <w:lang w:eastAsia="zh-TW"/>
        </w:rPr>
        <w:t>及隱私強化技術，建構安全可信任之資料應用環境。提升非政府及民間組織數據應用技能與提供技術支援，建立夥伴關係、多元</w:t>
      </w:r>
      <w:proofErr w:type="gramStart"/>
      <w:r w:rsidRPr="008D11C5">
        <w:rPr>
          <w:rFonts w:ascii="新細明體" w:eastAsia="新細明體" w:hAnsi="新細明體" w:cs="新細明體"/>
          <w:lang w:eastAsia="zh-TW"/>
        </w:rPr>
        <w:t>涵容地</w:t>
      </w:r>
      <w:proofErr w:type="gramEnd"/>
      <w:r w:rsidRPr="008D11C5">
        <w:rPr>
          <w:rFonts w:ascii="新細明體" w:eastAsia="新細明體" w:hAnsi="新細明體" w:cs="新細明體"/>
          <w:lang w:eastAsia="zh-TW"/>
        </w:rPr>
        <w:t>相互協力使非政府及民間組織透過</w:t>
      </w:r>
      <w:proofErr w:type="gramStart"/>
      <w:r w:rsidRPr="008D11C5">
        <w:rPr>
          <w:rFonts w:ascii="新細明體" w:eastAsia="新細明體" w:hAnsi="新細明體" w:cs="新細明體"/>
          <w:lang w:eastAsia="zh-TW"/>
        </w:rPr>
        <w:t>數據賦能</w:t>
      </w:r>
      <w:proofErr w:type="gramEnd"/>
      <w:r w:rsidRPr="008D11C5">
        <w:rPr>
          <w:rFonts w:ascii="新細明體" w:eastAsia="新細明體" w:hAnsi="新細明體" w:cs="新細明體"/>
          <w:lang w:eastAsia="zh-TW"/>
        </w:rPr>
        <w:t>，實現公益願景，達成強化我國數位韌性之目標。</w:t>
      </w:r>
    </w:p>
    <w:p w14:paraId="59AC8679" w14:textId="77777777" w:rsidR="00A77B3E" w:rsidRPr="008D11C5" w:rsidRDefault="00356073" w:rsidP="00400BCF">
      <w:pPr>
        <w:overflowPunct w:val="0"/>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七、加速產業數位創新與轉型，帶動數位相關產業發展</w:t>
      </w:r>
    </w:p>
    <w:p w14:paraId="4AAFB5B6" w14:textId="77777777" w:rsidR="00A77B3E" w:rsidRPr="008D11C5" w:rsidRDefault="00356073" w:rsidP="00400BCF">
      <w:pPr>
        <w:overflowPunct w:val="0"/>
        <w:spacing w:line="320" w:lineRule="exact"/>
        <w:ind w:left="960" w:hanging="720"/>
        <w:jc w:val="both"/>
        <w:rPr>
          <w:rFonts w:ascii="新細明體" w:eastAsia="新細明體" w:hAnsi="新細明體" w:cs="新細明體"/>
          <w:lang w:eastAsia="zh-TW"/>
        </w:rPr>
      </w:pPr>
      <w:r w:rsidRPr="008D11C5">
        <w:rPr>
          <w:rFonts w:ascii="新細明體" w:eastAsia="新細明體" w:hAnsi="新細明體" w:cs="新細明體"/>
          <w:lang w:eastAsia="zh-TW"/>
        </w:rPr>
        <w:t>（一）厚植軟體基盤建設，優化政府數位採購機制，推動軟體及資訊服務業發展，協助產業數位轉型；</w:t>
      </w:r>
      <w:proofErr w:type="gramStart"/>
      <w:r w:rsidRPr="008D11C5">
        <w:rPr>
          <w:rFonts w:ascii="新細明體" w:eastAsia="新細明體" w:hAnsi="新細明體" w:cs="新細明體"/>
          <w:lang w:eastAsia="zh-TW"/>
        </w:rPr>
        <w:t>輔導資服業者</w:t>
      </w:r>
      <w:proofErr w:type="gramEnd"/>
      <w:r w:rsidRPr="008D11C5">
        <w:rPr>
          <w:rFonts w:ascii="新細明體" w:eastAsia="新細明體" w:hAnsi="新細明體" w:cs="新細明體"/>
          <w:lang w:eastAsia="zh-TW"/>
        </w:rPr>
        <w:t>轉型雲服務，促進中小企業透過雲服務開發新</w:t>
      </w:r>
      <w:proofErr w:type="gramStart"/>
      <w:r w:rsidRPr="008D11C5">
        <w:rPr>
          <w:rFonts w:ascii="新細明體" w:eastAsia="新細明體" w:hAnsi="新細明體" w:cs="新細明體"/>
          <w:lang w:eastAsia="zh-TW"/>
        </w:rPr>
        <w:t>商模或新</w:t>
      </w:r>
      <w:proofErr w:type="gramEnd"/>
      <w:r w:rsidRPr="008D11C5">
        <w:rPr>
          <w:rFonts w:ascii="新細明體" w:eastAsia="新細明體" w:hAnsi="新細明體" w:cs="新細明體"/>
          <w:lang w:eastAsia="zh-TW"/>
        </w:rPr>
        <w:t>市場；發展前瞻數位科技，培育跨領域人才及國際合作交流；鼓勵業者開發數位創新應用，積極促成商轉開拓商機，並透過數位科技導入，帶動各行各業數位能力提升。</w:t>
      </w:r>
    </w:p>
    <w:p w14:paraId="51DAD438" w14:textId="7BA48ED0" w:rsidR="00A77B3E" w:rsidRPr="008D11C5" w:rsidRDefault="00356073" w:rsidP="00400BCF">
      <w:pPr>
        <w:overflowPunct w:val="0"/>
        <w:spacing w:line="320" w:lineRule="exact"/>
        <w:ind w:left="960" w:hanging="720"/>
        <w:jc w:val="both"/>
        <w:rPr>
          <w:rFonts w:ascii="新細明體" w:eastAsia="新細明體" w:hAnsi="新細明體" w:cs="新細明體"/>
          <w:lang w:eastAsia="zh-TW"/>
        </w:rPr>
      </w:pPr>
      <w:r w:rsidRPr="008D11C5">
        <w:rPr>
          <w:rFonts w:ascii="新細明體" w:eastAsia="新細明體" w:hAnsi="新細明體" w:cs="新細明體"/>
          <w:lang w:eastAsia="zh-TW"/>
        </w:rPr>
        <w:t>（二）</w:t>
      </w:r>
      <w:r w:rsidR="00BB5DEB" w:rsidRPr="008D11C5">
        <w:rPr>
          <w:rFonts w:ascii="新細明體" w:eastAsia="新細明體" w:hAnsi="新細明體" w:cs="新細明體"/>
          <w:lang w:eastAsia="zh-TW"/>
        </w:rPr>
        <w:t>建立通訊傳播產業科技應用之可用性及韌性化服務環境，引領5G專網投入教育</w:t>
      </w:r>
      <w:r w:rsidR="00BB5DEB" w:rsidRPr="008D11C5">
        <w:rPr>
          <w:rFonts w:ascii="新細明體" w:eastAsia="新細明體" w:hAnsi="新細明體" w:cs="新細明體" w:hint="eastAsia"/>
          <w:lang w:eastAsia="zh-TW"/>
        </w:rPr>
        <w:t>、醫療</w:t>
      </w:r>
      <w:r w:rsidR="00BB5DEB" w:rsidRPr="008D11C5">
        <w:rPr>
          <w:rFonts w:ascii="新細明體" w:eastAsia="新細明體" w:hAnsi="新細明體" w:cs="新細明體"/>
          <w:lang w:eastAsia="zh-TW"/>
        </w:rPr>
        <w:t>、照護、節能、低延遲等應用</w:t>
      </w:r>
      <w:proofErr w:type="gramStart"/>
      <w:r w:rsidR="00BB5DEB" w:rsidRPr="008D11C5">
        <w:rPr>
          <w:rFonts w:ascii="新細明體" w:eastAsia="新細明體" w:hAnsi="新細明體" w:cs="新細明體"/>
          <w:lang w:eastAsia="zh-TW"/>
        </w:rPr>
        <w:t>進行跨域整合</w:t>
      </w:r>
      <w:proofErr w:type="gramEnd"/>
      <w:r w:rsidR="00BB5DEB" w:rsidRPr="008D11C5">
        <w:rPr>
          <w:rFonts w:ascii="新細明體" w:eastAsia="新細明體" w:hAnsi="新細明體" w:cs="新細明體"/>
          <w:lang w:eastAsia="zh-TW"/>
        </w:rPr>
        <w:t>，發展應用解決方案</w:t>
      </w:r>
      <w:r w:rsidR="00BB5DEB" w:rsidRPr="008D11C5">
        <w:rPr>
          <w:rFonts w:ascii="新細明體" w:eastAsia="新細明體" w:hAnsi="新細明體" w:cs="新細明體" w:hint="eastAsia"/>
          <w:lang w:eastAsia="zh-TW"/>
        </w:rPr>
        <w:t>，並協助國內網通業者、系統整合業者進行技術研發與投入</w:t>
      </w:r>
      <w:r w:rsidR="00BB5DEB" w:rsidRPr="008D11C5">
        <w:rPr>
          <w:rFonts w:ascii="新細明體" w:eastAsia="新細明體" w:hAnsi="新細明體" w:cs="新細明體"/>
          <w:lang w:eastAsia="zh-TW"/>
        </w:rPr>
        <w:t>，提升數位產業競爭優勢</w:t>
      </w:r>
      <w:r w:rsidR="00BB5DEB" w:rsidRPr="008D11C5">
        <w:rPr>
          <w:rFonts w:ascii="新細明體" w:eastAsia="新細明體" w:hAnsi="新細明體" w:cs="新細明體" w:hint="eastAsia"/>
          <w:lang w:eastAsia="zh-TW"/>
        </w:rPr>
        <w:t>。</w:t>
      </w:r>
    </w:p>
    <w:p w14:paraId="530C3EA9" w14:textId="77777777" w:rsidR="00A77B3E" w:rsidRPr="008D11C5" w:rsidRDefault="00356073" w:rsidP="00400BCF">
      <w:pPr>
        <w:overflowPunct w:val="0"/>
        <w:spacing w:line="320" w:lineRule="exact"/>
        <w:ind w:left="960" w:hanging="720"/>
        <w:jc w:val="both"/>
        <w:rPr>
          <w:rFonts w:ascii="新細明體" w:eastAsia="新細明體" w:hAnsi="新細明體" w:cs="新細明體"/>
          <w:lang w:eastAsia="zh-TW"/>
        </w:rPr>
      </w:pPr>
      <w:r w:rsidRPr="008D11C5">
        <w:rPr>
          <w:rFonts w:ascii="新細明體" w:eastAsia="新細明體" w:hAnsi="新細明體" w:cs="新細明體"/>
          <w:lang w:eastAsia="zh-TW"/>
        </w:rPr>
        <w:t>（三）發展新興平</w:t>
      </w:r>
      <w:proofErr w:type="gramStart"/>
      <w:r w:rsidRPr="008D11C5">
        <w:rPr>
          <w:rFonts w:ascii="新細明體" w:eastAsia="新細明體" w:hAnsi="新細明體" w:cs="新細明體"/>
          <w:lang w:eastAsia="zh-TW"/>
        </w:rPr>
        <w:t>臺</w:t>
      </w:r>
      <w:proofErr w:type="gramEnd"/>
      <w:r w:rsidRPr="008D11C5">
        <w:rPr>
          <w:rFonts w:ascii="新細明體" w:eastAsia="新細明體" w:hAnsi="新細明體" w:cs="新細明體"/>
          <w:lang w:eastAsia="zh-TW"/>
        </w:rPr>
        <w:t>經濟，健全網路購物環境，強化企業對數位平</w:t>
      </w:r>
      <w:proofErr w:type="gramStart"/>
      <w:r w:rsidRPr="008D11C5">
        <w:rPr>
          <w:rFonts w:ascii="新細明體" w:eastAsia="新細明體" w:hAnsi="新細明體" w:cs="新細明體"/>
          <w:lang w:eastAsia="zh-TW"/>
        </w:rPr>
        <w:t>臺</w:t>
      </w:r>
      <w:proofErr w:type="gramEnd"/>
      <w:r w:rsidRPr="008D11C5">
        <w:rPr>
          <w:rFonts w:ascii="新細明體" w:eastAsia="新細明體" w:hAnsi="新細明體" w:cs="新細明體"/>
          <w:lang w:eastAsia="zh-TW"/>
        </w:rPr>
        <w:t>之應用能力；調適完備產業法制環境，</w:t>
      </w:r>
      <w:proofErr w:type="gramStart"/>
      <w:r w:rsidRPr="008D11C5">
        <w:rPr>
          <w:rFonts w:ascii="新細明體" w:eastAsia="新細明體" w:hAnsi="新細明體" w:cs="新細明體"/>
          <w:lang w:eastAsia="zh-TW"/>
        </w:rPr>
        <w:t>研</w:t>
      </w:r>
      <w:proofErr w:type="gramEnd"/>
      <w:r w:rsidRPr="008D11C5">
        <w:rPr>
          <w:rFonts w:ascii="新細明體" w:eastAsia="新細明體" w:hAnsi="新細明體" w:cs="新細明體"/>
          <w:lang w:eastAsia="zh-TW"/>
        </w:rPr>
        <w:t>析第三方支付商業模式，並發展各類電商詐騙防範機制及協作服務，提</w:t>
      </w:r>
      <w:r w:rsidRPr="008D11C5">
        <w:rPr>
          <w:rFonts w:ascii="新細明體" w:eastAsia="新細明體" w:hAnsi="新細明體" w:cs="新細明體"/>
          <w:lang w:eastAsia="zh-TW"/>
        </w:rPr>
        <w:lastRenderedPageBreak/>
        <w:t>升整體產業數位防詐能力；健全產業資料治理環境，以</w:t>
      </w:r>
      <w:proofErr w:type="gramStart"/>
      <w:r w:rsidRPr="008D11C5">
        <w:rPr>
          <w:rFonts w:ascii="新細明體" w:eastAsia="新細明體" w:hAnsi="新細明體" w:cs="新細明體"/>
          <w:lang w:eastAsia="zh-TW"/>
        </w:rPr>
        <w:t>區塊鏈技術</w:t>
      </w:r>
      <w:proofErr w:type="gramEnd"/>
      <w:r w:rsidRPr="008D11C5">
        <w:rPr>
          <w:rFonts w:ascii="新細明體" w:eastAsia="新細明體" w:hAnsi="新細明體" w:cs="新細明體"/>
          <w:lang w:eastAsia="zh-TW"/>
        </w:rPr>
        <w:t>打造國家級資料信任基礎平</w:t>
      </w:r>
      <w:proofErr w:type="gramStart"/>
      <w:r w:rsidRPr="008D11C5">
        <w:rPr>
          <w:rFonts w:ascii="新細明體" w:eastAsia="新細明體" w:hAnsi="新細明體" w:cs="新細明體"/>
          <w:lang w:eastAsia="zh-TW"/>
        </w:rPr>
        <w:t>臺</w:t>
      </w:r>
      <w:proofErr w:type="gramEnd"/>
      <w:r w:rsidRPr="008D11C5">
        <w:rPr>
          <w:rFonts w:ascii="新細明體" w:eastAsia="新細明體" w:hAnsi="新細明體" w:cs="新細明體"/>
          <w:lang w:eastAsia="zh-TW"/>
        </w:rPr>
        <w:t>；輔導業界投入AI創新科技應用研究，加速創新產品方案商轉落地；建立與國際標準接軌之AI認驗證體系，加速可信任AI應用發展；持續推動數位內容相關產業發展與升級，提升知識經濟之競爭力。</w:t>
      </w:r>
    </w:p>
    <w:p w14:paraId="17CCBCD4" w14:textId="071F7B5C" w:rsidR="00A77B3E" w:rsidRPr="008D11C5" w:rsidRDefault="00356073" w:rsidP="00400BCF">
      <w:pPr>
        <w:overflowPunct w:val="0"/>
        <w:spacing w:line="320" w:lineRule="exact"/>
        <w:ind w:left="960" w:hanging="720"/>
        <w:jc w:val="both"/>
        <w:rPr>
          <w:rFonts w:ascii="新細明體" w:eastAsia="新細明體" w:hAnsi="新細明體" w:cs="新細明體"/>
          <w:lang w:eastAsia="zh-TW"/>
        </w:rPr>
      </w:pPr>
      <w:r w:rsidRPr="008D11C5">
        <w:rPr>
          <w:rFonts w:ascii="新細明體" w:eastAsia="新細明體" w:hAnsi="新細明體" w:cs="新細明體"/>
          <w:lang w:eastAsia="zh-TW"/>
        </w:rPr>
        <w:t>（四）</w:t>
      </w:r>
      <w:proofErr w:type="gramStart"/>
      <w:r w:rsidR="00BB5DEB" w:rsidRPr="008D11C5">
        <w:rPr>
          <w:rFonts w:ascii="新細明體" w:eastAsia="新細明體" w:hAnsi="新細明體" w:cs="新細明體"/>
          <w:lang w:eastAsia="zh-TW"/>
        </w:rPr>
        <w:t>推動資安關鍵</w:t>
      </w:r>
      <w:proofErr w:type="gramEnd"/>
      <w:r w:rsidR="00BB5DEB" w:rsidRPr="008D11C5">
        <w:rPr>
          <w:rFonts w:ascii="新細明體" w:eastAsia="新細明體" w:hAnsi="新細明體" w:cs="新細明體"/>
          <w:lang w:eastAsia="zh-TW"/>
        </w:rPr>
        <w:t>技術研發，</w:t>
      </w:r>
      <w:proofErr w:type="gramStart"/>
      <w:r w:rsidR="00BB5DEB" w:rsidRPr="008D11C5">
        <w:rPr>
          <w:rFonts w:ascii="新細明體" w:eastAsia="新細明體" w:hAnsi="新細明體" w:cs="新細明體"/>
          <w:lang w:eastAsia="zh-TW"/>
        </w:rPr>
        <w:t>促進資安產業</w:t>
      </w:r>
      <w:proofErr w:type="gramEnd"/>
      <w:r w:rsidR="00BB5DEB" w:rsidRPr="008D11C5">
        <w:rPr>
          <w:rFonts w:ascii="新細明體" w:eastAsia="新細明體" w:hAnsi="新細明體" w:cs="新細明體"/>
          <w:lang w:eastAsia="zh-TW"/>
        </w:rPr>
        <w:t>發展，並協助產業強化通訊基礎設施、</w:t>
      </w:r>
      <w:proofErr w:type="gramStart"/>
      <w:r w:rsidR="00BB5DEB" w:rsidRPr="008D11C5">
        <w:rPr>
          <w:rFonts w:ascii="新細明體" w:eastAsia="新細明體" w:hAnsi="新細明體" w:cs="新細明體"/>
          <w:lang w:eastAsia="zh-TW"/>
        </w:rPr>
        <w:t>物聯網</w:t>
      </w:r>
      <w:proofErr w:type="gramEnd"/>
      <w:r w:rsidR="00BB5DEB" w:rsidRPr="008D11C5">
        <w:rPr>
          <w:rFonts w:ascii="新細明體" w:eastAsia="新細明體" w:hAnsi="新細明體" w:cs="新細明體"/>
          <w:lang w:eastAsia="zh-TW"/>
        </w:rPr>
        <w:t>、</w:t>
      </w:r>
      <w:proofErr w:type="gramStart"/>
      <w:r w:rsidR="00BB5DEB" w:rsidRPr="008D11C5">
        <w:rPr>
          <w:rFonts w:ascii="新細明體" w:eastAsia="新細明體" w:hAnsi="新細明體" w:cs="新細明體"/>
          <w:lang w:eastAsia="zh-TW"/>
        </w:rPr>
        <w:t>工控及</w:t>
      </w:r>
      <w:proofErr w:type="gramEnd"/>
      <w:r w:rsidR="00BB5DEB" w:rsidRPr="008D11C5">
        <w:rPr>
          <w:rFonts w:ascii="新細明體" w:eastAsia="新細明體" w:hAnsi="新細明體" w:cs="新細明體"/>
          <w:lang w:eastAsia="zh-TW"/>
        </w:rPr>
        <w:t>供應鏈等資通訊安全；推動城鄉智慧化，透過數位科技、創新應用場域實證等方式，改善生活品質並提升地方創生價值，包括智慧醫療、智慧交通、智慧製造等；推動運動數據產業，運用虛擬科技帶動運動創新服務，普及科技運動風氣；</w:t>
      </w:r>
      <w:r w:rsidR="00BB5DEB" w:rsidRPr="008D11C5">
        <w:rPr>
          <w:rFonts w:ascii="新細明體" w:eastAsia="新細明體" w:hAnsi="新細明體" w:cs="新細明體" w:hint="eastAsia"/>
          <w:lang w:eastAsia="zh-TW"/>
        </w:rPr>
        <w:t>以系統整合策略、</w:t>
      </w:r>
      <w:proofErr w:type="gramStart"/>
      <w:r w:rsidR="00BB5DEB" w:rsidRPr="008D11C5">
        <w:rPr>
          <w:rFonts w:ascii="新細明體" w:eastAsia="新細明體" w:hAnsi="新細明體" w:cs="新細明體" w:hint="eastAsia"/>
          <w:lang w:eastAsia="zh-TW"/>
        </w:rPr>
        <w:t>跨域服務</w:t>
      </w:r>
      <w:proofErr w:type="gramEnd"/>
      <w:r w:rsidR="00BB5DEB" w:rsidRPr="008D11C5">
        <w:rPr>
          <w:rFonts w:ascii="新細明體" w:eastAsia="新細明體" w:hAnsi="新細明體" w:cs="新細明體" w:hint="eastAsia"/>
          <w:lang w:eastAsia="zh-TW"/>
        </w:rPr>
        <w:t>，參與國際數位產業協作，推動臺灣成為數位科技解決方案供應樞紐，加速我國智慧解決方案對外展示與拓展海外市場。</w:t>
      </w:r>
    </w:p>
    <w:p w14:paraId="2474C5EB" w14:textId="77777777" w:rsidR="00A77B3E" w:rsidRPr="008D11C5" w:rsidRDefault="00356073" w:rsidP="00400BCF">
      <w:pPr>
        <w:overflowPunct w:val="0"/>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八、精</w:t>
      </w:r>
      <w:proofErr w:type="gramStart"/>
      <w:r w:rsidRPr="008D11C5">
        <w:rPr>
          <w:rFonts w:ascii="新細明體" w:eastAsia="新細明體" w:hAnsi="新細明體" w:cs="新細明體"/>
          <w:lang w:eastAsia="zh-TW"/>
        </w:rPr>
        <w:t>進資安聯防</w:t>
      </w:r>
      <w:proofErr w:type="gramEnd"/>
      <w:r w:rsidRPr="008D11C5">
        <w:rPr>
          <w:rFonts w:ascii="新細明體" w:eastAsia="新細明體" w:hAnsi="新細明體" w:cs="新細明體"/>
          <w:lang w:eastAsia="zh-TW"/>
        </w:rPr>
        <w:t>機制，</w:t>
      </w:r>
      <w:proofErr w:type="gramStart"/>
      <w:r w:rsidRPr="008D11C5">
        <w:rPr>
          <w:rFonts w:ascii="新細明體" w:eastAsia="新細明體" w:hAnsi="新細明體" w:cs="新細明體"/>
          <w:lang w:eastAsia="zh-TW"/>
        </w:rPr>
        <w:t>推動資安人才</w:t>
      </w:r>
      <w:proofErr w:type="gramEnd"/>
      <w:r w:rsidRPr="008D11C5">
        <w:rPr>
          <w:rFonts w:ascii="新細明體" w:eastAsia="新細明體" w:hAnsi="新細明體" w:cs="新細明體"/>
          <w:lang w:eastAsia="zh-TW"/>
        </w:rPr>
        <w:t>培力，提升</w:t>
      </w:r>
      <w:proofErr w:type="gramStart"/>
      <w:r w:rsidRPr="008D11C5">
        <w:rPr>
          <w:rFonts w:ascii="新細明體" w:eastAsia="新細明體" w:hAnsi="新細明體" w:cs="新細明體"/>
          <w:lang w:eastAsia="zh-TW"/>
        </w:rPr>
        <w:t>整體資安防護</w:t>
      </w:r>
      <w:proofErr w:type="gramEnd"/>
      <w:r w:rsidRPr="008D11C5">
        <w:rPr>
          <w:rFonts w:ascii="新細明體" w:eastAsia="新細明體" w:hAnsi="新細明體" w:cs="新細明體"/>
          <w:lang w:eastAsia="zh-TW"/>
        </w:rPr>
        <w:t>能量</w:t>
      </w:r>
    </w:p>
    <w:p w14:paraId="2ED984FD" w14:textId="77777777" w:rsidR="00A77B3E" w:rsidRPr="008D11C5" w:rsidRDefault="00356073" w:rsidP="00400BCF">
      <w:pPr>
        <w:overflowPunct w:val="0"/>
        <w:spacing w:line="320" w:lineRule="exact"/>
        <w:ind w:left="960" w:hanging="720"/>
        <w:jc w:val="both"/>
        <w:rPr>
          <w:rFonts w:ascii="新細明體" w:eastAsia="新細明體" w:hAnsi="新細明體" w:cs="新細明體"/>
          <w:lang w:eastAsia="zh-TW"/>
        </w:rPr>
      </w:pPr>
      <w:r w:rsidRPr="008D11C5">
        <w:rPr>
          <w:rFonts w:ascii="新細明體" w:eastAsia="新細明體" w:hAnsi="新細明體" w:cs="新細明體"/>
          <w:lang w:eastAsia="zh-TW"/>
        </w:rPr>
        <w:t>（一）完善法規實務運作，推動資通安全管理法之法規調適及修法作業，</w:t>
      </w:r>
      <w:proofErr w:type="gramStart"/>
      <w:r w:rsidRPr="008D11C5">
        <w:rPr>
          <w:rFonts w:ascii="新細明體" w:eastAsia="新細明體" w:hAnsi="新細明體" w:cs="新細明體"/>
          <w:lang w:eastAsia="zh-TW"/>
        </w:rPr>
        <w:t>擴大資安稽核</w:t>
      </w:r>
      <w:proofErr w:type="gramEnd"/>
      <w:r w:rsidRPr="008D11C5">
        <w:rPr>
          <w:rFonts w:ascii="新細明體" w:eastAsia="新細明體" w:hAnsi="新細明體" w:cs="新細明體"/>
          <w:lang w:eastAsia="zh-TW"/>
        </w:rPr>
        <w:t>範圍及強化特定非公務</w:t>
      </w:r>
      <w:proofErr w:type="gramStart"/>
      <w:r w:rsidRPr="008D11C5">
        <w:rPr>
          <w:rFonts w:ascii="新細明體" w:eastAsia="新細明體" w:hAnsi="新細明體" w:cs="新細明體"/>
          <w:lang w:eastAsia="zh-TW"/>
        </w:rPr>
        <w:t>機關資安防護</w:t>
      </w:r>
      <w:proofErr w:type="gramEnd"/>
      <w:r w:rsidRPr="008D11C5">
        <w:rPr>
          <w:rFonts w:ascii="新細明體" w:eastAsia="新細明體" w:hAnsi="新細明體" w:cs="新細明體"/>
          <w:lang w:eastAsia="zh-TW"/>
        </w:rPr>
        <w:t>；促進</w:t>
      </w:r>
      <w:proofErr w:type="gramStart"/>
      <w:r w:rsidRPr="008D11C5">
        <w:rPr>
          <w:rFonts w:ascii="新細明體" w:eastAsia="新細明體" w:hAnsi="新細明體" w:cs="新細明體"/>
          <w:lang w:eastAsia="zh-TW"/>
        </w:rPr>
        <w:t>國際資安合作</w:t>
      </w:r>
      <w:proofErr w:type="gramEnd"/>
      <w:r w:rsidRPr="008D11C5">
        <w:rPr>
          <w:rFonts w:ascii="新細明體" w:eastAsia="新細明體" w:hAnsi="新細明體" w:cs="新細明體"/>
          <w:lang w:eastAsia="zh-TW"/>
        </w:rPr>
        <w:t>關係，推動</w:t>
      </w:r>
      <w:proofErr w:type="gramStart"/>
      <w:r w:rsidRPr="008D11C5">
        <w:rPr>
          <w:rFonts w:ascii="新細明體" w:eastAsia="新細明體" w:hAnsi="新細明體" w:cs="新細明體"/>
          <w:lang w:eastAsia="zh-TW"/>
        </w:rPr>
        <w:t>跨國資安防護</w:t>
      </w:r>
      <w:proofErr w:type="gramEnd"/>
      <w:r w:rsidRPr="008D11C5">
        <w:rPr>
          <w:rFonts w:ascii="新細明體" w:eastAsia="新細明體" w:hAnsi="新細明體" w:cs="新細明體"/>
          <w:lang w:eastAsia="zh-TW"/>
        </w:rPr>
        <w:t>交流，</w:t>
      </w:r>
      <w:proofErr w:type="gramStart"/>
      <w:r w:rsidRPr="008D11C5">
        <w:rPr>
          <w:rFonts w:ascii="新細明體" w:eastAsia="新細明體" w:hAnsi="新細明體" w:cs="新細明體"/>
          <w:lang w:eastAsia="zh-TW"/>
        </w:rPr>
        <w:t>促進跨域聯防</w:t>
      </w:r>
      <w:proofErr w:type="gramEnd"/>
      <w:r w:rsidRPr="008D11C5">
        <w:rPr>
          <w:rFonts w:ascii="新細明體" w:eastAsia="新細明體" w:hAnsi="新細明體" w:cs="新細明體"/>
          <w:lang w:eastAsia="zh-TW"/>
        </w:rPr>
        <w:t>強化</w:t>
      </w:r>
      <w:proofErr w:type="gramStart"/>
      <w:r w:rsidRPr="008D11C5">
        <w:rPr>
          <w:rFonts w:ascii="新細明體" w:eastAsia="新細明體" w:hAnsi="新細明體" w:cs="新細明體"/>
          <w:lang w:eastAsia="zh-TW"/>
        </w:rPr>
        <w:t>整體資安防禦</w:t>
      </w:r>
      <w:proofErr w:type="gramEnd"/>
      <w:r w:rsidRPr="008D11C5">
        <w:rPr>
          <w:rFonts w:ascii="新細明體" w:eastAsia="新細明體" w:hAnsi="新細明體" w:cs="新細明體"/>
          <w:lang w:eastAsia="zh-TW"/>
        </w:rPr>
        <w:t>能量。</w:t>
      </w:r>
    </w:p>
    <w:p w14:paraId="69CFB5B9" w14:textId="77777777" w:rsidR="00A77B3E" w:rsidRPr="008D11C5" w:rsidRDefault="00356073" w:rsidP="00400BCF">
      <w:pPr>
        <w:overflowPunct w:val="0"/>
        <w:spacing w:line="320" w:lineRule="exact"/>
        <w:ind w:left="960" w:hanging="720"/>
        <w:jc w:val="both"/>
        <w:rPr>
          <w:rFonts w:ascii="新細明體" w:eastAsia="新細明體" w:hAnsi="新細明體" w:cs="新細明體"/>
          <w:lang w:eastAsia="zh-TW"/>
        </w:rPr>
      </w:pPr>
      <w:r w:rsidRPr="008D11C5">
        <w:rPr>
          <w:rFonts w:ascii="新細明體" w:eastAsia="新細明體" w:hAnsi="新細明體" w:cs="新細明體"/>
          <w:lang w:eastAsia="zh-TW"/>
        </w:rPr>
        <w:t>（二）公私協力擴大</w:t>
      </w:r>
      <w:proofErr w:type="gramStart"/>
      <w:r w:rsidRPr="008D11C5">
        <w:rPr>
          <w:rFonts w:ascii="新細明體" w:eastAsia="新細明體" w:hAnsi="新細明體" w:cs="新細明體"/>
          <w:lang w:eastAsia="zh-TW"/>
        </w:rPr>
        <w:t>培育資安人才</w:t>
      </w:r>
      <w:proofErr w:type="gramEnd"/>
      <w:r w:rsidRPr="008D11C5">
        <w:rPr>
          <w:rFonts w:ascii="新細明體" w:eastAsia="新細明體" w:hAnsi="新細明體" w:cs="新細明體"/>
          <w:lang w:eastAsia="zh-TW"/>
        </w:rPr>
        <w:t>，</w:t>
      </w:r>
      <w:proofErr w:type="gramStart"/>
      <w:r w:rsidRPr="008D11C5">
        <w:rPr>
          <w:rFonts w:ascii="新細明體" w:eastAsia="新細明體" w:hAnsi="新細明體" w:cs="新細明體"/>
          <w:lang w:eastAsia="zh-TW"/>
        </w:rPr>
        <w:t>提升資安課程</w:t>
      </w:r>
      <w:proofErr w:type="gramEnd"/>
      <w:r w:rsidRPr="008D11C5">
        <w:rPr>
          <w:rFonts w:ascii="新細明體" w:eastAsia="新細明體" w:hAnsi="新細明體" w:cs="新細明體"/>
          <w:lang w:eastAsia="zh-TW"/>
        </w:rPr>
        <w:t>開發及培訓量能，持續</w:t>
      </w:r>
      <w:proofErr w:type="gramStart"/>
      <w:r w:rsidRPr="008D11C5">
        <w:rPr>
          <w:rFonts w:ascii="新細明體" w:eastAsia="新細明體" w:hAnsi="新細明體" w:cs="新細明體"/>
          <w:lang w:eastAsia="zh-TW"/>
        </w:rPr>
        <w:t>強化資安人員</w:t>
      </w:r>
      <w:proofErr w:type="gramEnd"/>
      <w:r w:rsidRPr="008D11C5">
        <w:rPr>
          <w:rFonts w:ascii="新細明體" w:eastAsia="新細明體" w:hAnsi="新細明體" w:cs="新細明體"/>
          <w:lang w:eastAsia="zh-TW"/>
        </w:rPr>
        <w:t>專業職能。規劃公務人員轉任資訊處理職系訓練制度，推動公務人員高考增</w:t>
      </w:r>
      <w:proofErr w:type="gramStart"/>
      <w:r w:rsidRPr="008D11C5">
        <w:rPr>
          <w:rFonts w:ascii="新細明體" w:eastAsia="新細明體" w:hAnsi="新細明體" w:cs="新細明體"/>
          <w:lang w:eastAsia="zh-TW"/>
        </w:rPr>
        <w:t>設資安類</w:t>
      </w:r>
      <w:proofErr w:type="gramEnd"/>
      <w:r w:rsidRPr="008D11C5">
        <w:rPr>
          <w:rFonts w:ascii="新細明體" w:eastAsia="新細明體" w:hAnsi="新細明體" w:cs="新細明體"/>
          <w:lang w:eastAsia="zh-TW"/>
        </w:rPr>
        <w:t>科，擴大公務</w:t>
      </w:r>
      <w:proofErr w:type="gramStart"/>
      <w:r w:rsidRPr="008D11C5">
        <w:rPr>
          <w:rFonts w:ascii="新細明體" w:eastAsia="新細明體" w:hAnsi="新細明體" w:cs="新細明體"/>
          <w:lang w:eastAsia="zh-TW"/>
        </w:rPr>
        <w:t>機關資安人員</w:t>
      </w:r>
      <w:proofErr w:type="gramEnd"/>
      <w:r w:rsidRPr="008D11C5">
        <w:rPr>
          <w:rFonts w:ascii="新細明體" w:eastAsia="新細明體" w:hAnsi="新細明體" w:cs="新細明體"/>
          <w:lang w:eastAsia="zh-TW"/>
        </w:rPr>
        <w:t>取才管道，建構機關</w:t>
      </w:r>
      <w:proofErr w:type="gramStart"/>
      <w:r w:rsidRPr="008D11C5">
        <w:rPr>
          <w:rFonts w:ascii="新細明體" w:eastAsia="新細明體" w:hAnsi="新細明體" w:cs="新細明體"/>
          <w:lang w:eastAsia="zh-TW"/>
        </w:rPr>
        <w:t>優秀資安人</w:t>
      </w:r>
      <w:proofErr w:type="gramEnd"/>
      <w:r w:rsidRPr="008D11C5">
        <w:rPr>
          <w:rFonts w:ascii="新細明體" w:eastAsia="新細明體" w:hAnsi="新細明體" w:cs="新細明體"/>
          <w:lang w:eastAsia="zh-TW"/>
        </w:rPr>
        <w:t>才學考訓用優質生態系。</w:t>
      </w:r>
    </w:p>
    <w:p w14:paraId="607B75E9" w14:textId="77777777" w:rsidR="00A77B3E" w:rsidRPr="008D11C5" w:rsidRDefault="00356073" w:rsidP="00400BCF">
      <w:pPr>
        <w:overflowPunct w:val="0"/>
        <w:spacing w:line="320" w:lineRule="exact"/>
        <w:ind w:left="960" w:hanging="720"/>
        <w:jc w:val="both"/>
        <w:rPr>
          <w:rFonts w:ascii="新細明體" w:eastAsia="新細明體" w:hAnsi="新細明體" w:cs="新細明體"/>
          <w:lang w:eastAsia="zh-TW"/>
        </w:rPr>
      </w:pPr>
      <w:r w:rsidRPr="008D11C5">
        <w:rPr>
          <w:rFonts w:ascii="新細明體" w:eastAsia="新細明體" w:hAnsi="新細明體" w:cs="新細明體"/>
          <w:lang w:eastAsia="zh-TW"/>
        </w:rPr>
        <w:t>（三）深化政府</w:t>
      </w:r>
      <w:proofErr w:type="gramStart"/>
      <w:r w:rsidRPr="008D11C5">
        <w:rPr>
          <w:rFonts w:ascii="新細明體" w:eastAsia="新細明體" w:hAnsi="新細明體" w:cs="新細明體"/>
          <w:lang w:eastAsia="zh-TW"/>
        </w:rPr>
        <w:t>機關資安聯防</w:t>
      </w:r>
      <w:proofErr w:type="gramEnd"/>
      <w:r w:rsidRPr="008D11C5">
        <w:rPr>
          <w:rFonts w:ascii="新細明體" w:eastAsia="新細明體" w:hAnsi="新細明體" w:cs="新細明體"/>
          <w:lang w:eastAsia="zh-TW"/>
        </w:rPr>
        <w:t>與主動防禦架構，推動公務機關及特定非公務機關落實資通安全管理法</w:t>
      </w:r>
      <w:proofErr w:type="gramStart"/>
      <w:r w:rsidRPr="008D11C5">
        <w:rPr>
          <w:rFonts w:ascii="新細明體" w:eastAsia="新細明體" w:hAnsi="新細明體" w:cs="新細明體"/>
          <w:lang w:eastAsia="zh-TW"/>
        </w:rPr>
        <w:t>遵</w:t>
      </w:r>
      <w:proofErr w:type="gramEnd"/>
      <w:r w:rsidRPr="008D11C5">
        <w:rPr>
          <w:rFonts w:ascii="新細明體" w:eastAsia="新細明體" w:hAnsi="新細明體" w:cs="新細明體"/>
          <w:lang w:eastAsia="zh-TW"/>
        </w:rPr>
        <w:t>，落實導入資訊系統弱點通報機制（VANS）、端點偵測及應變機制（EDR）及零信任網路機制等措施，公私協力推展國家資通安全發展方案，</w:t>
      </w:r>
      <w:proofErr w:type="gramStart"/>
      <w:r w:rsidRPr="008D11C5">
        <w:rPr>
          <w:rFonts w:ascii="新細明體" w:eastAsia="新細明體" w:hAnsi="新細明體" w:cs="新細明體"/>
          <w:lang w:eastAsia="zh-TW"/>
        </w:rPr>
        <w:t>將資安防護</w:t>
      </w:r>
      <w:proofErr w:type="gramEnd"/>
      <w:r w:rsidRPr="008D11C5">
        <w:rPr>
          <w:rFonts w:ascii="新細明體" w:eastAsia="新細明體" w:hAnsi="新細明體" w:cs="新細明體"/>
          <w:lang w:eastAsia="zh-TW"/>
        </w:rPr>
        <w:t>能量擴及至民間單位，強化我國</w:t>
      </w:r>
      <w:proofErr w:type="gramStart"/>
      <w:r w:rsidRPr="008D11C5">
        <w:rPr>
          <w:rFonts w:ascii="新細明體" w:eastAsia="新細明體" w:hAnsi="新細明體" w:cs="新細明體"/>
          <w:lang w:eastAsia="zh-TW"/>
        </w:rPr>
        <w:t>整體資安防護</w:t>
      </w:r>
      <w:proofErr w:type="gramEnd"/>
      <w:r w:rsidRPr="008D11C5">
        <w:rPr>
          <w:rFonts w:ascii="新細明體" w:eastAsia="新細明體" w:hAnsi="新細明體" w:cs="新細明體"/>
          <w:lang w:eastAsia="zh-TW"/>
        </w:rPr>
        <w:t>韌性。</w:t>
      </w:r>
    </w:p>
    <w:p w14:paraId="7B676793" w14:textId="77777777" w:rsidR="00A77B3E" w:rsidRPr="008D11C5" w:rsidRDefault="00A77B3E">
      <w:pPr>
        <w:spacing w:line="320" w:lineRule="exact"/>
        <w:jc w:val="both"/>
        <w:rPr>
          <w:rFonts w:ascii="新細明體" w:eastAsia="新細明體" w:hAnsi="新細明體" w:cs="新細明體"/>
          <w:lang w:eastAsia="zh-TW"/>
        </w:rPr>
      </w:pPr>
    </w:p>
    <w:p w14:paraId="48FD5CE0" w14:textId="77777777" w:rsidR="00A77B3E" w:rsidRPr="008D11C5" w:rsidRDefault="00356073">
      <w:pPr>
        <w:spacing w:before="200" w:line="320" w:lineRule="exact"/>
        <w:rPr>
          <w:rFonts w:ascii="新細明體" w:eastAsia="新細明體" w:hAnsi="新細明體" w:cs="新細明體"/>
          <w:b/>
          <w:sz w:val="28"/>
        </w:rPr>
      </w:pPr>
      <w:r w:rsidRPr="008D11C5">
        <w:rPr>
          <w:rFonts w:ascii="新細明體" w:eastAsia="新細明體" w:hAnsi="新細明體" w:cs="新細明體"/>
          <w:lang w:eastAsia="zh-TW"/>
        </w:rPr>
        <w:br w:type="page"/>
      </w:r>
      <w:proofErr w:type="spellStart"/>
      <w:r w:rsidRPr="008D11C5">
        <w:rPr>
          <w:rFonts w:ascii="新細明體" w:eastAsia="新細明體" w:hAnsi="新細明體" w:cs="新細明體"/>
          <w:b/>
          <w:sz w:val="28"/>
        </w:rPr>
        <w:lastRenderedPageBreak/>
        <w:t>貳、年度重要計畫</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529"/>
        <w:gridCol w:w="561"/>
        <w:gridCol w:w="6576"/>
      </w:tblGrid>
      <w:tr w:rsidR="00BB5DEB" w:rsidRPr="008D11C5" w14:paraId="534BEF00" w14:textId="77777777">
        <w:trPr>
          <w:trHeight w:val="159"/>
          <w:tblHeader/>
        </w:trPr>
        <w:tc>
          <w:tcPr>
            <w:tcW w:w="750" w:type="pct"/>
            <w:shd w:val="clear" w:color="FFFFFF" w:fill="FFFFFF"/>
            <w:tcMar>
              <w:top w:w="0" w:type="dxa"/>
              <w:left w:w="0" w:type="dxa"/>
              <w:bottom w:w="0" w:type="dxa"/>
              <w:right w:w="0" w:type="dxa"/>
            </w:tcMar>
            <w:vAlign w:val="center"/>
          </w:tcPr>
          <w:p w14:paraId="3AE0DB8F"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工作計畫名稱</w:t>
            </w:r>
            <w:proofErr w:type="spellEnd"/>
          </w:p>
        </w:tc>
        <w:tc>
          <w:tcPr>
            <w:tcW w:w="750" w:type="pct"/>
            <w:shd w:val="clear" w:color="FFFFFF" w:fill="FFFFFF"/>
            <w:tcMar>
              <w:top w:w="0" w:type="dxa"/>
              <w:left w:w="0" w:type="dxa"/>
              <w:bottom w:w="0" w:type="dxa"/>
              <w:right w:w="0" w:type="dxa"/>
            </w:tcMar>
            <w:vAlign w:val="center"/>
          </w:tcPr>
          <w:p w14:paraId="5F53E326"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重要計畫項目</w:t>
            </w:r>
            <w:proofErr w:type="spellEnd"/>
          </w:p>
        </w:tc>
        <w:tc>
          <w:tcPr>
            <w:tcW w:w="275" w:type="pct"/>
            <w:shd w:val="clear" w:color="FFFFFF" w:fill="FFFFFF"/>
            <w:tcMar>
              <w:top w:w="0" w:type="dxa"/>
              <w:left w:w="0" w:type="dxa"/>
              <w:bottom w:w="0" w:type="dxa"/>
              <w:right w:w="0" w:type="dxa"/>
            </w:tcMar>
            <w:vAlign w:val="center"/>
          </w:tcPr>
          <w:p w14:paraId="303E1FB8"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計畫類別</w:t>
            </w:r>
            <w:proofErr w:type="spellEnd"/>
          </w:p>
        </w:tc>
        <w:tc>
          <w:tcPr>
            <w:tcW w:w="3225" w:type="pct"/>
            <w:shd w:val="clear" w:color="FFFFFF" w:fill="FFFFFF"/>
            <w:tcMar>
              <w:top w:w="0" w:type="dxa"/>
              <w:left w:w="0" w:type="dxa"/>
              <w:bottom w:w="0" w:type="dxa"/>
              <w:right w:w="0" w:type="dxa"/>
            </w:tcMar>
            <w:vAlign w:val="center"/>
          </w:tcPr>
          <w:p w14:paraId="5A53936F"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實施內容</w:t>
            </w:r>
            <w:proofErr w:type="spellEnd"/>
          </w:p>
        </w:tc>
      </w:tr>
      <w:tr w:rsidR="00BB5DEB" w:rsidRPr="008D11C5" w14:paraId="7519662D" w14:textId="77777777">
        <w:trPr>
          <w:trHeight w:val="159"/>
        </w:trPr>
        <w:tc>
          <w:tcPr>
            <w:tcW w:w="750" w:type="pct"/>
            <w:vMerge w:val="restart"/>
            <w:shd w:val="clear" w:color="FFFFFF" w:fill="FFFFFF"/>
            <w:tcMar>
              <w:top w:w="0" w:type="dxa"/>
              <w:left w:w="0" w:type="dxa"/>
              <w:bottom w:w="0" w:type="dxa"/>
              <w:right w:w="0" w:type="dxa"/>
            </w:tcMar>
          </w:tcPr>
          <w:p w14:paraId="231CBF80"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規劃國家數位發展政策</w:t>
            </w:r>
          </w:p>
        </w:tc>
        <w:tc>
          <w:tcPr>
            <w:tcW w:w="750" w:type="pct"/>
            <w:shd w:val="clear" w:color="FFFFFF" w:fill="FFFFFF"/>
            <w:tcMar>
              <w:top w:w="0" w:type="dxa"/>
              <w:left w:w="0" w:type="dxa"/>
              <w:bottom w:w="0" w:type="dxa"/>
              <w:right w:w="0" w:type="dxa"/>
            </w:tcMar>
          </w:tcPr>
          <w:p w14:paraId="20EB4594"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建構數位韌性社會主軸推進策略及先進協作體系</w:t>
            </w:r>
          </w:p>
        </w:tc>
        <w:tc>
          <w:tcPr>
            <w:tcW w:w="275" w:type="pct"/>
            <w:shd w:val="clear" w:color="FFFFFF" w:fill="FFFFFF"/>
            <w:tcMar>
              <w:top w:w="0" w:type="dxa"/>
              <w:left w:w="0" w:type="dxa"/>
              <w:bottom w:w="0" w:type="dxa"/>
              <w:right w:w="0" w:type="dxa"/>
            </w:tcMar>
          </w:tcPr>
          <w:p w14:paraId="7CD8FB74"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2B33964A" w14:textId="77777777" w:rsidR="00A77B3E" w:rsidRPr="008D11C5" w:rsidRDefault="00356073">
            <w:pPr>
              <w:spacing w:line="320" w:lineRule="exact"/>
              <w:ind w:firstLine="480"/>
              <w:jc w:val="both"/>
              <w:rPr>
                <w:rFonts w:ascii="新細明體" w:eastAsia="新細明體" w:hAnsi="新細明體" w:cs="新細明體"/>
                <w:lang w:eastAsia="zh-TW"/>
              </w:rPr>
            </w:pPr>
            <w:r w:rsidRPr="008D11C5">
              <w:rPr>
                <w:rFonts w:ascii="新細明體" w:eastAsia="新細明體" w:hAnsi="新細明體" w:cs="新細明體"/>
                <w:lang w:eastAsia="zh-TW"/>
              </w:rPr>
              <w:t>深化數位發展策略，</w:t>
            </w:r>
            <w:proofErr w:type="gramStart"/>
            <w:r w:rsidRPr="008D11C5">
              <w:rPr>
                <w:rFonts w:ascii="新細明體" w:eastAsia="新細明體" w:hAnsi="新細明體" w:cs="新細明體"/>
                <w:lang w:eastAsia="zh-TW"/>
              </w:rPr>
              <w:t>研</w:t>
            </w:r>
            <w:proofErr w:type="gramEnd"/>
            <w:r w:rsidRPr="008D11C5">
              <w:rPr>
                <w:rFonts w:ascii="新細明體" w:eastAsia="新細明體" w:hAnsi="新細明體" w:cs="新細明體"/>
                <w:lang w:eastAsia="zh-TW"/>
              </w:rPr>
              <w:t>析先進國家作法，開創公私協力共創機制，推升數位發展領域量能，導引資源配置</w:t>
            </w:r>
            <w:proofErr w:type="gramStart"/>
            <w:r w:rsidRPr="008D11C5">
              <w:rPr>
                <w:rFonts w:ascii="新細明體" w:eastAsia="新細明體" w:hAnsi="新細明體" w:cs="新細明體"/>
                <w:lang w:eastAsia="zh-TW"/>
              </w:rPr>
              <w:t>及跨域協調</w:t>
            </w:r>
            <w:proofErr w:type="gramEnd"/>
            <w:r w:rsidRPr="008D11C5">
              <w:rPr>
                <w:rFonts w:ascii="新細明體" w:eastAsia="新細明體" w:hAnsi="新細明體" w:cs="新細明體"/>
                <w:lang w:eastAsia="zh-TW"/>
              </w:rPr>
              <w:t>。</w:t>
            </w:r>
          </w:p>
        </w:tc>
      </w:tr>
      <w:tr w:rsidR="00BB5DEB" w:rsidRPr="008D11C5" w14:paraId="706B8703" w14:textId="77777777">
        <w:trPr>
          <w:trHeight w:val="159"/>
        </w:trPr>
        <w:tc>
          <w:tcPr>
            <w:tcW w:w="750" w:type="pct"/>
            <w:vMerge/>
            <w:shd w:val="clear" w:color="FFFFFF" w:fill="FFFFFF"/>
            <w:tcMar>
              <w:top w:w="0" w:type="dxa"/>
              <w:left w:w="0" w:type="dxa"/>
              <w:bottom w:w="0" w:type="dxa"/>
              <w:right w:w="0" w:type="dxa"/>
            </w:tcMar>
          </w:tcPr>
          <w:p w14:paraId="6A71CF9F"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規劃國家數位發展政策</w:t>
            </w:r>
          </w:p>
        </w:tc>
        <w:tc>
          <w:tcPr>
            <w:tcW w:w="750" w:type="pct"/>
            <w:shd w:val="clear" w:color="FFFFFF" w:fill="FFFFFF"/>
            <w:tcMar>
              <w:top w:w="0" w:type="dxa"/>
              <w:left w:w="0" w:type="dxa"/>
              <w:bottom w:w="0" w:type="dxa"/>
              <w:right w:w="0" w:type="dxa"/>
            </w:tcMar>
          </w:tcPr>
          <w:p w14:paraId="2B36E998" w14:textId="77777777" w:rsidR="00A77B3E" w:rsidRPr="008D11C5" w:rsidRDefault="00356073">
            <w:pPr>
              <w:spacing w:line="320" w:lineRule="exact"/>
              <w:jc w:val="both"/>
              <w:rPr>
                <w:rFonts w:ascii="新細明體" w:eastAsia="新細明體" w:hAnsi="新細明體" w:cs="新細明體"/>
              </w:rPr>
            </w:pPr>
            <w:proofErr w:type="spellStart"/>
            <w:r w:rsidRPr="008D11C5">
              <w:rPr>
                <w:rFonts w:ascii="新細明體" w:eastAsia="新細明體" w:hAnsi="新細明體" w:cs="新細明體"/>
              </w:rPr>
              <w:t>數位調查與應用計畫</w:t>
            </w:r>
            <w:proofErr w:type="spellEnd"/>
          </w:p>
        </w:tc>
        <w:tc>
          <w:tcPr>
            <w:tcW w:w="275" w:type="pct"/>
            <w:shd w:val="clear" w:color="FFFFFF" w:fill="FFFFFF"/>
            <w:tcMar>
              <w:top w:w="0" w:type="dxa"/>
              <w:left w:w="0" w:type="dxa"/>
              <w:bottom w:w="0" w:type="dxa"/>
              <w:right w:w="0" w:type="dxa"/>
            </w:tcMar>
          </w:tcPr>
          <w:p w14:paraId="74AC3618"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0DA43AAC" w14:textId="77777777" w:rsidR="00A77B3E" w:rsidRPr="008D11C5" w:rsidRDefault="00356073">
            <w:pPr>
              <w:spacing w:line="320" w:lineRule="exact"/>
              <w:ind w:firstLine="480"/>
              <w:jc w:val="both"/>
              <w:rPr>
                <w:rFonts w:ascii="新細明體" w:eastAsia="新細明體" w:hAnsi="新細明體" w:cs="新細明體"/>
                <w:lang w:eastAsia="zh-TW"/>
              </w:rPr>
            </w:pPr>
            <w:r w:rsidRPr="008D11C5">
              <w:rPr>
                <w:rFonts w:ascii="新細明體" w:eastAsia="新細明體" w:hAnsi="新細明體" w:cs="新細明體"/>
                <w:lang w:eastAsia="zh-TW"/>
              </w:rPr>
              <w:t>社會數位轉型等潛力課題、國際推動社會數位轉型趨勢與國際重要發展時事之界定、</w:t>
            </w:r>
            <w:proofErr w:type="gramStart"/>
            <w:r w:rsidRPr="008D11C5">
              <w:rPr>
                <w:rFonts w:ascii="新細明體" w:eastAsia="新細明體" w:hAnsi="新細明體" w:cs="新細明體"/>
                <w:lang w:eastAsia="zh-TW"/>
              </w:rPr>
              <w:t>研析及</w:t>
            </w:r>
            <w:proofErr w:type="gramEnd"/>
            <w:r w:rsidRPr="008D11C5">
              <w:rPr>
                <w:rFonts w:ascii="新細明體" w:eastAsia="新細明體" w:hAnsi="新細明體" w:cs="新細明體"/>
                <w:lang w:eastAsia="zh-TW"/>
              </w:rPr>
              <w:t>建議；社會數位轉型調查及分析。</w:t>
            </w:r>
          </w:p>
        </w:tc>
      </w:tr>
      <w:tr w:rsidR="00BB5DEB" w:rsidRPr="008D11C5" w14:paraId="588BEFEC" w14:textId="77777777">
        <w:trPr>
          <w:trHeight w:val="159"/>
        </w:trPr>
        <w:tc>
          <w:tcPr>
            <w:tcW w:w="750" w:type="pct"/>
            <w:vMerge/>
            <w:shd w:val="clear" w:color="FFFFFF" w:fill="FFFFFF"/>
            <w:tcMar>
              <w:top w:w="0" w:type="dxa"/>
              <w:left w:w="0" w:type="dxa"/>
              <w:bottom w:w="0" w:type="dxa"/>
              <w:right w:w="0" w:type="dxa"/>
            </w:tcMar>
          </w:tcPr>
          <w:p w14:paraId="68277693"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規劃國家數位發展政策</w:t>
            </w:r>
          </w:p>
        </w:tc>
        <w:tc>
          <w:tcPr>
            <w:tcW w:w="750" w:type="pct"/>
            <w:shd w:val="clear" w:color="FFFFFF" w:fill="FFFFFF"/>
            <w:tcMar>
              <w:top w:w="0" w:type="dxa"/>
              <w:left w:w="0" w:type="dxa"/>
              <w:bottom w:w="0" w:type="dxa"/>
              <w:right w:w="0" w:type="dxa"/>
            </w:tcMar>
          </w:tcPr>
          <w:p w14:paraId="4CFCC23D"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重要施政追蹤管制考核</w:t>
            </w:r>
          </w:p>
        </w:tc>
        <w:tc>
          <w:tcPr>
            <w:tcW w:w="275" w:type="pct"/>
            <w:shd w:val="clear" w:color="FFFFFF" w:fill="FFFFFF"/>
            <w:tcMar>
              <w:top w:w="0" w:type="dxa"/>
              <w:left w:w="0" w:type="dxa"/>
              <w:bottom w:w="0" w:type="dxa"/>
              <w:right w:w="0" w:type="dxa"/>
            </w:tcMar>
          </w:tcPr>
          <w:p w14:paraId="17B47A06"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01BA062F" w14:textId="77777777" w:rsidR="00A77B3E" w:rsidRPr="008D11C5" w:rsidRDefault="00356073">
            <w:pPr>
              <w:spacing w:line="320" w:lineRule="exact"/>
              <w:ind w:firstLine="480"/>
              <w:jc w:val="both"/>
              <w:rPr>
                <w:rFonts w:ascii="新細明體" w:eastAsia="新細明體" w:hAnsi="新細明體" w:cs="新細明體"/>
                <w:lang w:eastAsia="zh-TW"/>
              </w:rPr>
            </w:pPr>
            <w:r w:rsidRPr="008D11C5">
              <w:rPr>
                <w:rFonts w:ascii="新細明體" w:eastAsia="新細明體" w:hAnsi="新細明體" w:cs="新細明體"/>
                <w:lang w:eastAsia="zh-TW"/>
              </w:rPr>
              <w:t>辦理重要政策之列管追蹤，以及數位轉型與數位創新事務等相關財團法人業務督導與協調。</w:t>
            </w:r>
          </w:p>
        </w:tc>
      </w:tr>
      <w:tr w:rsidR="00BB5DEB" w:rsidRPr="008D11C5" w14:paraId="2B4DB9CA" w14:textId="77777777">
        <w:trPr>
          <w:trHeight w:val="159"/>
        </w:trPr>
        <w:tc>
          <w:tcPr>
            <w:tcW w:w="750" w:type="pct"/>
            <w:vMerge w:val="restart"/>
            <w:shd w:val="clear" w:color="FFFFFF" w:fill="FFFFFF"/>
            <w:tcMar>
              <w:top w:w="0" w:type="dxa"/>
              <w:left w:w="0" w:type="dxa"/>
              <w:bottom w:w="0" w:type="dxa"/>
              <w:right w:w="0" w:type="dxa"/>
            </w:tcMar>
          </w:tcPr>
          <w:p w14:paraId="0B800915" w14:textId="77777777" w:rsidR="00A77B3E" w:rsidRPr="008D11C5" w:rsidRDefault="00356073">
            <w:pPr>
              <w:spacing w:line="320" w:lineRule="exact"/>
              <w:jc w:val="both"/>
              <w:rPr>
                <w:rFonts w:ascii="新細明體" w:eastAsia="新細明體" w:hAnsi="新細明體" w:cs="新細明體"/>
              </w:rPr>
            </w:pPr>
            <w:proofErr w:type="spellStart"/>
            <w:r w:rsidRPr="008D11C5">
              <w:rPr>
                <w:rFonts w:ascii="新細明體" w:eastAsia="新細明體" w:hAnsi="新細明體" w:cs="新細明體"/>
              </w:rPr>
              <w:t>強化通傳網路韌性</w:t>
            </w:r>
            <w:proofErr w:type="spellEnd"/>
          </w:p>
        </w:tc>
        <w:tc>
          <w:tcPr>
            <w:tcW w:w="750" w:type="pct"/>
            <w:shd w:val="clear" w:color="FFFFFF" w:fill="FFFFFF"/>
            <w:tcMar>
              <w:top w:w="0" w:type="dxa"/>
              <w:left w:w="0" w:type="dxa"/>
              <w:bottom w:w="0" w:type="dxa"/>
              <w:right w:w="0" w:type="dxa"/>
            </w:tcMar>
          </w:tcPr>
          <w:p w14:paraId="49E914AA"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規劃陸海空三維網路之韌性強化</w:t>
            </w:r>
          </w:p>
        </w:tc>
        <w:tc>
          <w:tcPr>
            <w:tcW w:w="275" w:type="pct"/>
            <w:shd w:val="clear" w:color="FFFFFF" w:fill="FFFFFF"/>
            <w:tcMar>
              <w:top w:w="0" w:type="dxa"/>
              <w:left w:w="0" w:type="dxa"/>
              <w:bottom w:w="0" w:type="dxa"/>
              <w:right w:w="0" w:type="dxa"/>
            </w:tcMar>
          </w:tcPr>
          <w:p w14:paraId="0DCA93C7"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科技發展</w:t>
            </w:r>
            <w:proofErr w:type="spellEnd"/>
          </w:p>
        </w:tc>
        <w:tc>
          <w:tcPr>
            <w:tcW w:w="3225" w:type="pct"/>
            <w:shd w:val="clear" w:color="FFFFFF" w:fill="FFFFFF"/>
            <w:tcMar>
              <w:top w:w="0" w:type="dxa"/>
              <w:left w:w="0" w:type="dxa"/>
              <w:bottom w:w="0" w:type="dxa"/>
              <w:right w:w="0" w:type="dxa"/>
            </w:tcMar>
          </w:tcPr>
          <w:p w14:paraId="2F9400DA"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w:t>
            </w:r>
            <w:proofErr w:type="gramStart"/>
            <w:r w:rsidRPr="008D11C5">
              <w:rPr>
                <w:rFonts w:ascii="新細明體" w:eastAsia="新細明體" w:hAnsi="新細明體" w:cs="新細明體"/>
                <w:lang w:eastAsia="zh-TW"/>
              </w:rPr>
              <w:t>研擬海</w:t>
            </w:r>
            <w:proofErr w:type="gramEnd"/>
            <w:r w:rsidRPr="008D11C5">
              <w:rPr>
                <w:rFonts w:ascii="新細明體" w:eastAsia="新細明體" w:hAnsi="新細明體" w:cs="新細明體"/>
                <w:lang w:eastAsia="zh-TW"/>
              </w:rPr>
              <w:t>纜建設配套措施，藉以推動國內外業者投資海纜相關建設。</w:t>
            </w:r>
          </w:p>
          <w:p w14:paraId="5BF17094"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二、以專案辦公室促進公私協力合作，並建置</w:t>
            </w:r>
            <w:proofErr w:type="gramStart"/>
            <w:r w:rsidRPr="008D11C5">
              <w:rPr>
                <w:rFonts w:ascii="新細明體" w:eastAsia="新細明體" w:hAnsi="新細明體" w:cs="新細明體"/>
                <w:lang w:eastAsia="zh-TW"/>
              </w:rPr>
              <w:t>海纜申設</w:t>
            </w:r>
            <w:proofErr w:type="gramEnd"/>
            <w:r w:rsidRPr="008D11C5">
              <w:rPr>
                <w:rFonts w:ascii="新細明體" w:eastAsia="新細明體" w:hAnsi="新細明體" w:cs="新細明體"/>
                <w:lang w:eastAsia="zh-TW"/>
              </w:rPr>
              <w:t>程序整合資訊網站提供透明化資訊。</w:t>
            </w:r>
          </w:p>
          <w:p w14:paraId="5878BF3F"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三、</w:t>
            </w:r>
            <w:proofErr w:type="gramStart"/>
            <w:r w:rsidRPr="008D11C5">
              <w:rPr>
                <w:rFonts w:ascii="新細明體" w:eastAsia="新細明體" w:hAnsi="新細明體" w:cs="新細明體"/>
                <w:lang w:eastAsia="zh-TW"/>
              </w:rPr>
              <w:t>研提跨</w:t>
            </w:r>
            <w:proofErr w:type="gramEnd"/>
            <w:r w:rsidRPr="008D11C5">
              <w:rPr>
                <w:rFonts w:ascii="新細明體" w:eastAsia="新細明體" w:hAnsi="新細明體" w:cs="新細明體"/>
                <w:lang w:eastAsia="zh-TW"/>
              </w:rPr>
              <w:t>多重寬頻網路備援機制提升全國網路之韌性。</w:t>
            </w:r>
          </w:p>
        </w:tc>
      </w:tr>
      <w:tr w:rsidR="00BB5DEB" w:rsidRPr="008D11C5" w14:paraId="3BCA7428" w14:textId="77777777">
        <w:trPr>
          <w:trHeight w:val="159"/>
        </w:trPr>
        <w:tc>
          <w:tcPr>
            <w:tcW w:w="750" w:type="pct"/>
            <w:vMerge/>
            <w:shd w:val="clear" w:color="FFFFFF" w:fill="FFFFFF"/>
            <w:tcMar>
              <w:top w:w="0" w:type="dxa"/>
              <w:left w:w="0" w:type="dxa"/>
              <w:bottom w:w="0" w:type="dxa"/>
              <w:right w:w="0" w:type="dxa"/>
            </w:tcMar>
          </w:tcPr>
          <w:p w14:paraId="5FDD556B" w14:textId="77777777" w:rsidR="00A77B3E" w:rsidRPr="008D11C5" w:rsidRDefault="00356073">
            <w:pPr>
              <w:spacing w:line="320" w:lineRule="exact"/>
              <w:jc w:val="both"/>
              <w:rPr>
                <w:rFonts w:ascii="新細明體" w:eastAsia="新細明體" w:hAnsi="新細明體" w:cs="新細明體"/>
              </w:rPr>
            </w:pPr>
            <w:proofErr w:type="spellStart"/>
            <w:r w:rsidRPr="008D11C5">
              <w:rPr>
                <w:rFonts w:ascii="新細明體" w:eastAsia="新細明體" w:hAnsi="新細明體" w:cs="新細明體"/>
              </w:rPr>
              <w:t>強化通傳網路韌性</w:t>
            </w:r>
            <w:proofErr w:type="spellEnd"/>
          </w:p>
        </w:tc>
        <w:tc>
          <w:tcPr>
            <w:tcW w:w="750" w:type="pct"/>
            <w:shd w:val="clear" w:color="FFFFFF" w:fill="FFFFFF"/>
            <w:tcMar>
              <w:top w:w="0" w:type="dxa"/>
              <w:left w:w="0" w:type="dxa"/>
              <w:bottom w:w="0" w:type="dxa"/>
              <w:right w:w="0" w:type="dxa"/>
            </w:tcMar>
          </w:tcPr>
          <w:p w14:paraId="4922DE4F"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運用</w:t>
            </w:r>
            <w:proofErr w:type="spellStart"/>
            <w:r w:rsidRPr="008D11C5">
              <w:rPr>
                <w:rFonts w:ascii="新細明體" w:eastAsia="新細明體" w:hAnsi="新細明體" w:cs="新細明體"/>
                <w:lang w:eastAsia="zh-TW"/>
              </w:rPr>
              <w:t>MoCN</w:t>
            </w:r>
            <w:proofErr w:type="spellEnd"/>
            <w:r w:rsidRPr="008D11C5">
              <w:rPr>
                <w:rFonts w:ascii="新細明體" w:eastAsia="新細明體" w:hAnsi="新細明體" w:cs="新細明體"/>
                <w:lang w:eastAsia="zh-TW"/>
              </w:rPr>
              <w:t>技術提升戰時或重大災難發生時之通訊網路韌性</w:t>
            </w:r>
          </w:p>
        </w:tc>
        <w:tc>
          <w:tcPr>
            <w:tcW w:w="275" w:type="pct"/>
            <w:shd w:val="clear" w:color="FFFFFF" w:fill="FFFFFF"/>
            <w:tcMar>
              <w:top w:w="0" w:type="dxa"/>
              <w:left w:w="0" w:type="dxa"/>
              <w:bottom w:w="0" w:type="dxa"/>
              <w:right w:w="0" w:type="dxa"/>
            </w:tcMar>
          </w:tcPr>
          <w:p w14:paraId="59B760E1"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社會發展</w:t>
            </w:r>
            <w:proofErr w:type="spellEnd"/>
          </w:p>
        </w:tc>
        <w:tc>
          <w:tcPr>
            <w:tcW w:w="3225" w:type="pct"/>
            <w:shd w:val="clear" w:color="FFFFFF" w:fill="FFFFFF"/>
            <w:tcMar>
              <w:top w:w="0" w:type="dxa"/>
              <w:left w:w="0" w:type="dxa"/>
              <w:bottom w:w="0" w:type="dxa"/>
              <w:right w:w="0" w:type="dxa"/>
            </w:tcMar>
          </w:tcPr>
          <w:p w14:paraId="6B0C6BF5" w14:textId="77777777" w:rsidR="00A77B3E" w:rsidRPr="008D11C5" w:rsidRDefault="00356073">
            <w:pPr>
              <w:spacing w:line="320" w:lineRule="exact"/>
              <w:ind w:firstLine="480"/>
              <w:jc w:val="both"/>
              <w:rPr>
                <w:rFonts w:ascii="新細明體" w:eastAsia="新細明體" w:hAnsi="新細明體" w:cs="新細明體"/>
                <w:lang w:eastAsia="zh-TW"/>
              </w:rPr>
            </w:pPr>
            <w:r w:rsidRPr="008D11C5">
              <w:rPr>
                <w:rFonts w:ascii="新細明體" w:eastAsia="新細明體" w:hAnsi="新細明體" w:cs="新細明體"/>
                <w:lang w:eastAsia="zh-TW"/>
              </w:rPr>
              <w:t>運用行動通信系統多營運商核心網路（</w:t>
            </w:r>
            <w:proofErr w:type="spellStart"/>
            <w:r w:rsidRPr="008D11C5">
              <w:rPr>
                <w:rFonts w:ascii="新細明體" w:eastAsia="新細明體" w:hAnsi="新細明體" w:cs="新細明體"/>
                <w:lang w:eastAsia="zh-TW"/>
              </w:rPr>
              <w:t>MoCN</w:t>
            </w:r>
            <w:proofErr w:type="spellEnd"/>
            <w:r w:rsidRPr="008D11C5">
              <w:rPr>
                <w:rFonts w:ascii="新細明體" w:eastAsia="新細明體" w:hAnsi="新細明體" w:cs="新細明體"/>
                <w:lang w:eastAsia="zh-TW"/>
              </w:rPr>
              <w:t>）技術，並整合電信業者行動通信基地</w:t>
            </w:r>
            <w:proofErr w:type="gramStart"/>
            <w:r w:rsidRPr="008D11C5">
              <w:rPr>
                <w:rFonts w:ascii="新細明體" w:eastAsia="新細明體" w:hAnsi="新細明體" w:cs="新細明體"/>
                <w:lang w:eastAsia="zh-TW"/>
              </w:rPr>
              <w:t>臺</w:t>
            </w:r>
            <w:proofErr w:type="gramEnd"/>
            <w:r w:rsidRPr="008D11C5">
              <w:rPr>
                <w:rFonts w:ascii="新細明體" w:eastAsia="新細明體" w:hAnsi="新細明體" w:cs="新細明體"/>
                <w:lang w:eastAsia="zh-TW"/>
              </w:rPr>
              <w:t>、固定通信網路及政府設置之非同步軌道衛星及行動通信核心網路，透過公私協力，強化戰時或重大災難發生時，相關單位通訊網路韌性：</w:t>
            </w:r>
          </w:p>
          <w:p w14:paraId="56967623"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一、於指定地點驗證消防單位得優先使用既有商用電信網路進行救災之可行性，並產出公共安全與救難應變（PPDR）通訊系統可用各項技術之成本效益分析報告。</w:t>
            </w:r>
          </w:p>
          <w:p w14:paraId="653EF85A" w14:textId="49F1A29B"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二、提供政府機關得透過指定之既有行動通信基地</w:t>
            </w:r>
            <w:proofErr w:type="gramStart"/>
            <w:r w:rsidR="00154AAE" w:rsidRPr="008D11C5">
              <w:rPr>
                <w:rFonts w:ascii="新細明體" w:eastAsia="新細明體" w:hAnsi="新細明體" w:cs="新細明體" w:hint="eastAsia"/>
                <w:lang w:eastAsia="zh-TW"/>
              </w:rPr>
              <w:t>臺</w:t>
            </w:r>
            <w:proofErr w:type="gramEnd"/>
            <w:r w:rsidRPr="008D11C5">
              <w:rPr>
                <w:rFonts w:ascii="新細明體" w:eastAsia="新細明體" w:hAnsi="新細明體" w:cs="新細明體"/>
                <w:lang w:eastAsia="zh-TW"/>
              </w:rPr>
              <w:t>，維持基本的行動數據服務需求。</w:t>
            </w:r>
          </w:p>
        </w:tc>
      </w:tr>
      <w:tr w:rsidR="00BB5DEB" w:rsidRPr="008D11C5" w14:paraId="01047FD3" w14:textId="77777777">
        <w:trPr>
          <w:trHeight w:val="159"/>
        </w:trPr>
        <w:tc>
          <w:tcPr>
            <w:tcW w:w="750" w:type="pct"/>
            <w:vMerge/>
            <w:shd w:val="clear" w:color="FFFFFF" w:fill="FFFFFF"/>
            <w:tcMar>
              <w:top w:w="0" w:type="dxa"/>
              <w:left w:w="0" w:type="dxa"/>
              <w:bottom w:w="0" w:type="dxa"/>
              <w:right w:w="0" w:type="dxa"/>
            </w:tcMar>
          </w:tcPr>
          <w:p w14:paraId="60D6E5BE" w14:textId="77777777" w:rsidR="00A77B3E" w:rsidRPr="008D11C5" w:rsidRDefault="00356073">
            <w:pPr>
              <w:spacing w:line="320" w:lineRule="exact"/>
              <w:jc w:val="both"/>
              <w:rPr>
                <w:rFonts w:ascii="新細明體" w:eastAsia="新細明體" w:hAnsi="新細明體" w:cs="新細明體"/>
              </w:rPr>
            </w:pPr>
            <w:proofErr w:type="spellStart"/>
            <w:r w:rsidRPr="008D11C5">
              <w:rPr>
                <w:rFonts w:ascii="新細明體" w:eastAsia="新細明體" w:hAnsi="新細明體" w:cs="新細明體"/>
              </w:rPr>
              <w:t>強化通傳網路韌性</w:t>
            </w:r>
            <w:proofErr w:type="spellEnd"/>
          </w:p>
        </w:tc>
        <w:tc>
          <w:tcPr>
            <w:tcW w:w="750" w:type="pct"/>
            <w:shd w:val="clear" w:color="FFFFFF" w:fill="FFFFFF"/>
            <w:tcMar>
              <w:top w:w="0" w:type="dxa"/>
              <w:left w:w="0" w:type="dxa"/>
              <w:bottom w:w="0" w:type="dxa"/>
              <w:right w:w="0" w:type="dxa"/>
            </w:tcMar>
          </w:tcPr>
          <w:p w14:paraId="2F38813E"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提升應變或戰時通訊網路韌性</w:t>
            </w:r>
          </w:p>
        </w:tc>
        <w:tc>
          <w:tcPr>
            <w:tcW w:w="275" w:type="pct"/>
            <w:shd w:val="clear" w:color="FFFFFF" w:fill="FFFFFF"/>
            <w:tcMar>
              <w:top w:w="0" w:type="dxa"/>
              <w:left w:w="0" w:type="dxa"/>
              <w:bottom w:w="0" w:type="dxa"/>
              <w:right w:w="0" w:type="dxa"/>
            </w:tcMar>
          </w:tcPr>
          <w:p w14:paraId="25C2EB7C"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科技發展</w:t>
            </w:r>
            <w:proofErr w:type="spellEnd"/>
          </w:p>
        </w:tc>
        <w:tc>
          <w:tcPr>
            <w:tcW w:w="3225" w:type="pct"/>
            <w:shd w:val="clear" w:color="FFFFFF" w:fill="FFFFFF"/>
            <w:tcMar>
              <w:top w:w="0" w:type="dxa"/>
              <w:left w:w="0" w:type="dxa"/>
              <w:bottom w:w="0" w:type="dxa"/>
              <w:right w:w="0" w:type="dxa"/>
            </w:tcMar>
          </w:tcPr>
          <w:p w14:paraId="41D0C438" w14:textId="07BA5902" w:rsidR="00A77B3E" w:rsidRPr="008D11C5" w:rsidRDefault="00356073">
            <w:pPr>
              <w:spacing w:line="320" w:lineRule="exact"/>
              <w:ind w:firstLine="480"/>
              <w:jc w:val="both"/>
              <w:rPr>
                <w:rFonts w:ascii="新細明體" w:eastAsia="新細明體" w:hAnsi="新細明體" w:cs="新細明體"/>
                <w:lang w:eastAsia="zh-TW"/>
              </w:rPr>
            </w:pPr>
            <w:r w:rsidRPr="008D11C5">
              <w:rPr>
                <w:rFonts w:ascii="新細明體" w:eastAsia="新細明體" w:hAnsi="新細明體" w:cs="新細明體"/>
                <w:lang w:eastAsia="zh-TW"/>
              </w:rPr>
              <w:t>藉由概念性驗證（Proof of Concept, PoC），於國內各縣市約700多個點及3個國外站點，設置地面接收設備，除確保於緊急狀況時，可藉由非同步軌道衛星的網路進行視訊會議、網路電話、直播系統，以及雙向或多向溝通等功能，順暢傳遞指揮及應變避難等重要訊息；亦可強化</w:t>
            </w:r>
            <w:r w:rsidR="00154AAE" w:rsidRPr="008D11C5">
              <w:rPr>
                <w:rFonts w:ascii="新細明體" w:eastAsia="新細明體" w:hAnsi="新細明體" w:cs="新細明體" w:hint="eastAsia"/>
                <w:lang w:eastAsia="zh-TW"/>
              </w:rPr>
              <w:t>臺</w:t>
            </w:r>
            <w:r w:rsidRPr="008D11C5">
              <w:rPr>
                <w:rFonts w:ascii="新細明體" w:eastAsia="新細明體" w:hAnsi="新細明體" w:cs="新細明體"/>
                <w:lang w:eastAsia="zh-TW"/>
              </w:rPr>
              <w:t>灣本島、離島及偏鄉通訊網路的數位韌性。</w:t>
            </w:r>
          </w:p>
        </w:tc>
      </w:tr>
      <w:tr w:rsidR="00BB5DEB" w:rsidRPr="008D11C5" w14:paraId="3533ADB7" w14:textId="77777777">
        <w:trPr>
          <w:trHeight w:val="159"/>
        </w:trPr>
        <w:tc>
          <w:tcPr>
            <w:tcW w:w="750" w:type="pct"/>
            <w:vMerge w:val="restart"/>
            <w:shd w:val="clear" w:color="FFFFFF" w:fill="FFFFFF"/>
            <w:tcMar>
              <w:top w:w="0" w:type="dxa"/>
              <w:left w:w="0" w:type="dxa"/>
              <w:bottom w:w="0" w:type="dxa"/>
              <w:right w:w="0" w:type="dxa"/>
            </w:tcMar>
          </w:tcPr>
          <w:p w14:paraId="24A86F36" w14:textId="77777777" w:rsidR="00A77B3E" w:rsidRPr="008D11C5" w:rsidRDefault="00356073">
            <w:pPr>
              <w:spacing w:line="320" w:lineRule="exact"/>
              <w:jc w:val="both"/>
              <w:rPr>
                <w:rFonts w:ascii="新細明體" w:eastAsia="新細明體" w:hAnsi="新細明體" w:cs="新細明體"/>
              </w:rPr>
            </w:pPr>
            <w:proofErr w:type="spellStart"/>
            <w:r w:rsidRPr="008D11C5">
              <w:rPr>
                <w:rFonts w:ascii="新細明體" w:eastAsia="新細明體" w:hAnsi="新細明體" w:cs="新細明體"/>
              </w:rPr>
              <w:t>促進行動網路建設</w:t>
            </w:r>
            <w:proofErr w:type="spellEnd"/>
          </w:p>
        </w:tc>
        <w:tc>
          <w:tcPr>
            <w:tcW w:w="750" w:type="pct"/>
            <w:shd w:val="clear" w:color="FFFFFF" w:fill="FFFFFF"/>
            <w:tcMar>
              <w:top w:w="0" w:type="dxa"/>
              <w:left w:w="0" w:type="dxa"/>
              <w:bottom w:w="0" w:type="dxa"/>
              <w:right w:w="0" w:type="dxa"/>
            </w:tcMar>
          </w:tcPr>
          <w:p w14:paraId="6CBF2EE0" w14:textId="77777777" w:rsidR="00A77B3E" w:rsidRPr="008D11C5" w:rsidRDefault="00356073">
            <w:pPr>
              <w:spacing w:line="320" w:lineRule="exact"/>
              <w:jc w:val="both"/>
              <w:rPr>
                <w:rFonts w:ascii="新細明體" w:eastAsia="新細明體" w:hAnsi="新細明體" w:cs="新細明體"/>
              </w:rPr>
            </w:pPr>
            <w:r w:rsidRPr="008D11C5">
              <w:rPr>
                <w:rFonts w:ascii="新細明體" w:eastAsia="新細明體" w:hAnsi="新細明體" w:cs="新細明體"/>
              </w:rPr>
              <w:t>5G NSA/</w:t>
            </w:r>
            <w:proofErr w:type="spellStart"/>
            <w:r w:rsidRPr="008D11C5">
              <w:rPr>
                <w:rFonts w:ascii="新細明體" w:eastAsia="新細明體" w:hAnsi="新細明體" w:cs="新細明體"/>
              </w:rPr>
              <w:t>SA網路性能評量暨分析整合研究</w:t>
            </w:r>
            <w:proofErr w:type="spellEnd"/>
          </w:p>
        </w:tc>
        <w:tc>
          <w:tcPr>
            <w:tcW w:w="275" w:type="pct"/>
            <w:shd w:val="clear" w:color="FFFFFF" w:fill="FFFFFF"/>
            <w:tcMar>
              <w:top w:w="0" w:type="dxa"/>
              <w:left w:w="0" w:type="dxa"/>
              <w:bottom w:w="0" w:type="dxa"/>
              <w:right w:w="0" w:type="dxa"/>
            </w:tcMar>
          </w:tcPr>
          <w:p w14:paraId="7D763EEB"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3C58C96A" w14:textId="77777777" w:rsidR="00A77B3E" w:rsidRPr="008D11C5" w:rsidRDefault="00356073">
            <w:pPr>
              <w:spacing w:line="320" w:lineRule="exact"/>
              <w:ind w:firstLine="480"/>
              <w:jc w:val="both"/>
              <w:rPr>
                <w:rFonts w:ascii="新細明體" w:eastAsia="新細明體" w:hAnsi="新細明體" w:cs="新細明體"/>
                <w:lang w:eastAsia="zh-TW"/>
              </w:rPr>
            </w:pPr>
            <w:r w:rsidRPr="008D11C5">
              <w:rPr>
                <w:rFonts w:ascii="新細明體" w:eastAsia="新細明體" w:hAnsi="新細明體" w:cs="新細明體"/>
                <w:lang w:eastAsia="zh-TW"/>
              </w:rPr>
              <w:t>網路韌性政策之推動，5G網路效能量測112年起將以強調緊急狀況或戰時全民防衛動員相關地點之5G網路訊號涵蓋評量為主，包含防空避難所、軍事設施、警消單位、八大關鍵基礎設施等地點之戶外區域，評估及分析行動網路訊號涵蓋現況，以相關場域之網路接取韌性。</w:t>
            </w:r>
          </w:p>
        </w:tc>
      </w:tr>
      <w:tr w:rsidR="00BB5DEB" w:rsidRPr="008D11C5" w14:paraId="402D9126" w14:textId="77777777">
        <w:trPr>
          <w:trHeight w:val="159"/>
        </w:trPr>
        <w:tc>
          <w:tcPr>
            <w:tcW w:w="750" w:type="pct"/>
            <w:vMerge w:val="restart"/>
            <w:shd w:val="clear" w:color="FFFFFF" w:fill="FFFFFF"/>
            <w:tcMar>
              <w:top w:w="0" w:type="dxa"/>
              <w:left w:w="0" w:type="dxa"/>
              <w:bottom w:w="0" w:type="dxa"/>
              <w:right w:w="0" w:type="dxa"/>
            </w:tcMar>
          </w:tcPr>
          <w:p w14:paraId="1A9C26E4"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強化通傳網路資通安全</w:t>
            </w:r>
          </w:p>
        </w:tc>
        <w:tc>
          <w:tcPr>
            <w:tcW w:w="750" w:type="pct"/>
            <w:shd w:val="clear" w:color="FFFFFF" w:fill="FFFFFF"/>
            <w:tcMar>
              <w:top w:w="0" w:type="dxa"/>
              <w:left w:w="0" w:type="dxa"/>
              <w:bottom w:w="0" w:type="dxa"/>
              <w:right w:w="0" w:type="dxa"/>
            </w:tcMar>
          </w:tcPr>
          <w:p w14:paraId="738CB165"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強化通傳事業資通安全防護能量</w:t>
            </w:r>
          </w:p>
        </w:tc>
        <w:tc>
          <w:tcPr>
            <w:tcW w:w="275" w:type="pct"/>
            <w:shd w:val="clear" w:color="FFFFFF" w:fill="FFFFFF"/>
            <w:tcMar>
              <w:top w:w="0" w:type="dxa"/>
              <w:left w:w="0" w:type="dxa"/>
              <w:bottom w:w="0" w:type="dxa"/>
              <w:right w:w="0" w:type="dxa"/>
            </w:tcMar>
          </w:tcPr>
          <w:p w14:paraId="777E7536"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科技發展</w:t>
            </w:r>
            <w:proofErr w:type="spellEnd"/>
          </w:p>
        </w:tc>
        <w:tc>
          <w:tcPr>
            <w:tcW w:w="3225" w:type="pct"/>
            <w:shd w:val="clear" w:color="FFFFFF" w:fill="FFFFFF"/>
            <w:tcMar>
              <w:top w:w="0" w:type="dxa"/>
              <w:left w:w="0" w:type="dxa"/>
              <w:bottom w:w="0" w:type="dxa"/>
              <w:right w:w="0" w:type="dxa"/>
            </w:tcMar>
          </w:tcPr>
          <w:p w14:paraId="49638CD5"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w:t>
            </w:r>
            <w:proofErr w:type="gramStart"/>
            <w:r w:rsidRPr="008D11C5">
              <w:rPr>
                <w:rFonts w:ascii="新細明體" w:eastAsia="新細明體" w:hAnsi="新細明體" w:cs="新細明體"/>
                <w:lang w:eastAsia="zh-TW"/>
              </w:rPr>
              <w:t>依資通</w:t>
            </w:r>
            <w:proofErr w:type="gramEnd"/>
            <w:r w:rsidRPr="008D11C5">
              <w:rPr>
                <w:rFonts w:ascii="新細明體" w:eastAsia="新細明體" w:hAnsi="新細明體" w:cs="新細明體"/>
                <w:lang w:eastAsia="zh-TW"/>
              </w:rPr>
              <w:t>安全管理法及電信管理法相關規定，督導通訊傳播事業落實資通安全防護作為 ，並</w:t>
            </w:r>
            <w:proofErr w:type="gramStart"/>
            <w:r w:rsidRPr="008D11C5">
              <w:rPr>
                <w:rFonts w:ascii="新細明體" w:eastAsia="新細明體" w:hAnsi="新細明體" w:cs="新細明體"/>
                <w:lang w:eastAsia="zh-TW"/>
              </w:rPr>
              <w:t>辦理資安稽核</w:t>
            </w:r>
            <w:proofErr w:type="gramEnd"/>
            <w:r w:rsidRPr="008D11C5">
              <w:rPr>
                <w:rFonts w:ascii="新細明體" w:eastAsia="新細明體" w:hAnsi="新細明體" w:cs="新細明體"/>
                <w:lang w:eastAsia="zh-TW"/>
              </w:rPr>
              <w:t>、檢驗及教育訓練，強化通傳</w:t>
            </w:r>
            <w:proofErr w:type="gramStart"/>
            <w:r w:rsidRPr="008D11C5">
              <w:rPr>
                <w:rFonts w:ascii="新細明體" w:eastAsia="新細明體" w:hAnsi="新細明體" w:cs="新細明體"/>
                <w:lang w:eastAsia="zh-TW"/>
              </w:rPr>
              <w:t>事業資安防護</w:t>
            </w:r>
            <w:proofErr w:type="gramEnd"/>
            <w:r w:rsidRPr="008D11C5">
              <w:rPr>
                <w:rFonts w:ascii="新細明體" w:eastAsia="新細明體" w:hAnsi="新細明體" w:cs="新細明體"/>
                <w:lang w:eastAsia="zh-TW"/>
              </w:rPr>
              <w:t>意識。</w:t>
            </w:r>
          </w:p>
          <w:p w14:paraId="0B1E96BB" w14:textId="6FB836AF"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二、持續</w:t>
            </w:r>
            <w:r w:rsidRPr="008D11C5">
              <w:rPr>
                <w:rFonts w:ascii="新細明體" w:eastAsia="新細明體" w:hAnsi="新細明體" w:cs="新細明體"/>
                <w:spacing w:val="-8"/>
                <w:lang w:eastAsia="zh-TW"/>
              </w:rPr>
              <w:t>精進國家通訊暨網際安全中心</w:t>
            </w:r>
            <w:r w:rsidR="00154AAE" w:rsidRPr="008D11C5">
              <w:rPr>
                <w:rFonts w:ascii="新細明體" w:eastAsia="新細明體" w:hAnsi="新細明體" w:cs="新細明體" w:hint="eastAsia"/>
                <w:spacing w:val="-8"/>
                <w:lang w:eastAsia="zh-TW"/>
              </w:rPr>
              <w:t>（</w:t>
            </w:r>
            <w:r w:rsidRPr="008D11C5">
              <w:rPr>
                <w:rFonts w:ascii="新細明體" w:eastAsia="新細明體" w:hAnsi="新細明體" w:cs="新細明體"/>
                <w:spacing w:val="-8"/>
                <w:lang w:eastAsia="zh-TW"/>
              </w:rPr>
              <w:t>NCCSC</w:t>
            </w:r>
            <w:r w:rsidR="00154AAE" w:rsidRPr="008D11C5">
              <w:rPr>
                <w:rFonts w:ascii="新細明體" w:eastAsia="新細明體" w:hAnsi="新細明體" w:cs="新細明體" w:hint="eastAsia"/>
                <w:spacing w:val="-8"/>
                <w:lang w:eastAsia="zh-TW"/>
              </w:rPr>
              <w:t>）</w:t>
            </w:r>
            <w:proofErr w:type="gramStart"/>
            <w:r w:rsidRPr="008D11C5">
              <w:rPr>
                <w:rFonts w:ascii="新細明體" w:eastAsia="新細明體" w:hAnsi="新細明體" w:cs="新細明體"/>
                <w:spacing w:val="-8"/>
                <w:lang w:eastAsia="zh-TW"/>
              </w:rPr>
              <w:t>資安監控</w:t>
            </w:r>
            <w:proofErr w:type="gramEnd"/>
            <w:r w:rsidRPr="008D11C5">
              <w:rPr>
                <w:rFonts w:ascii="新細明體" w:eastAsia="新細明體" w:hAnsi="新細明體" w:cs="新細明體"/>
                <w:spacing w:val="-8"/>
                <w:lang w:eastAsia="zh-TW"/>
              </w:rPr>
              <w:t>分析通報應變運作平</w:t>
            </w:r>
            <w:proofErr w:type="gramStart"/>
            <w:r w:rsidRPr="008D11C5">
              <w:rPr>
                <w:rFonts w:ascii="新細明體" w:eastAsia="新細明體" w:hAnsi="新細明體" w:cs="新細明體"/>
                <w:spacing w:val="-8"/>
                <w:lang w:eastAsia="zh-TW"/>
              </w:rPr>
              <w:t>臺</w:t>
            </w:r>
            <w:proofErr w:type="gramEnd"/>
            <w:r w:rsidR="00154AAE" w:rsidRPr="008D11C5">
              <w:rPr>
                <w:rFonts w:ascii="新細明體" w:eastAsia="新細明體" w:hAnsi="新細明體" w:cs="新細明體" w:hint="eastAsia"/>
                <w:spacing w:val="-6"/>
                <w:lang w:eastAsia="zh-TW"/>
              </w:rPr>
              <w:t>（</w:t>
            </w:r>
            <w:r w:rsidRPr="008D11C5">
              <w:rPr>
                <w:rFonts w:ascii="新細明體" w:eastAsia="新細明體" w:hAnsi="新細明體" w:cs="新細明體"/>
                <w:spacing w:val="-6"/>
                <w:lang w:eastAsia="zh-TW"/>
              </w:rPr>
              <w:t>C-SOC、C-ISAC、C-CERT及C-NOC</w:t>
            </w:r>
            <w:r w:rsidR="00154AAE" w:rsidRPr="008D11C5">
              <w:rPr>
                <w:rFonts w:ascii="新細明體" w:eastAsia="新細明體" w:hAnsi="新細明體" w:cs="新細明體" w:hint="eastAsia"/>
                <w:spacing w:val="-6"/>
                <w:lang w:eastAsia="zh-TW"/>
              </w:rPr>
              <w:t>）</w:t>
            </w:r>
            <w:r w:rsidRPr="008D11C5">
              <w:rPr>
                <w:rFonts w:ascii="新細明體" w:eastAsia="新細明體" w:hAnsi="新細明體" w:cs="新細明體"/>
                <w:spacing w:val="-8"/>
                <w:lang w:eastAsia="zh-TW"/>
              </w:rPr>
              <w:t>量能，</w:t>
            </w:r>
            <w:r w:rsidRPr="008D11C5">
              <w:rPr>
                <w:rFonts w:ascii="新細明體" w:eastAsia="新細明體" w:hAnsi="新細明體" w:cs="新細明體"/>
                <w:lang w:eastAsia="zh-TW"/>
              </w:rPr>
              <w:t>完善通報應變機制。</w:t>
            </w:r>
          </w:p>
          <w:p w14:paraId="2F89451F"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三、深度剖析通傳領域</w:t>
            </w:r>
            <w:proofErr w:type="gramStart"/>
            <w:r w:rsidRPr="008D11C5">
              <w:rPr>
                <w:rFonts w:ascii="新細明體" w:eastAsia="新細明體" w:hAnsi="新細明體" w:cs="新細明體"/>
                <w:lang w:eastAsia="zh-TW"/>
              </w:rPr>
              <w:t>資安威脅情資</w:t>
            </w:r>
            <w:proofErr w:type="gramEnd"/>
            <w:r w:rsidRPr="008D11C5">
              <w:rPr>
                <w:rFonts w:ascii="新細明體" w:eastAsia="新細明體" w:hAnsi="新細明體" w:cs="新細明體"/>
                <w:lang w:eastAsia="zh-TW"/>
              </w:rPr>
              <w:t>，及時</w:t>
            </w:r>
            <w:proofErr w:type="gramStart"/>
            <w:r w:rsidRPr="008D11C5">
              <w:rPr>
                <w:rFonts w:ascii="新細明體" w:eastAsia="新細明體" w:hAnsi="新細明體" w:cs="新細明體"/>
                <w:lang w:eastAsia="zh-TW"/>
              </w:rPr>
              <w:t>分享予通傳</w:t>
            </w:r>
            <w:proofErr w:type="gramEnd"/>
            <w:r w:rsidRPr="008D11C5">
              <w:rPr>
                <w:rFonts w:ascii="新細明體" w:eastAsia="新細明體" w:hAnsi="新細明體" w:cs="新細明體"/>
                <w:lang w:eastAsia="zh-TW"/>
              </w:rPr>
              <w:t>領域關鍵基礎設施提供者，</w:t>
            </w:r>
            <w:proofErr w:type="gramStart"/>
            <w:r w:rsidRPr="008D11C5">
              <w:rPr>
                <w:rFonts w:ascii="新細明體" w:eastAsia="新細明體" w:hAnsi="新細明體" w:cs="新細明體"/>
                <w:lang w:eastAsia="zh-TW"/>
              </w:rPr>
              <w:t>俾</w:t>
            </w:r>
            <w:proofErr w:type="gramEnd"/>
            <w:r w:rsidRPr="008D11C5">
              <w:rPr>
                <w:rFonts w:ascii="新細明體" w:eastAsia="新細明體" w:hAnsi="新細明體" w:cs="新細明體"/>
                <w:lang w:eastAsia="zh-TW"/>
              </w:rPr>
              <w:t>其事前防護、事中偵測及應處，與事後復原，落實主動式防禦及</w:t>
            </w:r>
            <w:proofErr w:type="gramStart"/>
            <w:r w:rsidRPr="008D11C5">
              <w:rPr>
                <w:rFonts w:ascii="新細明體" w:eastAsia="新細明體" w:hAnsi="新細明體" w:cs="新細明體"/>
                <w:lang w:eastAsia="zh-TW"/>
              </w:rPr>
              <w:t>強化資安事件</w:t>
            </w:r>
            <w:proofErr w:type="gramEnd"/>
            <w:r w:rsidRPr="008D11C5">
              <w:rPr>
                <w:rFonts w:ascii="新細明體" w:eastAsia="新細明體" w:hAnsi="新細明體" w:cs="新細明體"/>
                <w:lang w:eastAsia="zh-TW"/>
              </w:rPr>
              <w:t>應處效能。</w:t>
            </w:r>
          </w:p>
        </w:tc>
      </w:tr>
      <w:tr w:rsidR="00BB5DEB" w:rsidRPr="008D11C5" w14:paraId="45FFBCF2" w14:textId="77777777">
        <w:trPr>
          <w:trHeight w:val="159"/>
        </w:trPr>
        <w:tc>
          <w:tcPr>
            <w:tcW w:w="750" w:type="pct"/>
            <w:vMerge/>
            <w:shd w:val="clear" w:color="FFFFFF" w:fill="FFFFFF"/>
            <w:tcMar>
              <w:top w:w="0" w:type="dxa"/>
              <w:left w:w="0" w:type="dxa"/>
              <w:bottom w:w="0" w:type="dxa"/>
              <w:right w:w="0" w:type="dxa"/>
            </w:tcMar>
          </w:tcPr>
          <w:p w14:paraId="2F26454F"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lastRenderedPageBreak/>
              <w:t>強化通傳網路資通安全</w:t>
            </w:r>
          </w:p>
        </w:tc>
        <w:tc>
          <w:tcPr>
            <w:tcW w:w="750" w:type="pct"/>
            <w:shd w:val="clear" w:color="FFFFFF" w:fill="FFFFFF"/>
            <w:tcMar>
              <w:top w:w="0" w:type="dxa"/>
              <w:left w:w="0" w:type="dxa"/>
              <w:bottom w:w="0" w:type="dxa"/>
              <w:right w:w="0" w:type="dxa"/>
            </w:tcMar>
          </w:tcPr>
          <w:p w14:paraId="6A3DADC1" w14:textId="4675BF89"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太空基礎能量及產業發展先期計畫</w:t>
            </w:r>
            <w:proofErr w:type="gramStart"/>
            <w:r w:rsidR="00B13037" w:rsidRPr="008D11C5">
              <w:rPr>
                <w:rFonts w:ascii="新細明體" w:eastAsia="新細明體" w:hAnsi="新細明體" w:cs="新細明體" w:hint="eastAsia"/>
                <w:lang w:eastAsia="zh-TW"/>
              </w:rPr>
              <w:t>－</w:t>
            </w:r>
            <w:r w:rsidRPr="008D11C5">
              <w:rPr>
                <w:rFonts w:ascii="新細明體" w:eastAsia="新細明體" w:hAnsi="新細明體" w:cs="新細明體"/>
                <w:lang w:eastAsia="zh-TW"/>
              </w:rPr>
              <w:t>資安</w:t>
            </w:r>
            <w:proofErr w:type="gramEnd"/>
            <w:r w:rsidRPr="008D11C5">
              <w:rPr>
                <w:rFonts w:ascii="新細明體" w:eastAsia="新細明體" w:hAnsi="新細明體" w:cs="新細明體"/>
                <w:lang w:eastAsia="zh-TW"/>
              </w:rPr>
              <w:t>驗證環境建置子計畫</w:t>
            </w:r>
          </w:p>
        </w:tc>
        <w:tc>
          <w:tcPr>
            <w:tcW w:w="275" w:type="pct"/>
            <w:shd w:val="clear" w:color="FFFFFF" w:fill="FFFFFF"/>
            <w:tcMar>
              <w:top w:w="0" w:type="dxa"/>
              <w:left w:w="0" w:type="dxa"/>
              <w:bottom w:w="0" w:type="dxa"/>
              <w:right w:w="0" w:type="dxa"/>
            </w:tcMar>
          </w:tcPr>
          <w:p w14:paraId="5B3FBEF2"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科技發展</w:t>
            </w:r>
            <w:proofErr w:type="spellEnd"/>
          </w:p>
        </w:tc>
        <w:tc>
          <w:tcPr>
            <w:tcW w:w="3225" w:type="pct"/>
            <w:shd w:val="clear" w:color="FFFFFF" w:fill="FFFFFF"/>
            <w:tcMar>
              <w:top w:w="0" w:type="dxa"/>
              <w:left w:w="0" w:type="dxa"/>
              <w:bottom w:w="0" w:type="dxa"/>
              <w:right w:w="0" w:type="dxa"/>
            </w:tcMar>
          </w:tcPr>
          <w:p w14:paraId="378D3117"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一、蒐集</w:t>
            </w:r>
            <w:proofErr w:type="gramStart"/>
            <w:r w:rsidRPr="008D11C5">
              <w:rPr>
                <w:rFonts w:ascii="新細明體" w:eastAsia="新細明體" w:hAnsi="新細明體" w:cs="新細明體"/>
                <w:lang w:eastAsia="zh-TW"/>
              </w:rPr>
              <w:t>國際間低軌道</w:t>
            </w:r>
            <w:proofErr w:type="gramEnd"/>
            <w:r w:rsidRPr="008D11C5">
              <w:rPr>
                <w:rFonts w:ascii="新細明體" w:eastAsia="新細明體" w:hAnsi="新細明體" w:cs="新細明體"/>
                <w:lang w:eastAsia="zh-TW"/>
              </w:rPr>
              <w:t>衛星</w:t>
            </w:r>
            <w:proofErr w:type="gramStart"/>
            <w:r w:rsidRPr="008D11C5">
              <w:rPr>
                <w:rFonts w:ascii="新細明體" w:eastAsia="新細明體" w:hAnsi="新細明體" w:cs="新細明體"/>
                <w:lang w:eastAsia="zh-TW"/>
              </w:rPr>
              <w:t>相關資安法規</w:t>
            </w:r>
            <w:proofErr w:type="gramEnd"/>
            <w:r w:rsidRPr="008D11C5">
              <w:rPr>
                <w:rFonts w:ascii="新細明體" w:eastAsia="新細明體" w:hAnsi="新細明體" w:cs="新細明體"/>
                <w:lang w:eastAsia="zh-TW"/>
              </w:rPr>
              <w:t>、檢測技術資料及攻擊</w:t>
            </w:r>
            <w:proofErr w:type="gramStart"/>
            <w:r w:rsidRPr="008D11C5">
              <w:rPr>
                <w:rFonts w:ascii="新細明體" w:eastAsia="新細明體" w:hAnsi="新細明體" w:cs="新細明體"/>
                <w:lang w:eastAsia="zh-TW"/>
              </w:rPr>
              <w:t>威脅情資與</w:t>
            </w:r>
            <w:proofErr w:type="gramEnd"/>
            <w:r w:rsidRPr="008D11C5">
              <w:rPr>
                <w:rFonts w:ascii="新細明體" w:eastAsia="新細明體" w:hAnsi="新細明體" w:cs="新細明體"/>
                <w:lang w:eastAsia="zh-TW"/>
              </w:rPr>
              <w:t>文獻，</w:t>
            </w:r>
            <w:proofErr w:type="gramStart"/>
            <w:r w:rsidRPr="008D11C5">
              <w:rPr>
                <w:rFonts w:ascii="新細明體" w:eastAsia="新細明體" w:hAnsi="新細明體" w:cs="新細明體"/>
                <w:lang w:eastAsia="zh-TW"/>
              </w:rPr>
              <w:t>研析低</w:t>
            </w:r>
            <w:proofErr w:type="gramEnd"/>
            <w:r w:rsidRPr="008D11C5">
              <w:rPr>
                <w:rFonts w:ascii="新細明體" w:eastAsia="新細明體" w:hAnsi="新細明體" w:cs="新細明體"/>
                <w:lang w:eastAsia="zh-TW"/>
              </w:rPr>
              <w:t>軌通訊</w:t>
            </w:r>
            <w:proofErr w:type="gramStart"/>
            <w:r w:rsidRPr="008D11C5">
              <w:rPr>
                <w:rFonts w:ascii="新細明體" w:eastAsia="新細明體" w:hAnsi="新細明體" w:cs="新細明體"/>
                <w:lang w:eastAsia="zh-TW"/>
              </w:rPr>
              <w:t>衛星資安威脅</w:t>
            </w:r>
            <w:proofErr w:type="gramEnd"/>
            <w:r w:rsidRPr="008D11C5">
              <w:rPr>
                <w:rFonts w:ascii="新細明體" w:eastAsia="新細明體" w:hAnsi="新細明體" w:cs="新細明體"/>
                <w:lang w:eastAsia="zh-TW"/>
              </w:rPr>
              <w:t>，</w:t>
            </w:r>
            <w:proofErr w:type="gramStart"/>
            <w:r w:rsidRPr="008D11C5">
              <w:rPr>
                <w:rFonts w:ascii="新細明體" w:eastAsia="新細明體" w:hAnsi="新細明體" w:cs="新細明體"/>
                <w:lang w:eastAsia="zh-TW"/>
              </w:rPr>
              <w:t>研</w:t>
            </w:r>
            <w:proofErr w:type="gramEnd"/>
            <w:r w:rsidRPr="008D11C5">
              <w:rPr>
                <w:rFonts w:ascii="新細明體" w:eastAsia="新細明體" w:hAnsi="新細明體" w:cs="新細明體"/>
                <w:lang w:eastAsia="zh-TW"/>
              </w:rPr>
              <w:t>擬衛星</w:t>
            </w:r>
            <w:proofErr w:type="gramStart"/>
            <w:r w:rsidRPr="008D11C5">
              <w:rPr>
                <w:rFonts w:ascii="新細明體" w:eastAsia="新細明體" w:hAnsi="新細明體" w:cs="新細明體"/>
                <w:lang w:eastAsia="zh-TW"/>
              </w:rPr>
              <w:t>本體資安檢測</w:t>
            </w:r>
            <w:proofErr w:type="gramEnd"/>
            <w:r w:rsidRPr="008D11C5">
              <w:rPr>
                <w:rFonts w:ascii="新細明體" w:eastAsia="新細明體" w:hAnsi="新細明體" w:cs="新細明體"/>
                <w:lang w:eastAsia="zh-TW"/>
              </w:rPr>
              <w:t>指引。</w:t>
            </w:r>
          </w:p>
          <w:p w14:paraId="3EA11DC4"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w:t>
            </w:r>
            <w:proofErr w:type="gramStart"/>
            <w:r w:rsidRPr="008D11C5">
              <w:rPr>
                <w:rFonts w:ascii="新細明體" w:eastAsia="新細明體" w:hAnsi="新細明體" w:cs="新細明體"/>
                <w:lang w:eastAsia="zh-TW"/>
              </w:rPr>
              <w:t>研擬資安</w:t>
            </w:r>
            <w:proofErr w:type="gramEnd"/>
            <w:r w:rsidRPr="008D11C5">
              <w:rPr>
                <w:rFonts w:ascii="新細明體" w:eastAsia="新細明體" w:hAnsi="新細明體" w:cs="新細明體"/>
                <w:lang w:eastAsia="zh-TW"/>
              </w:rPr>
              <w:t>驗證環境建置</w:t>
            </w:r>
            <w:proofErr w:type="gramStart"/>
            <w:r w:rsidRPr="008D11C5">
              <w:rPr>
                <w:rFonts w:ascii="新細明體" w:eastAsia="新細明體" w:hAnsi="新細明體" w:cs="新細明體"/>
                <w:lang w:eastAsia="zh-TW"/>
              </w:rPr>
              <w:t>所需軟</w:t>
            </w:r>
            <w:proofErr w:type="gramEnd"/>
            <w:r w:rsidRPr="008D11C5">
              <w:rPr>
                <w:rFonts w:ascii="新細明體" w:eastAsia="新細明體" w:hAnsi="新細明體" w:cs="新細明體"/>
                <w:lang w:eastAsia="zh-TW"/>
              </w:rPr>
              <w:t>、硬體及驗證實驗室場域、檢測及驗證工作事項等之規劃，並建置低軌通訊</w:t>
            </w:r>
            <w:proofErr w:type="gramStart"/>
            <w:r w:rsidRPr="008D11C5">
              <w:rPr>
                <w:rFonts w:ascii="新細明體" w:eastAsia="新細明體" w:hAnsi="新細明體" w:cs="新細明體"/>
                <w:lang w:eastAsia="zh-TW"/>
              </w:rPr>
              <w:t>衛星資安驗證</w:t>
            </w:r>
            <w:proofErr w:type="gramEnd"/>
            <w:r w:rsidRPr="008D11C5">
              <w:rPr>
                <w:rFonts w:ascii="新細明體" w:eastAsia="新細明體" w:hAnsi="新細明體" w:cs="新細明體"/>
                <w:lang w:eastAsia="zh-TW"/>
              </w:rPr>
              <w:t>實驗室，完備國家太空</w:t>
            </w:r>
            <w:proofErr w:type="gramStart"/>
            <w:r w:rsidRPr="008D11C5">
              <w:rPr>
                <w:rFonts w:ascii="新細明體" w:eastAsia="新細明體" w:hAnsi="新細明體" w:cs="新細明體"/>
                <w:lang w:eastAsia="zh-TW"/>
              </w:rPr>
              <w:t>隊資安</w:t>
            </w:r>
            <w:proofErr w:type="gramEnd"/>
            <w:r w:rsidRPr="008D11C5">
              <w:rPr>
                <w:rFonts w:ascii="新細明體" w:eastAsia="新細明體" w:hAnsi="新細明體" w:cs="新細明體"/>
                <w:lang w:eastAsia="zh-TW"/>
              </w:rPr>
              <w:t>檢測環境。</w:t>
            </w:r>
          </w:p>
        </w:tc>
      </w:tr>
      <w:tr w:rsidR="00BB5DEB" w:rsidRPr="008D11C5" w14:paraId="63C365E7" w14:textId="77777777">
        <w:trPr>
          <w:trHeight w:val="159"/>
        </w:trPr>
        <w:tc>
          <w:tcPr>
            <w:tcW w:w="750" w:type="pct"/>
            <w:vMerge w:val="restart"/>
            <w:shd w:val="clear" w:color="FFFFFF" w:fill="FFFFFF"/>
            <w:tcMar>
              <w:top w:w="0" w:type="dxa"/>
              <w:left w:w="0" w:type="dxa"/>
              <w:bottom w:w="0" w:type="dxa"/>
              <w:right w:w="0" w:type="dxa"/>
            </w:tcMar>
          </w:tcPr>
          <w:p w14:paraId="7F007A75"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強化偏鄉地區通傳網路韌性</w:t>
            </w:r>
          </w:p>
        </w:tc>
        <w:tc>
          <w:tcPr>
            <w:tcW w:w="750" w:type="pct"/>
            <w:shd w:val="clear" w:color="FFFFFF" w:fill="FFFFFF"/>
            <w:tcMar>
              <w:top w:w="0" w:type="dxa"/>
              <w:left w:w="0" w:type="dxa"/>
              <w:bottom w:w="0" w:type="dxa"/>
              <w:right w:w="0" w:type="dxa"/>
            </w:tcMar>
          </w:tcPr>
          <w:p w14:paraId="5066E5F2"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普及</w:t>
            </w:r>
            <w:proofErr w:type="gramStart"/>
            <w:r w:rsidRPr="008D11C5">
              <w:rPr>
                <w:rFonts w:ascii="新細明體" w:eastAsia="新細明體" w:hAnsi="新細明體" w:cs="新細明體"/>
                <w:lang w:eastAsia="zh-TW"/>
              </w:rPr>
              <w:t>及</w:t>
            </w:r>
            <w:proofErr w:type="gramEnd"/>
            <w:r w:rsidRPr="008D11C5">
              <w:rPr>
                <w:rFonts w:ascii="新細明體" w:eastAsia="新細明體" w:hAnsi="新細明體" w:cs="新細明體"/>
                <w:lang w:eastAsia="zh-TW"/>
              </w:rPr>
              <w:t>改善偏遠地區寬頻網路及數位電視訊號服務</w:t>
            </w:r>
          </w:p>
        </w:tc>
        <w:tc>
          <w:tcPr>
            <w:tcW w:w="275" w:type="pct"/>
            <w:shd w:val="clear" w:color="FFFFFF" w:fill="FFFFFF"/>
            <w:tcMar>
              <w:top w:w="0" w:type="dxa"/>
              <w:left w:w="0" w:type="dxa"/>
              <w:bottom w:w="0" w:type="dxa"/>
              <w:right w:w="0" w:type="dxa"/>
            </w:tcMar>
          </w:tcPr>
          <w:p w14:paraId="1690501B"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395DD175"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w:t>
            </w:r>
            <w:proofErr w:type="gramStart"/>
            <w:r w:rsidRPr="008D11C5">
              <w:rPr>
                <w:rFonts w:ascii="新細明體" w:eastAsia="新細明體" w:hAnsi="新細明體" w:cs="新細明體"/>
                <w:lang w:eastAsia="zh-TW"/>
              </w:rPr>
              <w:t>研</w:t>
            </w:r>
            <w:proofErr w:type="gramEnd"/>
            <w:r w:rsidRPr="008D11C5">
              <w:rPr>
                <w:rFonts w:ascii="新細明體" w:eastAsia="新細明體" w:hAnsi="新細明體" w:cs="新細明體"/>
                <w:lang w:eastAsia="zh-TW"/>
              </w:rPr>
              <w:t>析偏遠地區電信接取環境，縮短數位落差，整合電信接取網路。</w:t>
            </w:r>
          </w:p>
          <w:p w14:paraId="5F395170"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二、推動偏遠地區建置寬頻網路，促使民眾同享通訊技術帶來之便利。</w:t>
            </w:r>
          </w:p>
          <w:p w14:paraId="34F63105"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三、維持暨改善偏鄉地區數位電視訊號服務，以保障偏遠地區民眾收視權益。</w:t>
            </w:r>
          </w:p>
        </w:tc>
      </w:tr>
      <w:tr w:rsidR="00BB5DEB" w:rsidRPr="008D11C5" w14:paraId="2C94C8D7" w14:textId="77777777">
        <w:trPr>
          <w:trHeight w:val="159"/>
        </w:trPr>
        <w:tc>
          <w:tcPr>
            <w:tcW w:w="750" w:type="pct"/>
            <w:vMerge w:val="restart"/>
            <w:shd w:val="clear" w:color="FFFFFF" w:fill="FFFFFF"/>
            <w:tcMar>
              <w:top w:w="0" w:type="dxa"/>
              <w:left w:w="0" w:type="dxa"/>
              <w:bottom w:w="0" w:type="dxa"/>
              <w:right w:w="0" w:type="dxa"/>
            </w:tcMar>
          </w:tcPr>
          <w:p w14:paraId="5A294DFF"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前瞻規劃管理數位通傳資源</w:t>
            </w:r>
          </w:p>
        </w:tc>
        <w:tc>
          <w:tcPr>
            <w:tcW w:w="750" w:type="pct"/>
            <w:shd w:val="clear" w:color="FFFFFF" w:fill="FFFFFF"/>
            <w:tcMar>
              <w:top w:w="0" w:type="dxa"/>
              <w:left w:w="0" w:type="dxa"/>
              <w:bottom w:w="0" w:type="dxa"/>
              <w:right w:w="0" w:type="dxa"/>
            </w:tcMar>
          </w:tcPr>
          <w:p w14:paraId="7DA20BDF"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5G/B5G數位通傳資源前瞻整備研究計畫</w:t>
            </w:r>
          </w:p>
        </w:tc>
        <w:tc>
          <w:tcPr>
            <w:tcW w:w="275" w:type="pct"/>
            <w:shd w:val="clear" w:color="FFFFFF" w:fill="FFFFFF"/>
            <w:tcMar>
              <w:top w:w="0" w:type="dxa"/>
              <w:left w:w="0" w:type="dxa"/>
              <w:bottom w:w="0" w:type="dxa"/>
              <w:right w:w="0" w:type="dxa"/>
            </w:tcMar>
          </w:tcPr>
          <w:p w14:paraId="4CAE5ADA"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科技發展</w:t>
            </w:r>
            <w:proofErr w:type="spellEnd"/>
          </w:p>
        </w:tc>
        <w:tc>
          <w:tcPr>
            <w:tcW w:w="3225" w:type="pct"/>
            <w:shd w:val="clear" w:color="FFFFFF" w:fill="FFFFFF"/>
            <w:tcMar>
              <w:top w:w="0" w:type="dxa"/>
              <w:left w:w="0" w:type="dxa"/>
              <w:bottom w:w="0" w:type="dxa"/>
              <w:right w:w="0" w:type="dxa"/>
            </w:tcMar>
          </w:tcPr>
          <w:p w14:paraId="57E04C50"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一、調查國際頻率資源管理架構、核配方式，辦理國際頻譜應用議題趨勢及各地區為頻譜用途規劃之調</w:t>
            </w:r>
            <w:proofErr w:type="gramStart"/>
            <w:r w:rsidRPr="008D11C5">
              <w:rPr>
                <w:rFonts w:ascii="新細明體" w:eastAsia="新細明體" w:hAnsi="新細明體" w:cs="新細明體"/>
                <w:lang w:eastAsia="zh-TW"/>
              </w:rPr>
              <w:t>研</w:t>
            </w:r>
            <w:proofErr w:type="gramEnd"/>
            <w:r w:rsidRPr="008D11C5">
              <w:rPr>
                <w:rFonts w:ascii="新細明體" w:eastAsia="新細明體" w:hAnsi="新細明體" w:cs="新細明體"/>
                <w:lang w:eastAsia="zh-TW"/>
              </w:rPr>
              <w:t>，</w:t>
            </w:r>
            <w:proofErr w:type="gramStart"/>
            <w:r w:rsidRPr="008D11C5">
              <w:rPr>
                <w:rFonts w:ascii="新細明體" w:eastAsia="新細明體" w:hAnsi="新細明體" w:cs="新細明體"/>
                <w:lang w:eastAsia="zh-TW"/>
              </w:rPr>
              <w:t>研</w:t>
            </w:r>
            <w:proofErr w:type="gramEnd"/>
            <w:r w:rsidRPr="008D11C5">
              <w:rPr>
                <w:rFonts w:ascii="新細明體" w:eastAsia="新細明體" w:hAnsi="新細明體" w:cs="新細明體"/>
                <w:lang w:eastAsia="zh-TW"/>
              </w:rPr>
              <w:t>提本國中長期頻率資源管理政策之建議。</w:t>
            </w:r>
          </w:p>
          <w:p w14:paraId="52DC8136" w14:textId="47608B7A"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二、調查蒐集重大政策</w:t>
            </w:r>
            <w:proofErr w:type="gramStart"/>
            <w:r w:rsidR="00B13037" w:rsidRPr="008D11C5">
              <w:rPr>
                <w:rFonts w:ascii="新細明體" w:eastAsia="新細明體" w:hAnsi="新細明體" w:cs="新細明體" w:hint="eastAsia"/>
                <w:lang w:eastAsia="zh-TW"/>
              </w:rPr>
              <w:t>（</w:t>
            </w:r>
            <w:proofErr w:type="gramEnd"/>
            <w:r w:rsidRPr="008D11C5">
              <w:rPr>
                <w:rFonts w:ascii="新細明體" w:eastAsia="新細明體" w:hAnsi="新細明體" w:cs="新細明體"/>
                <w:lang w:eastAsia="zh-TW"/>
              </w:rPr>
              <w:t>前瞻基礎建設</w:t>
            </w:r>
            <w:r w:rsidR="00B13037" w:rsidRPr="008D11C5">
              <w:rPr>
                <w:rFonts w:ascii="新細明體" w:eastAsia="新細明體" w:hAnsi="新細明體" w:cs="新細明體" w:hint="eastAsia"/>
                <w:lang w:eastAsia="zh-TW"/>
              </w:rPr>
              <w:t>／</w:t>
            </w:r>
            <w:r w:rsidRPr="008D11C5">
              <w:rPr>
                <w:rFonts w:ascii="新細明體" w:eastAsia="新細明體" w:hAnsi="新細明體" w:cs="新細明體"/>
                <w:lang w:eastAsia="zh-TW"/>
              </w:rPr>
              <w:t>亞洲</w:t>
            </w:r>
            <w:r w:rsidR="00B13037" w:rsidRPr="008D11C5">
              <w:rPr>
                <w:rFonts w:ascii="微軟正黑體" w:eastAsia="微軟正黑體" w:hAnsi="微軟正黑體" w:hint="eastAsia"/>
                <w:color w:val="000000"/>
                <w:sz w:val="28"/>
                <w:szCs w:val="28"/>
                <w:lang w:eastAsia="zh-TW"/>
              </w:rPr>
              <w:t>．</w:t>
            </w:r>
            <w:r w:rsidRPr="008D11C5">
              <w:rPr>
                <w:rFonts w:ascii="新細明體" w:eastAsia="新細明體" w:hAnsi="新細明體" w:cs="新細明體"/>
                <w:lang w:eastAsia="zh-TW"/>
              </w:rPr>
              <w:t>矽谷</w:t>
            </w:r>
            <w:r w:rsidR="00B13037" w:rsidRPr="008D11C5">
              <w:rPr>
                <w:rFonts w:ascii="新細明體" w:eastAsia="新細明體" w:hAnsi="新細明體" w:cs="新細明體" w:hint="eastAsia"/>
                <w:lang w:eastAsia="zh-TW"/>
              </w:rPr>
              <w:t>／</w:t>
            </w:r>
            <w:r w:rsidRPr="008D11C5">
              <w:rPr>
                <w:rFonts w:ascii="新細明體" w:eastAsia="新細明體" w:hAnsi="新細明體" w:cs="新細明體"/>
                <w:lang w:eastAsia="zh-TW"/>
              </w:rPr>
              <w:t>國家科學發展</w:t>
            </w:r>
            <w:proofErr w:type="gramStart"/>
            <w:r w:rsidR="00B13037" w:rsidRPr="008D11C5">
              <w:rPr>
                <w:rFonts w:ascii="新細明體" w:eastAsia="新細明體" w:hAnsi="新細明體" w:cs="新細明體" w:hint="eastAsia"/>
                <w:lang w:eastAsia="zh-TW"/>
              </w:rPr>
              <w:t>）</w:t>
            </w:r>
            <w:proofErr w:type="gramEnd"/>
            <w:r w:rsidRPr="008D11C5">
              <w:rPr>
                <w:rFonts w:ascii="新細明體" w:eastAsia="新細明體" w:hAnsi="新細明體" w:cs="新細明體"/>
                <w:lang w:eastAsia="zh-TW"/>
              </w:rPr>
              <w:t>涉及頻率資源創新應用之進程，篩選具商用化潛力之計畫辦理深度訪談後</w:t>
            </w:r>
            <w:proofErr w:type="gramStart"/>
            <w:r w:rsidRPr="008D11C5">
              <w:rPr>
                <w:rFonts w:ascii="新細明體" w:eastAsia="新細明體" w:hAnsi="新細明體" w:cs="新細明體"/>
                <w:lang w:eastAsia="zh-TW"/>
              </w:rPr>
              <w:t>研</w:t>
            </w:r>
            <w:proofErr w:type="gramEnd"/>
            <w:r w:rsidRPr="008D11C5">
              <w:rPr>
                <w:rFonts w:ascii="新細明體" w:eastAsia="新細明體" w:hAnsi="新細明體" w:cs="新細明體"/>
                <w:lang w:eastAsia="zh-TW"/>
              </w:rPr>
              <w:t>提協助方案及具體建議。</w:t>
            </w:r>
          </w:p>
          <w:p w14:paraId="7055E0E3"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三、</w:t>
            </w:r>
            <w:proofErr w:type="gramStart"/>
            <w:r w:rsidRPr="008D11C5">
              <w:rPr>
                <w:rFonts w:ascii="新細明體" w:eastAsia="新細明體" w:hAnsi="新細明體" w:cs="新細明體"/>
                <w:lang w:eastAsia="zh-TW"/>
              </w:rPr>
              <w:t>研</w:t>
            </w:r>
            <w:proofErr w:type="gramEnd"/>
            <w:r w:rsidRPr="008D11C5">
              <w:rPr>
                <w:rFonts w:ascii="新細明體" w:eastAsia="新細明體" w:hAnsi="新細明體" w:cs="新細明體"/>
                <w:lang w:eastAsia="zh-TW"/>
              </w:rPr>
              <w:t>析整理ITU有關「衛星」、「行動」、「固定」等業務頻段、特殊應用之限制、干擾防範建議，辦理WRC-23各項議題討論結果之關注及WRC-27潛在討論議題跟進等工作。</w:t>
            </w:r>
          </w:p>
          <w:p w14:paraId="29A1505D"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四、</w:t>
            </w:r>
            <w:proofErr w:type="gramStart"/>
            <w:r w:rsidRPr="008D11C5">
              <w:rPr>
                <w:rFonts w:ascii="新細明體" w:eastAsia="新細明體" w:hAnsi="新細明體" w:cs="新細明體"/>
                <w:lang w:eastAsia="zh-TW"/>
              </w:rPr>
              <w:t>研</w:t>
            </w:r>
            <w:proofErr w:type="gramEnd"/>
            <w:r w:rsidRPr="008D11C5">
              <w:rPr>
                <w:rFonts w:ascii="新細明體" w:eastAsia="新細明體" w:hAnsi="新細明體" w:cs="新細明體"/>
                <w:lang w:eastAsia="zh-TW"/>
              </w:rPr>
              <w:t>析網際網路應用協定發展趨勢及方向，針對網際網路資源分配議題蒐集並提出解決方案，辦理協助產學界參與網際網路應用協定發展。</w:t>
            </w:r>
          </w:p>
        </w:tc>
      </w:tr>
      <w:tr w:rsidR="00BB5DEB" w:rsidRPr="008D11C5" w14:paraId="2440632A" w14:textId="77777777">
        <w:trPr>
          <w:trHeight w:val="159"/>
        </w:trPr>
        <w:tc>
          <w:tcPr>
            <w:tcW w:w="750" w:type="pct"/>
            <w:vMerge/>
            <w:shd w:val="clear" w:color="FFFFFF" w:fill="FFFFFF"/>
            <w:tcMar>
              <w:top w:w="0" w:type="dxa"/>
              <w:left w:w="0" w:type="dxa"/>
              <w:bottom w:w="0" w:type="dxa"/>
              <w:right w:w="0" w:type="dxa"/>
            </w:tcMar>
          </w:tcPr>
          <w:p w14:paraId="62E9BDC4"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前瞻規劃管理數位通傳資源</w:t>
            </w:r>
          </w:p>
        </w:tc>
        <w:tc>
          <w:tcPr>
            <w:tcW w:w="750" w:type="pct"/>
            <w:shd w:val="clear" w:color="FFFFFF" w:fill="FFFFFF"/>
            <w:tcMar>
              <w:top w:w="0" w:type="dxa"/>
              <w:left w:w="0" w:type="dxa"/>
              <w:bottom w:w="0" w:type="dxa"/>
              <w:right w:w="0" w:type="dxa"/>
            </w:tcMar>
          </w:tcPr>
          <w:p w14:paraId="3C21E3FE"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中新二號衛星騰讓頻譜補償計畫</w:t>
            </w:r>
          </w:p>
        </w:tc>
        <w:tc>
          <w:tcPr>
            <w:tcW w:w="275" w:type="pct"/>
            <w:shd w:val="clear" w:color="FFFFFF" w:fill="FFFFFF"/>
            <w:tcMar>
              <w:top w:w="0" w:type="dxa"/>
              <w:left w:w="0" w:type="dxa"/>
              <w:bottom w:w="0" w:type="dxa"/>
              <w:right w:w="0" w:type="dxa"/>
            </w:tcMar>
          </w:tcPr>
          <w:p w14:paraId="7B344E4D"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科技發展</w:t>
            </w:r>
            <w:proofErr w:type="spellEnd"/>
          </w:p>
        </w:tc>
        <w:tc>
          <w:tcPr>
            <w:tcW w:w="3225" w:type="pct"/>
            <w:shd w:val="clear" w:color="FFFFFF" w:fill="FFFFFF"/>
            <w:tcMar>
              <w:top w:w="0" w:type="dxa"/>
              <w:left w:w="0" w:type="dxa"/>
              <w:bottom w:w="0" w:type="dxa"/>
              <w:right w:w="0" w:type="dxa"/>
            </w:tcMar>
          </w:tcPr>
          <w:p w14:paraId="20ACE7AC" w14:textId="77777777" w:rsidR="00A77B3E" w:rsidRPr="008D11C5" w:rsidRDefault="00356073">
            <w:pPr>
              <w:spacing w:line="320" w:lineRule="exact"/>
              <w:ind w:firstLine="480"/>
              <w:jc w:val="both"/>
              <w:rPr>
                <w:rFonts w:ascii="新細明體" w:eastAsia="新細明體" w:hAnsi="新細明體" w:cs="新細明體"/>
                <w:lang w:eastAsia="zh-TW"/>
              </w:rPr>
            </w:pPr>
            <w:r w:rsidRPr="008D11C5">
              <w:rPr>
                <w:rFonts w:ascii="新細明體" w:eastAsia="新細明體" w:hAnsi="新細明體" w:cs="新細明體"/>
                <w:lang w:eastAsia="zh-TW"/>
              </w:rPr>
              <w:t>年度完成辦理第4階段補償金之撥付工作，檢討標準作業流程。</w:t>
            </w:r>
          </w:p>
        </w:tc>
      </w:tr>
      <w:tr w:rsidR="00BB5DEB" w:rsidRPr="008D11C5" w14:paraId="09E82970" w14:textId="77777777">
        <w:trPr>
          <w:trHeight w:val="159"/>
        </w:trPr>
        <w:tc>
          <w:tcPr>
            <w:tcW w:w="750" w:type="pct"/>
            <w:vMerge/>
            <w:shd w:val="clear" w:color="FFFFFF" w:fill="FFFFFF"/>
            <w:tcMar>
              <w:top w:w="0" w:type="dxa"/>
              <w:left w:w="0" w:type="dxa"/>
              <w:bottom w:w="0" w:type="dxa"/>
              <w:right w:w="0" w:type="dxa"/>
            </w:tcMar>
          </w:tcPr>
          <w:p w14:paraId="55290624"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前瞻規劃管理數位通傳資源</w:t>
            </w:r>
          </w:p>
        </w:tc>
        <w:tc>
          <w:tcPr>
            <w:tcW w:w="750" w:type="pct"/>
            <w:shd w:val="clear" w:color="FFFFFF" w:fill="FFFFFF"/>
            <w:tcMar>
              <w:top w:w="0" w:type="dxa"/>
              <w:left w:w="0" w:type="dxa"/>
              <w:bottom w:w="0" w:type="dxa"/>
              <w:right w:w="0" w:type="dxa"/>
            </w:tcMar>
          </w:tcPr>
          <w:p w14:paraId="21DD82A6"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6G產業發展先期規劃計畫</w:t>
            </w:r>
          </w:p>
        </w:tc>
        <w:tc>
          <w:tcPr>
            <w:tcW w:w="275" w:type="pct"/>
            <w:shd w:val="clear" w:color="FFFFFF" w:fill="FFFFFF"/>
            <w:tcMar>
              <w:top w:w="0" w:type="dxa"/>
              <w:left w:w="0" w:type="dxa"/>
              <w:bottom w:w="0" w:type="dxa"/>
              <w:right w:w="0" w:type="dxa"/>
            </w:tcMar>
          </w:tcPr>
          <w:p w14:paraId="49E9DF8A"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科技發展</w:t>
            </w:r>
            <w:proofErr w:type="spellEnd"/>
          </w:p>
        </w:tc>
        <w:tc>
          <w:tcPr>
            <w:tcW w:w="3225" w:type="pct"/>
            <w:shd w:val="clear" w:color="FFFFFF" w:fill="FFFFFF"/>
            <w:tcMar>
              <w:top w:w="0" w:type="dxa"/>
              <w:left w:w="0" w:type="dxa"/>
              <w:bottom w:w="0" w:type="dxa"/>
              <w:right w:w="0" w:type="dxa"/>
            </w:tcMar>
          </w:tcPr>
          <w:p w14:paraId="2C3184AE"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一、完善我國行動通訊市場與頻譜管理相關制度，深化我國頻譜管理能量，進而推動行動通訊市場產值與孕育創新應用。</w:t>
            </w:r>
          </w:p>
          <w:p w14:paraId="02BBCEFF"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二、布局6G跨領域應用技術與安全可靠韌性應用服務技術，掌握高空通訊平</w:t>
            </w:r>
            <w:proofErr w:type="gramStart"/>
            <w:r w:rsidRPr="008D11C5">
              <w:rPr>
                <w:rFonts w:ascii="新細明體" w:eastAsia="新細明體" w:hAnsi="新細明體" w:cs="新細明體"/>
                <w:lang w:eastAsia="zh-TW"/>
              </w:rPr>
              <w:t>臺</w:t>
            </w:r>
            <w:proofErr w:type="gramEnd"/>
            <w:r w:rsidRPr="008D11C5">
              <w:rPr>
                <w:rFonts w:ascii="新細明體" w:eastAsia="新細明體" w:hAnsi="新細明體" w:cs="新細明體"/>
                <w:lang w:eastAsia="zh-TW"/>
              </w:rPr>
              <w:t>應用關鍵瓶頸，提升我國行動通訊應用服務韌性。</w:t>
            </w:r>
          </w:p>
          <w:p w14:paraId="7A00C08F"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三、鏈結政府資源與電信業者共同參與國際組織，掌握國際趨勢。</w:t>
            </w:r>
          </w:p>
        </w:tc>
      </w:tr>
      <w:tr w:rsidR="00BB5DEB" w:rsidRPr="008D11C5" w14:paraId="282F6F95" w14:textId="77777777">
        <w:trPr>
          <w:trHeight w:val="159"/>
        </w:trPr>
        <w:tc>
          <w:tcPr>
            <w:tcW w:w="750" w:type="pct"/>
            <w:vMerge/>
            <w:shd w:val="clear" w:color="FFFFFF" w:fill="FFFFFF"/>
            <w:tcMar>
              <w:top w:w="0" w:type="dxa"/>
              <w:left w:w="0" w:type="dxa"/>
              <w:bottom w:w="0" w:type="dxa"/>
              <w:right w:w="0" w:type="dxa"/>
            </w:tcMar>
          </w:tcPr>
          <w:p w14:paraId="2A8A5F11"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前瞻規劃管理數位通傳資源</w:t>
            </w:r>
          </w:p>
        </w:tc>
        <w:tc>
          <w:tcPr>
            <w:tcW w:w="750" w:type="pct"/>
            <w:shd w:val="clear" w:color="FFFFFF" w:fill="FFFFFF"/>
            <w:tcMar>
              <w:top w:w="0" w:type="dxa"/>
              <w:left w:w="0" w:type="dxa"/>
              <w:bottom w:w="0" w:type="dxa"/>
              <w:right w:w="0" w:type="dxa"/>
            </w:tcMar>
          </w:tcPr>
          <w:p w14:paraId="196DDD8E"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6G應用領域發展技術驗證計畫</w:t>
            </w:r>
          </w:p>
        </w:tc>
        <w:tc>
          <w:tcPr>
            <w:tcW w:w="275" w:type="pct"/>
            <w:shd w:val="clear" w:color="FFFFFF" w:fill="FFFFFF"/>
            <w:tcMar>
              <w:top w:w="0" w:type="dxa"/>
              <w:left w:w="0" w:type="dxa"/>
              <w:bottom w:w="0" w:type="dxa"/>
              <w:right w:w="0" w:type="dxa"/>
            </w:tcMar>
          </w:tcPr>
          <w:p w14:paraId="26D943EA"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科技發展</w:t>
            </w:r>
            <w:proofErr w:type="spellEnd"/>
          </w:p>
        </w:tc>
        <w:tc>
          <w:tcPr>
            <w:tcW w:w="3225" w:type="pct"/>
            <w:shd w:val="clear" w:color="FFFFFF" w:fill="FFFFFF"/>
            <w:tcMar>
              <w:top w:w="0" w:type="dxa"/>
              <w:left w:w="0" w:type="dxa"/>
              <w:bottom w:w="0" w:type="dxa"/>
              <w:right w:w="0" w:type="dxa"/>
            </w:tcMar>
          </w:tcPr>
          <w:p w14:paraId="780F2BBD"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w:t>
            </w:r>
            <w:proofErr w:type="gramStart"/>
            <w:r w:rsidRPr="008D11C5">
              <w:rPr>
                <w:rFonts w:ascii="新細明體" w:eastAsia="新細明體" w:hAnsi="新細明體" w:cs="新細明體"/>
                <w:lang w:eastAsia="zh-TW"/>
              </w:rPr>
              <w:t>研</w:t>
            </w:r>
            <w:proofErr w:type="gramEnd"/>
            <w:r w:rsidRPr="008D11C5">
              <w:rPr>
                <w:rFonts w:ascii="新細明體" w:eastAsia="新細明體" w:hAnsi="新細明體" w:cs="新細明體"/>
                <w:lang w:eastAsia="zh-TW"/>
              </w:rPr>
              <w:t>析國際NTN與高空平</w:t>
            </w:r>
            <w:proofErr w:type="gramStart"/>
            <w:r w:rsidRPr="008D11C5">
              <w:rPr>
                <w:rFonts w:ascii="新細明體" w:eastAsia="新細明體" w:hAnsi="新細明體" w:cs="新細明體"/>
                <w:lang w:eastAsia="zh-TW"/>
              </w:rPr>
              <w:t>臺</w:t>
            </w:r>
            <w:proofErr w:type="gramEnd"/>
            <w:r w:rsidRPr="008D11C5">
              <w:rPr>
                <w:rFonts w:ascii="新細明體" w:eastAsia="新細明體" w:hAnsi="新細明體" w:cs="新細明體"/>
                <w:lang w:eastAsia="zh-TW"/>
              </w:rPr>
              <w:t>應用趨勢，盤點國內發展高空平</w:t>
            </w:r>
            <w:proofErr w:type="gramStart"/>
            <w:r w:rsidRPr="008D11C5">
              <w:rPr>
                <w:rFonts w:ascii="新細明體" w:eastAsia="新細明體" w:hAnsi="新細明體" w:cs="新細明體"/>
                <w:lang w:eastAsia="zh-TW"/>
              </w:rPr>
              <w:t>臺</w:t>
            </w:r>
            <w:proofErr w:type="gramEnd"/>
            <w:r w:rsidRPr="008D11C5">
              <w:rPr>
                <w:rFonts w:ascii="新細明體" w:eastAsia="新細明體" w:hAnsi="新細明體" w:cs="新細明體"/>
                <w:lang w:eastAsia="zh-TW"/>
              </w:rPr>
              <w:t>通訊應用關鍵議題，其中包含應用趨勢與法規</w:t>
            </w:r>
            <w:proofErr w:type="gramStart"/>
            <w:r w:rsidRPr="008D11C5">
              <w:rPr>
                <w:rFonts w:ascii="新細明體" w:eastAsia="新細明體" w:hAnsi="新細明體" w:cs="新細明體"/>
                <w:lang w:eastAsia="zh-TW"/>
              </w:rPr>
              <w:t>研</w:t>
            </w:r>
            <w:proofErr w:type="gramEnd"/>
            <w:r w:rsidRPr="008D11C5">
              <w:rPr>
                <w:rFonts w:ascii="新細明體" w:eastAsia="新細明體" w:hAnsi="新細明體" w:cs="新細明體"/>
                <w:lang w:eastAsia="zh-TW"/>
              </w:rPr>
              <w:t>析、運作環境分析及設備載具</w:t>
            </w:r>
            <w:proofErr w:type="gramStart"/>
            <w:r w:rsidRPr="008D11C5">
              <w:rPr>
                <w:rFonts w:ascii="新細明體" w:eastAsia="新細明體" w:hAnsi="新細明體" w:cs="新細明體"/>
                <w:lang w:eastAsia="zh-TW"/>
              </w:rPr>
              <w:t>研</w:t>
            </w:r>
            <w:proofErr w:type="gramEnd"/>
            <w:r w:rsidRPr="008D11C5">
              <w:rPr>
                <w:rFonts w:ascii="新細明體" w:eastAsia="新細明體" w:hAnsi="新細明體" w:cs="新細明體"/>
                <w:lang w:eastAsia="zh-TW"/>
              </w:rPr>
              <w:t>析。</w:t>
            </w:r>
          </w:p>
          <w:p w14:paraId="790DF9A7"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二、結合通訊、航空與能源等跨領域研發能量建置高空平</w:t>
            </w:r>
            <w:proofErr w:type="gramStart"/>
            <w:r w:rsidRPr="008D11C5">
              <w:rPr>
                <w:rFonts w:ascii="新細明體" w:eastAsia="新細明體" w:hAnsi="新細明體" w:cs="新細明體"/>
                <w:lang w:eastAsia="zh-TW"/>
              </w:rPr>
              <w:t>臺</w:t>
            </w:r>
            <w:proofErr w:type="gramEnd"/>
            <w:r w:rsidRPr="008D11C5">
              <w:rPr>
                <w:rFonts w:ascii="新細明體" w:eastAsia="新細明體" w:hAnsi="新細明體" w:cs="新細明體"/>
                <w:lang w:eastAsia="zh-TW"/>
              </w:rPr>
              <w:t>通訊技術驗證場域，掌握發展NTN之關鍵技術，建構行動通信立體組網可行性，並強化行動通信網路基礎設施韌性。</w:t>
            </w:r>
          </w:p>
        </w:tc>
      </w:tr>
      <w:tr w:rsidR="00BB5DEB" w:rsidRPr="008D11C5" w14:paraId="2B117A9A" w14:textId="77777777">
        <w:trPr>
          <w:trHeight w:val="159"/>
        </w:trPr>
        <w:tc>
          <w:tcPr>
            <w:tcW w:w="750" w:type="pct"/>
            <w:vMerge/>
            <w:shd w:val="clear" w:color="FFFFFF" w:fill="FFFFFF"/>
            <w:tcMar>
              <w:top w:w="0" w:type="dxa"/>
              <w:left w:w="0" w:type="dxa"/>
              <w:bottom w:w="0" w:type="dxa"/>
              <w:right w:w="0" w:type="dxa"/>
            </w:tcMar>
          </w:tcPr>
          <w:p w14:paraId="3ED880F8"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lastRenderedPageBreak/>
              <w:t>前瞻規劃管理數位通傳資源</w:t>
            </w:r>
          </w:p>
        </w:tc>
        <w:tc>
          <w:tcPr>
            <w:tcW w:w="750" w:type="pct"/>
            <w:shd w:val="clear" w:color="FFFFFF" w:fill="FFFFFF"/>
            <w:tcMar>
              <w:top w:w="0" w:type="dxa"/>
              <w:left w:w="0" w:type="dxa"/>
              <w:bottom w:w="0" w:type="dxa"/>
              <w:right w:w="0" w:type="dxa"/>
            </w:tcMar>
          </w:tcPr>
          <w:p w14:paraId="12D87BC5"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電信市場無線電頻率需求評估研究計畫</w:t>
            </w:r>
          </w:p>
        </w:tc>
        <w:tc>
          <w:tcPr>
            <w:tcW w:w="275" w:type="pct"/>
            <w:shd w:val="clear" w:color="FFFFFF" w:fill="FFFFFF"/>
            <w:tcMar>
              <w:top w:w="0" w:type="dxa"/>
              <w:left w:w="0" w:type="dxa"/>
              <w:bottom w:w="0" w:type="dxa"/>
              <w:right w:w="0" w:type="dxa"/>
            </w:tcMar>
          </w:tcPr>
          <w:p w14:paraId="1610E798"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21918072"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一、蒐集電信市場無線電頻率使用情形。</w:t>
            </w:r>
          </w:p>
          <w:p w14:paraId="65F9612A"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二、辦理電信市場無線電頻率需求評估。</w:t>
            </w:r>
          </w:p>
        </w:tc>
      </w:tr>
      <w:tr w:rsidR="00BB5DEB" w:rsidRPr="008D11C5" w14:paraId="011B98B6" w14:textId="77777777">
        <w:trPr>
          <w:trHeight w:val="159"/>
        </w:trPr>
        <w:tc>
          <w:tcPr>
            <w:tcW w:w="750" w:type="pct"/>
            <w:vMerge/>
            <w:shd w:val="clear" w:color="FFFFFF" w:fill="FFFFFF"/>
            <w:tcMar>
              <w:top w:w="0" w:type="dxa"/>
              <w:left w:w="0" w:type="dxa"/>
              <w:bottom w:w="0" w:type="dxa"/>
              <w:right w:w="0" w:type="dxa"/>
            </w:tcMar>
          </w:tcPr>
          <w:p w14:paraId="58992077"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前瞻規劃管理數位通傳資源</w:t>
            </w:r>
          </w:p>
        </w:tc>
        <w:tc>
          <w:tcPr>
            <w:tcW w:w="750" w:type="pct"/>
            <w:shd w:val="clear" w:color="FFFFFF" w:fill="FFFFFF"/>
            <w:tcMar>
              <w:top w:w="0" w:type="dxa"/>
              <w:left w:w="0" w:type="dxa"/>
              <w:bottom w:w="0" w:type="dxa"/>
              <w:right w:w="0" w:type="dxa"/>
            </w:tcMar>
          </w:tcPr>
          <w:p w14:paraId="057F49C1"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辦理推動偏遠地區無線寬頻服務激勵機制</w:t>
            </w:r>
          </w:p>
        </w:tc>
        <w:tc>
          <w:tcPr>
            <w:tcW w:w="275" w:type="pct"/>
            <w:shd w:val="clear" w:color="FFFFFF" w:fill="FFFFFF"/>
            <w:tcMar>
              <w:top w:w="0" w:type="dxa"/>
              <w:left w:w="0" w:type="dxa"/>
              <w:bottom w:w="0" w:type="dxa"/>
              <w:right w:w="0" w:type="dxa"/>
            </w:tcMar>
          </w:tcPr>
          <w:p w14:paraId="7F3D2064"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67108DC4" w14:textId="77777777" w:rsidR="00A77B3E" w:rsidRPr="008D11C5" w:rsidRDefault="00356073">
            <w:pPr>
              <w:spacing w:line="320" w:lineRule="exact"/>
              <w:ind w:firstLine="480"/>
              <w:jc w:val="both"/>
              <w:rPr>
                <w:rFonts w:ascii="新細明體" w:eastAsia="新細明體" w:hAnsi="新細明體" w:cs="新細明體"/>
                <w:lang w:eastAsia="zh-TW"/>
              </w:rPr>
            </w:pPr>
            <w:r w:rsidRPr="008D11C5">
              <w:rPr>
                <w:rFonts w:ascii="新細明體" w:eastAsia="新細明體" w:hAnsi="新細明體" w:cs="新細明體"/>
                <w:lang w:eastAsia="zh-TW"/>
              </w:rPr>
              <w:t>精進數位通傳資源規費制度，激勵行動通信業者加強偏遠地區及指定區域之行動寬頻網路服務。</w:t>
            </w:r>
          </w:p>
        </w:tc>
      </w:tr>
      <w:tr w:rsidR="00BB5DEB" w:rsidRPr="008D11C5" w14:paraId="6755F73D" w14:textId="77777777">
        <w:trPr>
          <w:trHeight w:val="159"/>
        </w:trPr>
        <w:tc>
          <w:tcPr>
            <w:tcW w:w="750" w:type="pct"/>
            <w:vMerge/>
            <w:shd w:val="clear" w:color="FFFFFF" w:fill="FFFFFF"/>
            <w:tcMar>
              <w:top w:w="0" w:type="dxa"/>
              <w:left w:w="0" w:type="dxa"/>
              <w:bottom w:w="0" w:type="dxa"/>
              <w:right w:w="0" w:type="dxa"/>
            </w:tcMar>
          </w:tcPr>
          <w:p w14:paraId="1ABE1EF0"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前瞻規劃管理數位通傳資源</w:t>
            </w:r>
          </w:p>
        </w:tc>
        <w:tc>
          <w:tcPr>
            <w:tcW w:w="750" w:type="pct"/>
            <w:shd w:val="clear" w:color="FFFFFF" w:fill="FFFFFF"/>
            <w:tcMar>
              <w:top w:w="0" w:type="dxa"/>
              <w:left w:w="0" w:type="dxa"/>
              <w:bottom w:w="0" w:type="dxa"/>
              <w:right w:w="0" w:type="dxa"/>
            </w:tcMar>
          </w:tcPr>
          <w:p w14:paraId="0AB5A619"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參與網域名稱及網路位址國際指配機構計畫</w:t>
            </w:r>
          </w:p>
        </w:tc>
        <w:tc>
          <w:tcPr>
            <w:tcW w:w="275" w:type="pct"/>
            <w:shd w:val="clear" w:color="FFFFFF" w:fill="FFFFFF"/>
            <w:tcMar>
              <w:top w:w="0" w:type="dxa"/>
              <w:left w:w="0" w:type="dxa"/>
              <w:bottom w:w="0" w:type="dxa"/>
              <w:right w:w="0" w:type="dxa"/>
            </w:tcMar>
          </w:tcPr>
          <w:p w14:paraId="75B1C1F1"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3F6A2D3B" w14:textId="77777777" w:rsidR="00A77B3E" w:rsidRPr="008D11C5" w:rsidRDefault="00356073">
            <w:pPr>
              <w:spacing w:line="320" w:lineRule="exact"/>
              <w:ind w:firstLine="480"/>
              <w:jc w:val="both"/>
              <w:rPr>
                <w:rFonts w:ascii="新細明體" w:eastAsia="新細明體" w:hAnsi="新細明體" w:cs="新細明體"/>
                <w:lang w:eastAsia="zh-TW"/>
              </w:rPr>
            </w:pPr>
            <w:r w:rsidRPr="008D11C5">
              <w:rPr>
                <w:rFonts w:ascii="新細明體" w:eastAsia="新細明體" w:hAnsi="新細明體" w:cs="新細明體"/>
                <w:lang w:eastAsia="zh-TW"/>
              </w:rPr>
              <w:t>參與ICANN GAC及APNIC等會議，多方</w:t>
            </w:r>
            <w:proofErr w:type="gramStart"/>
            <w:r w:rsidRPr="008D11C5">
              <w:rPr>
                <w:rFonts w:ascii="新細明體" w:eastAsia="新細明體" w:hAnsi="新細明體" w:cs="新細明體"/>
                <w:lang w:eastAsia="zh-TW"/>
              </w:rPr>
              <w:t>蒐研</w:t>
            </w:r>
            <w:proofErr w:type="gramEnd"/>
            <w:r w:rsidRPr="008D11C5">
              <w:rPr>
                <w:rFonts w:ascii="新細明體" w:eastAsia="新細明體" w:hAnsi="新細明體" w:cs="新細明體"/>
                <w:lang w:eastAsia="zh-TW"/>
              </w:rPr>
              <w:t>國際上各社群重要討論議題，促進網際網路健全發展、確保我國網際網路用戶權益及維護我國國際組織地位。</w:t>
            </w:r>
          </w:p>
        </w:tc>
      </w:tr>
      <w:tr w:rsidR="00BB5DEB" w:rsidRPr="008D11C5" w14:paraId="23AC7D93" w14:textId="77777777">
        <w:trPr>
          <w:trHeight w:val="159"/>
        </w:trPr>
        <w:tc>
          <w:tcPr>
            <w:tcW w:w="750" w:type="pct"/>
            <w:vMerge/>
            <w:shd w:val="clear" w:color="FFFFFF" w:fill="FFFFFF"/>
            <w:tcMar>
              <w:top w:w="0" w:type="dxa"/>
              <w:left w:w="0" w:type="dxa"/>
              <w:bottom w:w="0" w:type="dxa"/>
              <w:right w:w="0" w:type="dxa"/>
            </w:tcMar>
          </w:tcPr>
          <w:p w14:paraId="67FAD1F3"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前瞻規劃管理數位通傳資源</w:t>
            </w:r>
          </w:p>
        </w:tc>
        <w:tc>
          <w:tcPr>
            <w:tcW w:w="750" w:type="pct"/>
            <w:shd w:val="clear" w:color="FFFFFF" w:fill="FFFFFF"/>
            <w:tcMar>
              <w:top w:w="0" w:type="dxa"/>
              <w:left w:w="0" w:type="dxa"/>
              <w:bottom w:w="0" w:type="dxa"/>
              <w:right w:w="0" w:type="dxa"/>
            </w:tcMar>
          </w:tcPr>
          <w:p w14:paraId="1C553B9C"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辦理網際網路事務或研討活動推動計畫</w:t>
            </w:r>
          </w:p>
        </w:tc>
        <w:tc>
          <w:tcPr>
            <w:tcW w:w="275" w:type="pct"/>
            <w:shd w:val="clear" w:color="FFFFFF" w:fill="FFFFFF"/>
            <w:tcMar>
              <w:top w:w="0" w:type="dxa"/>
              <w:left w:w="0" w:type="dxa"/>
              <w:bottom w:w="0" w:type="dxa"/>
              <w:right w:w="0" w:type="dxa"/>
            </w:tcMar>
          </w:tcPr>
          <w:p w14:paraId="0CDC8B78"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03DF2C20" w14:textId="54495927" w:rsidR="00A77B3E" w:rsidRPr="008D11C5" w:rsidRDefault="00356073">
            <w:pPr>
              <w:spacing w:line="320" w:lineRule="exact"/>
              <w:ind w:firstLine="480"/>
              <w:jc w:val="both"/>
              <w:rPr>
                <w:rFonts w:ascii="新細明體" w:eastAsia="新細明體" w:hAnsi="新細明體" w:cs="新細明體"/>
                <w:lang w:eastAsia="zh-TW"/>
              </w:rPr>
            </w:pPr>
            <w:r w:rsidRPr="008D11C5">
              <w:rPr>
                <w:rFonts w:ascii="新細明體" w:eastAsia="新細明體" w:hAnsi="新細明體" w:cs="新細明體"/>
                <w:lang w:eastAsia="zh-TW"/>
              </w:rPr>
              <w:t>推廣網際網路工程任務組</w:t>
            </w:r>
            <w:r w:rsidR="007634D0" w:rsidRPr="008D11C5">
              <w:rPr>
                <w:rFonts w:ascii="新細明體" w:eastAsia="新細明體" w:hAnsi="新細明體" w:cs="新細明體" w:hint="eastAsia"/>
                <w:lang w:eastAsia="zh-TW"/>
              </w:rPr>
              <w:t>（</w:t>
            </w:r>
            <w:r w:rsidRPr="008D11C5">
              <w:rPr>
                <w:rFonts w:ascii="新細明體" w:eastAsia="新細明體" w:hAnsi="新細明體" w:cs="新細明體"/>
                <w:lang w:eastAsia="zh-TW"/>
              </w:rPr>
              <w:t>IETF</w:t>
            </w:r>
            <w:r w:rsidR="007634D0" w:rsidRPr="008D11C5">
              <w:rPr>
                <w:rFonts w:ascii="新細明體" w:eastAsia="新細明體" w:hAnsi="新細明體" w:cs="新細明體" w:hint="eastAsia"/>
                <w:lang w:eastAsia="zh-TW"/>
              </w:rPr>
              <w:t>）</w:t>
            </w:r>
            <w:r w:rsidRPr="008D11C5">
              <w:rPr>
                <w:rFonts w:ascii="新細明體" w:eastAsia="新細明體" w:hAnsi="新細明體" w:cs="新細明體"/>
                <w:lang w:eastAsia="zh-TW"/>
              </w:rPr>
              <w:t>教育訓練；協助舉辦網路技術相關論壇及參與相關國際網路社群會議、技術講習等。</w:t>
            </w:r>
          </w:p>
        </w:tc>
      </w:tr>
      <w:tr w:rsidR="00BB5DEB" w:rsidRPr="008D11C5" w14:paraId="294BA3FD" w14:textId="77777777">
        <w:trPr>
          <w:trHeight w:val="159"/>
        </w:trPr>
        <w:tc>
          <w:tcPr>
            <w:tcW w:w="750" w:type="pct"/>
            <w:vMerge/>
            <w:shd w:val="clear" w:color="FFFFFF" w:fill="FFFFFF"/>
            <w:tcMar>
              <w:top w:w="0" w:type="dxa"/>
              <w:left w:w="0" w:type="dxa"/>
              <w:bottom w:w="0" w:type="dxa"/>
              <w:right w:w="0" w:type="dxa"/>
            </w:tcMar>
          </w:tcPr>
          <w:p w14:paraId="2B5A41DA"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前瞻規劃管理數位通傳資源</w:t>
            </w:r>
          </w:p>
        </w:tc>
        <w:tc>
          <w:tcPr>
            <w:tcW w:w="750" w:type="pct"/>
            <w:shd w:val="clear" w:color="FFFFFF" w:fill="FFFFFF"/>
            <w:tcMar>
              <w:top w:w="0" w:type="dxa"/>
              <w:left w:w="0" w:type="dxa"/>
              <w:bottom w:w="0" w:type="dxa"/>
              <w:right w:w="0" w:type="dxa"/>
            </w:tcMar>
          </w:tcPr>
          <w:p w14:paraId="409D0CAE"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辦理數位通傳資源管理系統增修及操作等資訊服務</w:t>
            </w:r>
          </w:p>
        </w:tc>
        <w:tc>
          <w:tcPr>
            <w:tcW w:w="275" w:type="pct"/>
            <w:shd w:val="clear" w:color="FFFFFF" w:fill="FFFFFF"/>
            <w:tcMar>
              <w:top w:w="0" w:type="dxa"/>
              <w:left w:w="0" w:type="dxa"/>
              <w:bottom w:w="0" w:type="dxa"/>
              <w:right w:w="0" w:type="dxa"/>
            </w:tcMar>
          </w:tcPr>
          <w:p w14:paraId="63FC49CC"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60A80819" w14:textId="77777777" w:rsidR="00A77B3E" w:rsidRPr="008D11C5" w:rsidRDefault="00356073">
            <w:pPr>
              <w:spacing w:line="320" w:lineRule="exact"/>
              <w:ind w:firstLine="480"/>
              <w:jc w:val="both"/>
              <w:rPr>
                <w:rFonts w:ascii="新細明體" w:eastAsia="新細明體" w:hAnsi="新細明體" w:cs="新細明體"/>
                <w:lang w:eastAsia="zh-TW"/>
              </w:rPr>
            </w:pPr>
            <w:r w:rsidRPr="008D11C5">
              <w:rPr>
                <w:rFonts w:ascii="新細明體" w:eastAsia="新細明體" w:hAnsi="新細明體" w:cs="新細明體"/>
                <w:lang w:eastAsia="zh-TW"/>
              </w:rPr>
              <w:t>辦理頻率核配管理系統、電信號碼管理系統與頻率及電信號碼收費系統增修及操作等資訊服務。</w:t>
            </w:r>
          </w:p>
        </w:tc>
      </w:tr>
      <w:tr w:rsidR="00BB5DEB" w:rsidRPr="008D11C5" w14:paraId="72D91ED1" w14:textId="77777777">
        <w:trPr>
          <w:trHeight w:val="159"/>
        </w:trPr>
        <w:tc>
          <w:tcPr>
            <w:tcW w:w="750" w:type="pct"/>
            <w:vMerge w:val="restart"/>
            <w:shd w:val="clear" w:color="FFFFFF" w:fill="FFFFFF"/>
            <w:tcMar>
              <w:top w:w="0" w:type="dxa"/>
              <w:left w:w="0" w:type="dxa"/>
              <w:bottom w:w="0" w:type="dxa"/>
              <w:right w:w="0" w:type="dxa"/>
            </w:tcMar>
          </w:tcPr>
          <w:p w14:paraId="55DEF2E1" w14:textId="77777777" w:rsidR="00A77B3E" w:rsidRPr="008D11C5" w:rsidRDefault="00356073">
            <w:pPr>
              <w:spacing w:line="320" w:lineRule="exact"/>
              <w:jc w:val="both"/>
              <w:rPr>
                <w:rFonts w:ascii="新細明體" w:eastAsia="新細明體" w:hAnsi="新細明體" w:cs="新細明體"/>
              </w:rPr>
            </w:pPr>
            <w:proofErr w:type="spellStart"/>
            <w:r w:rsidRPr="008D11C5">
              <w:rPr>
                <w:rFonts w:ascii="新細明體" w:eastAsia="新細明體" w:hAnsi="新細明體" w:cs="新細明體"/>
              </w:rPr>
              <w:t>健全政府數位發展</w:t>
            </w:r>
            <w:proofErr w:type="spellEnd"/>
          </w:p>
        </w:tc>
        <w:tc>
          <w:tcPr>
            <w:tcW w:w="750" w:type="pct"/>
            <w:shd w:val="clear" w:color="FFFFFF" w:fill="FFFFFF"/>
            <w:tcMar>
              <w:top w:w="0" w:type="dxa"/>
              <w:left w:w="0" w:type="dxa"/>
              <w:bottom w:w="0" w:type="dxa"/>
              <w:right w:w="0" w:type="dxa"/>
            </w:tcMar>
          </w:tcPr>
          <w:p w14:paraId="65189700"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統籌規劃及審議政府資通訊應用計畫</w:t>
            </w:r>
          </w:p>
        </w:tc>
        <w:tc>
          <w:tcPr>
            <w:tcW w:w="275" w:type="pct"/>
            <w:shd w:val="clear" w:color="FFFFFF" w:fill="FFFFFF"/>
            <w:tcMar>
              <w:top w:w="0" w:type="dxa"/>
              <w:left w:w="0" w:type="dxa"/>
              <w:bottom w:w="0" w:type="dxa"/>
              <w:right w:w="0" w:type="dxa"/>
            </w:tcMar>
          </w:tcPr>
          <w:p w14:paraId="7B65BF1A"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09613C10"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一、辦理數位政府發展政策</w:t>
            </w:r>
            <w:proofErr w:type="gramStart"/>
            <w:r w:rsidRPr="008D11C5">
              <w:rPr>
                <w:rFonts w:ascii="新細明體" w:eastAsia="新細明體" w:hAnsi="新細明體" w:cs="新細明體"/>
                <w:lang w:eastAsia="zh-TW"/>
              </w:rPr>
              <w:t>研</w:t>
            </w:r>
            <w:proofErr w:type="gramEnd"/>
            <w:r w:rsidRPr="008D11C5">
              <w:rPr>
                <w:rFonts w:ascii="新細明體" w:eastAsia="新細明體" w:hAnsi="新細明體" w:cs="新細明體"/>
                <w:lang w:eastAsia="zh-TW"/>
              </w:rPr>
              <w:t>析、國際數位治理政策</w:t>
            </w:r>
            <w:proofErr w:type="gramStart"/>
            <w:r w:rsidRPr="008D11C5">
              <w:rPr>
                <w:rFonts w:ascii="新細明體" w:eastAsia="新細明體" w:hAnsi="新細明體" w:cs="新細明體"/>
                <w:lang w:eastAsia="zh-TW"/>
              </w:rPr>
              <w:t>研</w:t>
            </w:r>
            <w:proofErr w:type="gramEnd"/>
            <w:r w:rsidRPr="008D11C5">
              <w:rPr>
                <w:rFonts w:ascii="新細明體" w:eastAsia="新細明體" w:hAnsi="新細明體" w:cs="新細明體"/>
                <w:lang w:eastAsia="zh-TW"/>
              </w:rPr>
              <w:t>議及決策支援。</w:t>
            </w:r>
          </w:p>
          <w:p w14:paraId="7249EFC7"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二、辦理辦理數位政府資訊資源調查分析。</w:t>
            </w:r>
          </w:p>
          <w:p w14:paraId="19808774"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三、辦理政府資通訊計畫審議、績效管理，計畫實地查證與電腦效率書面查核等相關工作。</w:t>
            </w:r>
          </w:p>
        </w:tc>
      </w:tr>
      <w:tr w:rsidR="00BB5DEB" w:rsidRPr="008D11C5" w14:paraId="6B24EC06" w14:textId="77777777">
        <w:trPr>
          <w:trHeight w:val="159"/>
        </w:trPr>
        <w:tc>
          <w:tcPr>
            <w:tcW w:w="750" w:type="pct"/>
            <w:vMerge/>
            <w:shd w:val="clear" w:color="FFFFFF" w:fill="FFFFFF"/>
            <w:tcMar>
              <w:top w:w="0" w:type="dxa"/>
              <w:left w:w="0" w:type="dxa"/>
              <w:bottom w:w="0" w:type="dxa"/>
              <w:right w:w="0" w:type="dxa"/>
            </w:tcMar>
          </w:tcPr>
          <w:p w14:paraId="0E80222D" w14:textId="77777777" w:rsidR="00A77B3E" w:rsidRPr="008D11C5" w:rsidRDefault="00356073">
            <w:pPr>
              <w:spacing w:line="320" w:lineRule="exact"/>
              <w:jc w:val="both"/>
              <w:rPr>
                <w:rFonts w:ascii="新細明體" w:eastAsia="新細明體" w:hAnsi="新細明體" w:cs="新細明體"/>
              </w:rPr>
            </w:pPr>
            <w:proofErr w:type="spellStart"/>
            <w:r w:rsidRPr="008D11C5">
              <w:rPr>
                <w:rFonts w:ascii="新細明體" w:eastAsia="新細明體" w:hAnsi="新細明體" w:cs="新細明體"/>
              </w:rPr>
              <w:t>健全政府數位發展</w:t>
            </w:r>
            <w:proofErr w:type="spellEnd"/>
          </w:p>
        </w:tc>
        <w:tc>
          <w:tcPr>
            <w:tcW w:w="750" w:type="pct"/>
            <w:shd w:val="clear" w:color="FFFFFF" w:fill="FFFFFF"/>
            <w:tcMar>
              <w:top w:w="0" w:type="dxa"/>
              <w:left w:w="0" w:type="dxa"/>
              <w:bottom w:w="0" w:type="dxa"/>
              <w:right w:w="0" w:type="dxa"/>
            </w:tcMar>
          </w:tcPr>
          <w:p w14:paraId="64ABE1B3"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規劃、協調及推動政府辦公智慧化</w:t>
            </w:r>
          </w:p>
        </w:tc>
        <w:tc>
          <w:tcPr>
            <w:tcW w:w="275" w:type="pct"/>
            <w:shd w:val="clear" w:color="FFFFFF" w:fill="FFFFFF"/>
            <w:tcMar>
              <w:top w:w="0" w:type="dxa"/>
              <w:left w:w="0" w:type="dxa"/>
              <w:bottom w:w="0" w:type="dxa"/>
              <w:right w:w="0" w:type="dxa"/>
            </w:tcMar>
          </w:tcPr>
          <w:p w14:paraId="30FE8990"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2FF0249E"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一、辦理政府機關作業智慧化及共通性資訊應用服務之規劃與推動。</w:t>
            </w:r>
          </w:p>
          <w:p w14:paraId="2AB989EE"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二、政府服務韌性</w:t>
            </w:r>
            <w:proofErr w:type="gramStart"/>
            <w:r w:rsidRPr="008D11C5">
              <w:rPr>
                <w:rFonts w:ascii="新細明體" w:eastAsia="新細明體" w:hAnsi="新細明體" w:cs="新細明體"/>
                <w:lang w:eastAsia="zh-TW"/>
              </w:rPr>
              <w:t>運作與容錯</w:t>
            </w:r>
            <w:proofErr w:type="gramEnd"/>
            <w:r w:rsidRPr="008D11C5">
              <w:rPr>
                <w:rFonts w:ascii="新細明體" w:eastAsia="新細明體" w:hAnsi="新細明體" w:cs="新細明體"/>
                <w:lang w:eastAsia="zh-TW"/>
              </w:rPr>
              <w:t>環境之規劃與執行。</w:t>
            </w:r>
          </w:p>
          <w:p w14:paraId="2AED42B5"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三、各級政府資料傳輸服務之規劃與執行。</w:t>
            </w:r>
          </w:p>
        </w:tc>
      </w:tr>
      <w:tr w:rsidR="00BB5DEB" w:rsidRPr="008D11C5" w14:paraId="522B9900" w14:textId="77777777">
        <w:trPr>
          <w:trHeight w:val="159"/>
        </w:trPr>
        <w:tc>
          <w:tcPr>
            <w:tcW w:w="750" w:type="pct"/>
            <w:vMerge/>
            <w:shd w:val="clear" w:color="FFFFFF" w:fill="FFFFFF"/>
            <w:tcMar>
              <w:top w:w="0" w:type="dxa"/>
              <w:left w:w="0" w:type="dxa"/>
              <w:bottom w:w="0" w:type="dxa"/>
              <w:right w:w="0" w:type="dxa"/>
            </w:tcMar>
          </w:tcPr>
          <w:p w14:paraId="027F8CF5" w14:textId="77777777" w:rsidR="00A77B3E" w:rsidRPr="008D11C5" w:rsidRDefault="00356073">
            <w:pPr>
              <w:spacing w:line="320" w:lineRule="exact"/>
              <w:jc w:val="both"/>
              <w:rPr>
                <w:rFonts w:ascii="新細明體" w:eastAsia="新細明體" w:hAnsi="新細明體" w:cs="新細明體"/>
              </w:rPr>
            </w:pPr>
            <w:proofErr w:type="spellStart"/>
            <w:r w:rsidRPr="008D11C5">
              <w:rPr>
                <w:rFonts w:ascii="新細明體" w:eastAsia="新細明體" w:hAnsi="新細明體" w:cs="新細明體"/>
              </w:rPr>
              <w:t>健全政府數位發展</w:t>
            </w:r>
            <w:proofErr w:type="spellEnd"/>
          </w:p>
        </w:tc>
        <w:tc>
          <w:tcPr>
            <w:tcW w:w="750" w:type="pct"/>
            <w:shd w:val="clear" w:color="FFFFFF" w:fill="FFFFFF"/>
            <w:tcMar>
              <w:top w:w="0" w:type="dxa"/>
              <w:left w:w="0" w:type="dxa"/>
              <w:bottom w:w="0" w:type="dxa"/>
              <w:right w:w="0" w:type="dxa"/>
            </w:tcMar>
          </w:tcPr>
          <w:p w14:paraId="724F4055"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規劃、協調及推動</w:t>
            </w:r>
            <w:proofErr w:type="gramStart"/>
            <w:r w:rsidRPr="008D11C5">
              <w:rPr>
                <w:rFonts w:ascii="新細明體" w:eastAsia="新細明體" w:hAnsi="新細明體" w:cs="新細明體"/>
                <w:lang w:eastAsia="zh-TW"/>
              </w:rPr>
              <w:t>政府跨域數位</w:t>
            </w:r>
            <w:proofErr w:type="gramEnd"/>
            <w:r w:rsidRPr="008D11C5">
              <w:rPr>
                <w:rFonts w:ascii="新細明體" w:eastAsia="新細明體" w:hAnsi="新細明體" w:cs="新細明體"/>
                <w:lang w:eastAsia="zh-TW"/>
              </w:rPr>
              <w:t>合作</w:t>
            </w:r>
          </w:p>
        </w:tc>
        <w:tc>
          <w:tcPr>
            <w:tcW w:w="275" w:type="pct"/>
            <w:shd w:val="clear" w:color="FFFFFF" w:fill="FFFFFF"/>
            <w:tcMar>
              <w:top w:w="0" w:type="dxa"/>
              <w:left w:w="0" w:type="dxa"/>
              <w:bottom w:w="0" w:type="dxa"/>
              <w:right w:w="0" w:type="dxa"/>
            </w:tcMar>
          </w:tcPr>
          <w:p w14:paraId="6563F8F6"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4752DE7E"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一、辦理中央、地方數位</w:t>
            </w:r>
            <w:proofErr w:type="gramStart"/>
            <w:r w:rsidRPr="008D11C5">
              <w:rPr>
                <w:rFonts w:ascii="新細明體" w:eastAsia="新細明體" w:hAnsi="新細明體" w:cs="新細明體"/>
                <w:lang w:eastAsia="zh-TW"/>
              </w:rPr>
              <w:t>發展跨域合作</w:t>
            </w:r>
            <w:proofErr w:type="gramEnd"/>
            <w:r w:rsidRPr="008D11C5">
              <w:rPr>
                <w:rFonts w:ascii="新細明體" w:eastAsia="新細明體" w:hAnsi="新細明體" w:cs="新細明體"/>
                <w:lang w:eastAsia="zh-TW"/>
              </w:rPr>
              <w:t>及資訊業務協調溝通平</w:t>
            </w:r>
            <w:proofErr w:type="gramStart"/>
            <w:r w:rsidRPr="008D11C5">
              <w:rPr>
                <w:rFonts w:ascii="新細明體" w:eastAsia="新細明體" w:hAnsi="新細明體" w:cs="新細明體"/>
                <w:lang w:eastAsia="zh-TW"/>
              </w:rPr>
              <w:t>臺</w:t>
            </w:r>
            <w:proofErr w:type="gramEnd"/>
            <w:r w:rsidRPr="008D11C5">
              <w:rPr>
                <w:rFonts w:ascii="新細明體" w:eastAsia="新細明體" w:hAnsi="新細明體" w:cs="新細明體"/>
                <w:lang w:eastAsia="zh-TW"/>
              </w:rPr>
              <w:t>。</w:t>
            </w:r>
          </w:p>
          <w:p w14:paraId="512E5B8B"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二、辦理政府網站服務設計系統推動與網站品質檢核與營運交流。</w:t>
            </w:r>
          </w:p>
          <w:p w14:paraId="7A7AC02E"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三、辦理我國數位國家</w:t>
            </w:r>
            <w:proofErr w:type="gramStart"/>
            <w:r w:rsidRPr="008D11C5">
              <w:rPr>
                <w:rFonts w:ascii="新細明體" w:eastAsia="新細明體" w:hAnsi="新細明體" w:cs="新細明體"/>
                <w:lang w:eastAsia="zh-TW"/>
              </w:rPr>
              <w:t>與跨域治理</w:t>
            </w:r>
            <w:proofErr w:type="gramEnd"/>
            <w:r w:rsidRPr="008D11C5">
              <w:rPr>
                <w:rFonts w:ascii="新細明體" w:eastAsia="新細明體" w:hAnsi="新細明體" w:cs="新細明體"/>
                <w:lang w:eastAsia="zh-TW"/>
              </w:rPr>
              <w:t>調</w:t>
            </w:r>
            <w:proofErr w:type="gramStart"/>
            <w:r w:rsidRPr="008D11C5">
              <w:rPr>
                <w:rFonts w:ascii="新細明體" w:eastAsia="新細明體" w:hAnsi="新細明體" w:cs="新細明體"/>
                <w:lang w:eastAsia="zh-TW"/>
              </w:rPr>
              <w:t>研</w:t>
            </w:r>
            <w:proofErr w:type="gramEnd"/>
            <w:r w:rsidRPr="008D11C5">
              <w:rPr>
                <w:rFonts w:ascii="新細明體" w:eastAsia="新細明體" w:hAnsi="新細明體" w:cs="新細明體"/>
                <w:lang w:eastAsia="zh-TW"/>
              </w:rPr>
              <w:t>作業。</w:t>
            </w:r>
          </w:p>
        </w:tc>
      </w:tr>
      <w:tr w:rsidR="00BB5DEB" w:rsidRPr="008D11C5" w14:paraId="6CEE3290" w14:textId="77777777">
        <w:trPr>
          <w:trHeight w:val="159"/>
        </w:trPr>
        <w:tc>
          <w:tcPr>
            <w:tcW w:w="750" w:type="pct"/>
            <w:vMerge/>
            <w:shd w:val="clear" w:color="FFFFFF" w:fill="FFFFFF"/>
            <w:tcMar>
              <w:top w:w="0" w:type="dxa"/>
              <w:left w:w="0" w:type="dxa"/>
              <w:bottom w:w="0" w:type="dxa"/>
              <w:right w:w="0" w:type="dxa"/>
            </w:tcMar>
          </w:tcPr>
          <w:p w14:paraId="6D996B3D" w14:textId="77777777" w:rsidR="00A77B3E" w:rsidRPr="008D11C5" w:rsidRDefault="00356073">
            <w:pPr>
              <w:spacing w:line="320" w:lineRule="exact"/>
              <w:jc w:val="both"/>
              <w:rPr>
                <w:rFonts w:ascii="新細明體" w:eastAsia="新細明體" w:hAnsi="新細明體" w:cs="新細明體"/>
              </w:rPr>
            </w:pPr>
            <w:proofErr w:type="spellStart"/>
            <w:r w:rsidRPr="008D11C5">
              <w:rPr>
                <w:rFonts w:ascii="新細明體" w:eastAsia="新細明體" w:hAnsi="新細明體" w:cs="新細明體"/>
              </w:rPr>
              <w:t>健全政府數位發展</w:t>
            </w:r>
            <w:proofErr w:type="spellEnd"/>
          </w:p>
        </w:tc>
        <w:tc>
          <w:tcPr>
            <w:tcW w:w="750" w:type="pct"/>
            <w:shd w:val="clear" w:color="FFFFFF" w:fill="FFFFFF"/>
            <w:tcMar>
              <w:top w:w="0" w:type="dxa"/>
              <w:left w:w="0" w:type="dxa"/>
              <w:bottom w:w="0" w:type="dxa"/>
              <w:right w:w="0" w:type="dxa"/>
            </w:tcMar>
          </w:tcPr>
          <w:p w14:paraId="31B405FC"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規劃、協調及推動政府便民資通訊系統</w:t>
            </w:r>
          </w:p>
        </w:tc>
        <w:tc>
          <w:tcPr>
            <w:tcW w:w="275" w:type="pct"/>
            <w:shd w:val="clear" w:color="FFFFFF" w:fill="FFFFFF"/>
            <w:tcMar>
              <w:top w:w="0" w:type="dxa"/>
              <w:left w:w="0" w:type="dxa"/>
              <w:bottom w:w="0" w:type="dxa"/>
              <w:right w:w="0" w:type="dxa"/>
            </w:tcMar>
          </w:tcPr>
          <w:p w14:paraId="62567414"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29B013CF"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一、辦理政府無障礙網頁與行動化軟體無障礙檢測作業。</w:t>
            </w:r>
          </w:p>
          <w:p w14:paraId="62F4BF4B"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二、辦理政府數位服務轉型與技術試煉導入規劃與輔導作業。</w:t>
            </w:r>
          </w:p>
          <w:p w14:paraId="625B8AF1"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三、政府數位服務公私協力機制建置與營運，及辦理政府服務單一入口共用機制推動與管理。</w:t>
            </w:r>
          </w:p>
        </w:tc>
      </w:tr>
      <w:tr w:rsidR="00BB5DEB" w:rsidRPr="008D11C5" w14:paraId="3D298585" w14:textId="77777777">
        <w:trPr>
          <w:trHeight w:val="159"/>
        </w:trPr>
        <w:tc>
          <w:tcPr>
            <w:tcW w:w="750" w:type="pct"/>
            <w:vMerge/>
            <w:shd w:val="clear" w:color="FFFFFF" w:fill="FFFFFF"/>
            <w:tcMar>
              <w:top w:w="0" w:type="dxa"/>
              <w:left w:w="0" w:type="dxa"/>
              <w:bottom w:w="0" w:type="dxa"/>
              <w:right w:w="0" w:type="dxa"/>
            </w:tcMar>
          </w:tcPr>
          <w:p w14:paraId="0916B78D" w14:textId="77777777" w:rsidR="00A77B3E" w:rsidRPr="008D11C5" w:rsidRDefault="00356073">
            <w:pPr>
              <w:spacing w:line="320" w:lineRule="exact"/>
              <w:jc w:val="both"/>
              <w:rPr>
                <w:rFonts w:ascii="新細明體" w:eastAsia="新細明體" w:hAnsi="新細明體" w:cs="新細明體"/>
              </w:rPr>
            </w:pPr>
            <w:proofErr w:type="spellStart"/>
            <w:r w:rsidRPr="008D11C5">
              <w:rPr>
                <w:rFonts w:ascii="新細明體" w:eastAsia="新細明體" w:hAnsi="新細明體" w:cs="新細明體"/>
              </w:rPr>
              <w:t>健全政府數位發展</w:t>
            </w:r>
            <w:proofErr w:type="spellEnd"/>
          </w:p>
        </w:tc>
        <w:tc>
          <w:tcPr>
            <w:tcW w:w="750" w:type="pct"/>
            <w:shd w:val="clear" w:color="FFFFFF" w:fill="FFFFFF"/>
            <w:tcMar>
              <w:top w:w="0" w:type="dxa"/>
              <w:left w:w="0" w:type="dxa"/>
              <w:bottom w:w="0" w:type="dxa"/>
              <w:right w:w="0" w:type="dxa"/>
            </w:tcMar>
          </w:tcPr>
          <w:p w14:paraId="478C4BCD"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規劃、協調及推動政府數位人才培力</w:t>
            </w:r>
          </w:p>
        </w:tc>
        <w:tc>
          <w:tcPr>
            <w:tcW w:w="275" w:type="pct"/>
            <w:shd w:val="clear" w:color="FFFFFF" w:fill="FFFFFF"/>
            <w:tcMar>
              <w:top w:w="0" w:type="dxa"/>
              <w:left w:w="0" w:type="dxa"/>
              <w:bottom w:w="0" w:type="dxa"/>
              <w:right w:w="0" w:type="dxa"/>
            </w:tcMar>
          </w:tcPr>
          <w:p w14:paraId="6C44DE6C"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2915C51B"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一、辦理政府資訊職能評鑑機制</w:t>
            </w:r>
            <w:proofErr w:type="gramStart"/>
            <w:r w:rsidRPr="008D11C5">
              <w:rPr>
                <w:rFonts w:ascii="新細明體" w:eastAsia="新細明體" w:hAnsi="新細明體" w:cs="新細明體"/>
                <w:lang w:eastAsia="zh-TW"/>
              </w:rPr>
              <w:t>與泛資通訊</w:t>
            </w:r>
            <w:proofErr w:type="gramEnd"/>
            <w:r w:rsidRPr="008D11C5">
              <w:rPr>
                <w:rFonts w:ascii="新細明體" w:eastAsia="新細明體" w:hAnsi="新細明體" w:cs="新細明體"/>
                <w:lang w:eastAsia="zh-TW"/>
              </w:rPr>
              <w:t>人才資料庫建置與營運作業。</w:t>
            </w:r>
          </w:p>
          <w:p w14:paraId="433757A1"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二、辦理政府泛資訊人力數位治理及資訊通識技能培力教育訓練。</w:t>
            </w:r>
          </w:p>
        </w:tc>
      </w:tr>
      <w:tr w:rsidR="00BB5DEB" w:rsidRPr="008D11C5" w14:paraId="00C48144" w14:textId="77777777">
        <w:trPr>
          <w:trHeight w:val="159"/>
        </w:trPr>
        <w:tc>
          <w:tcPr>
            <w:tcW w:w="750" w:type="pct"/>
            <w:vMerge/>
            <w:shd w:val="clear" w:color="FFFFFF" w:fill="FFFFFF"/>
            <w:tcMar>
              <w:top w:w="0" w:type="dxa"/>
              <w:left w:w="0" w:type="dxa"/>
              <w:bottom w:w="0" w:type="dxa"/>
              <w:right w:w="0" w:type="dxa"/>
            </w:tcMar>
          </w:tcPr>
          <w:p w14:paraId="7CF40479" w14:textId="77777777" w:rsidR="00A77B3E" w:rsidRPr="008D11C5" w:rsidRDefault="00356073">
            <w:pPr>
              <w:spacing w:line="320" w:lineRule="exact"/>
              <w:jc w:val="both"/>
              <w:rPr>
                <w:rFonts w:ascii="新細明體" w:eastAsia="新細明體" w:hAnsi="新細明體" w:cs="新細明體"/>
              </w:rPr>
            </w:pPr>
            <w:proofErr w:type="spellStart"/>
            <w:r w:rsidRPr="008D11C5">
              <w:rPr>
                <w:rFonts w:ascii="新細明體" w:eastAsia="新細明體" w:hAnsi="新細明體" w:cs="新細明體"/>
              </w:rPr>
              <w:t>健全政府數位發展</w:t>
            </w:r>
            <w:proofErr w:type="spellEnd"/>
          </w:p>
        </w:tc>
        <w:tc>
          <w:tcPr>
            <w:tcW w:w="750" w:type="pct"/>
            <w:shd w:val="clear" w:color="FFFFFF" w:fill="FFFFFF"/>
            <w:tcMar>
              <w:top w:w="0" w:type="dxa"/>
              <w:left w:w="0" w:type="dxa"/>
              <w:bottom w:w="0" w:type="dxa"/>
              <w:right w:w="0" w:type="dxa"/>
            </w:tcMar>
          </w:tcPr>
          <w:p w14:paraId="385C88E6"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規劃、協調及推動政府數位服務基礎環境</w:t>
            </w:r>
          </w:p>
        </w:tc>
        <w:tc>
          <w:tcPr>
            <w:tcW w:w="275" w:type="pct"/>
            <w:shd w:val="clear" w:color="FFFFFF" w:fill="FFFFFF"/>
            <w:tcMar>
              <w:top w:w="0" w:type="dxa"/>
              <w:left w:w="0" w:type="dxa"/>
              <w:bottom w:w="0" w:type="dxa"/>
              <w:right w:w="0" w:type="dxa"/>
            </w:tcMar>
          </w:tcPr>
          <w:p w14:paraId="50FCAB9B"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0850412A"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一、辦理政府骨幹與行動網路電路租用、</w:t>
            </w:r>
            <w:proofErr w:type="gramStart"/>
            <w:r w:rsidRPr="008D11C5">
              <w:rPr>
                <w:rFonts w:ascii="新細明體" w:eastAsia="新細明體" w:hAnsi="新細明體" w:cs="新細明體"/>
                <w:lang w:eastAsia="zh-TW"/>
              </w:rPr>
              <w:t>基礎資安防護</w:t>
            </w:r>
            <w:proofErr w:type="gramEnd"/>
            <w:r w:rsidRPr="008D11C5">
              <w:rPr>
                <w:rFonts w:ascii="新細明體" w:eastAsia="新細明體" w:hAnsi="新細明體" w:cs="新細明體"/>
                <w:lang w:eastAsia="zh-TW"/>
              </w:rPr>
              <w:t>作業。</w:t>
            </w:r>
          </w:p>
          <w:p w14:paraId="09E0924C"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二、辦理金</w:t>
            </w:r>
            <w:proofErr w:type="gramStart"/>
            <w:r w:rsidRPr="008D11C5">
              <w:rPr>
                <w:rFonts w:ascii="新細明體" w:eastAsia="新細明體" w:hAnsi="新細明體" w:cs="新細明體"/>
                <w:lang w:eastAsia="zh-TW"/>
              </w:rPr>
              <w:t>鑰</w:t>
            </w:r>
            <w:proofErr w:type="gramEnd"/>
            <w:r w:rsidRPr="008D11C5">
              <w:rPr>
                <w:rFonts w:ascii="新細明體" w:eastAsia="新細明體" w:hAnsi="新細明體" w:cs="新細明體"/>
                <w:lang w:eastAsia="zh-TW"/>
              </w:rPr>
              <w:t>基礎建設作業。</w:t>
            </w:r>
          </w:p>
          <w:p w14:paraId="07591D44"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三、辦理公共無線上網等共用基礎服務。</w:t>
            </w:r>
          </w:p>
        </w:tc>
      </w:tr>
      <w:tr w:rsidR="00BB5DEB" w:rsidRPr="008D11C5" w14:paraId="15751D51" w14:textId="77777777">
        <w:trPr>
          <w:trHeight w:val="159"/>
        </w:trPr>
        <w:tc>
          <w:tcPr>
            <w:tcW w:w="750" w:type="pct"/>
            <w:vMerge/>
            <w:shd w:val="clear" w:color="FFFFFF" w:fill="FFFFFF"/>
            <w:tcMar>
              <w:top w:w="0" w:type="dxa"/>
              <w:left w:w="0" w:type="dxa"/>
              <w:bottom w:w="0" w:type="dxa"/>
              <w:right w:w="0" w:type="dxa"/>
            </w:tcMar>
          </w:tcPr>
          <w:p w14:paraId="0D9FACBA" w14:textId="77777777" w:rsidR="00A77B3E" w:rsidRPr="008D11C5" w:rsidRDefault="00356073">
            <w:pPr>
              <w:spacing w:line="320" w:lineRule="exact"/>
              <w:jc w:val="both"/>
              <w:rPr>
                <w:rFonts w:ascii="新細明體" w:eastAsia="新細明體" w:hAnsi="新細明體" w:cs="新細明體"/>
              </w:rPr>
            </w:pPr>
            <w:proofErr w:type="spellStart"/>
            <w:r w:rsidRPr="008D11C5">
              <w:rPr>
                <w:rFonts w:ascii="新細明體" w:eastAsia="新細明體" w:hAnsi="新細明體" w:cs="新細明體"/>
              </w:rPr>
              <w:lastRenderedPageBreak/>
              <w:t>健全政府數位發展</w:t>
            </w:r>
            <w:proofErr w:type="spellEnd"/>
          </w:p>
        </w:tc>
        <w:tc>
          <w:tcPr>
            <w:tcW w:w="750" w:type="pct"/>
            <w:shd w:val="clear" w:color="FFFFFF" w:fill="FFFFFF"/>
            <w:tcMar>
              <w:top w:w="0" w:type="dxa"/>
              <w:left w:w="0" w:type="dxa"/>
              <w:bottom w:w="0" w:type="dxa"/>
              <w:right w:w="0" w:type="dxa"/>
            </w:tcMar>
          </w:tcPr>
          <w:p w14:paraId="41B216B1"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行政法人資通安全研究院營運與發展</w:t>
            </w:r>
          </w:p>
        </w:tc>
        <w:tc>
          <w:tcPr>
            <w:tcW w:w="275" w:type="pct"/>
            <w:shd w:val="clear" w:color="FFFFFF" w:fill="FFFFFF"/>
            <w:tcMar>
              <w:top w:w="0" w:type="dxa"/>
              <w:left w:w="0" w:type="dxa"/>
              <w:bottom w:w="0" w:type="dxa"/>
              <w:right w:w="0" w:type="dxa"/>
            </w:tcMar>
          </w:tcPr>
          <w:p w14:paraId="681D4F57"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社會發展</w:t>
            </w:r>
            <w:proofErr w:type="spellEnd"/>
          </w:p>
        </w:tc>
        <w:tc>
          <w:tcPr>
            <w:tcW w:w="3225" w:type="pct"/>
            <w:shd w:val="clear" w:color="FFFFFF" w:fill="FFFFFF"/>
            <w:tcMar>
              <w:top w:w="0" w:type="dxa"/>
              <w:left w:w="0" w:type="dxa"/>
              <w:bottom w:w="0" w:type="dxa"/>
              <w:right w:w="0" w:type="dxa"/>
            </w:tcMar>
          </w:tcPr>
          <w:p w14:paraId="4779A641"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一、建立「政府韌性系統服務」機制。</w:t>
            </w:r>
          </w:p>
          <w:p w14:paraId="20EBE9CD"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二、推動強化政府資訊系統運作效能、服務設計與共用模組建立，精進民眾使用數位服務體驗。</w:t>
            </w:r>
          </w:p>
        </w:tc>
      </w:tr>
      <w:tr w:rsidR="00BB5DEB" w:rsidRPr="008D11C5" w14:paraId="28A5F977" w14:textId="77777777">
        <w:trPr>
          <w:trHeight w:val="159"/>
        </w:trPr>
        <w:tc>
          <w:tcPr>
            <w:tcW w:w="750" w:type="pct"/>
            <w:vMerge/>
            <w:shd w:val="clear" w:color="FFFFFF" w:fill="FFFFFF"/>
            <w:tcMar>
              <w:top w:w="0" w:type="dxa"/>
              <w:left w:w="0" w:type="dxa"/>
              <w:bottom w:w="0" w:type="dxa"/>
              <w:right w:w="0" w:type="dxa"/>
            </w:tcMar>
          </w:tcPr>
          <w:p w14:paraId="48F2569C" w14:textId="77777777" w:rsidR="00A77B3E" w:rsidRPr="008D11C5" w:rsidRDefault="00356073">
            <w:pPr>
              <w:spacing w:line="320" w:lineRule="exact"/>
              <w:jc w:val="both"/>
              <w:rPr>
                <w:rFonts w:ascii="新細明體" w:eastAsia="新細明體" w:hAnsi="新細明體" w:cs="新細明體"/>
              </w:rPr>
            </w:pPr>
            <w:proofErr w:type="spellStart"/>
            <w:r w:rsidRPr="008D11C5">
              <w:rPr>
                <w:rFonts w:ascii="新細明體" w:eastAsia="新細明體" w:hAnsi="新細明體" w:cs="新細明體"/>
              </w:rPr>
              <w:t>健全政府數位發展</w:t>
            </w:r>
            <w:proofErr w:type="spellEnd"/>
          </w:p>
        </w:tc>
        <w:tc>
          <w:tcPr>
            <w:tcW w:w="750" w:type="pct"/>
            <w:shd w:val="clear" w:color="FFFFFF" w:fill="FFFFFF"/>
            <w:tcMar>
              <w:top w:w="0" w:type="dxa"/>
              <w:left w:w="0" w:type="dxa"/>
              <w:bottom w:w="0" w:type="dxa"/>
              <w:right w:w="0" w:type="dxa"/>
            </w:tcMar>
          </w:tcPr>
          <w:p w14:paraId="13F182A1"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機關資料傳輸韌性強化暨政府各類發放作業共用基礎</w:t>
            </w:r>
          </w:p>
        </w:tc>
        <w:tc>
          <w:tcPr>
            <w:tcW w:w="275" w:type="pct"/>
            <w:shd w:val="clear" w:color="FFFFFF" w:fill="FFFFFF"/>
            <w:tcMar>
              <w:top w:w="0" w:type="dxa"/>
              <w:left w:w="0" w:type="dxa"/>
              <w:bottom w:w="0" w:type="dxa"/>
              <w:right w:w="0" w:type="dxa"/>
            </w:tcMar>
          </w:tcPr>
          <w:p w14:paraId="332D19CE"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公共建設</w:t>
            </w:r>
            <w:proofErr w:type="spellEnd"/>
          </w:p>
        </w:tc>
        <w:tc>
          <w:tcPr>
            <w:tcW w:w="3225" w:type="pct"/>
            <w:shd w:val="clear" w:color="FFFFFF" w:fill="FFFFFF"/>
            <w:tcMar>
              <w:top w:w="0" w:type="dxa"/>
              <w:left w:w="0" w:type="dxa"/>
              <w:bottom w:w="0" w:type="dxa"/>
              <w:right w:w="0" w:type="dxa"/>
            </w:tcMar>
          </w:tcPr>
          <w:p w14:paraId="6443B9F8"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一、辦理機關資料傳輸韌性強化。</w:t>
            </w:r>
          </w:p>
          <w:p w14:paraId="15423989"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二、推動政府各類發放作業共用平</w:t>
            </w:r>
            <w:proofErr w:type="gramStart"/>
            <w:r w:rsidRPr="008D11C5">
              <w:rPr>
                <w:rFonts w:ascii="新細明體" w:eastAsia="新細明體" w:hAnsi="新細明體" w:cs="新細明體"/>
                <w:lang w:eastAsia="zh-TW"/>
              </w:rPr>
              <w:t>臺</w:t>
            </w:r>
            <w:proofErr w:type="gramEnd"/>
            <w:r w:rsidRPr="008D11C5">
              <w:rPr>
                <w:rFonts w:ascii="新細明體" w:eastAsia="新細明體" w:hAnsi="新細明體" w:cs="新細明體"/>
                <w:lang w:eastAsia="zh-TW"/>
              </w:rPr>
              <w:t>機制。</w:t>
            </w:r>
          </w:p>
        </w:tc>
      </w:tr>
      <w:tr w:rsidR="00BB5DEB" w:rsidRPr="008D11C5" w14:paraId="4F8A9354" w14:textId="77777777">
        <w:trPr>
          <w:trHeight w:val="159"/>
        </w:trPr>
        <w:tc>
          <w:tcPr>
            <w:tcW w:w="750" w:type="pct"/>
            <w:vMerge/>
            <w:shd w:val="clear" w:color="FFFFFF" w:fill="FFFFFF"/>
            <w:tcMar>
              <w:top w:w="0" w:type="dxa"/>
              <w:left w:w="0" w:type="dxa"/>
              <w:bottom w:w="0" w:type="dxa"/>
              <w:right w:w="0" w:type="dxa"/>
            </w:tcMar>
          </w:tcPr>
          <w:p w14:paraId="026002A8" w14:textId="77777777" w:rsidR="00A77B3E" w:rsidRPr="008D11C5" w:rsidRDefault="00356073">
            <w:pPr>
              <w:spacing w:line="320" w:lineRule="exact"/>
              <w:jc w:val="both"/>
              <w:rPr>
                <w:rFonts w:ascii="新細明體" w:eastAsia="新細明體" w:hAnsi="新細明體" w:cs="新細明體"/>
              </w:rPr>
            </w:pPr>
            <w:proofErr w:type="spellStart"/>
            <w:r w:rsidRPr="008D11C5">
              <w:rPr>
                <w:rFonts w:ascii="新細明體" w:eastAsia="新細明體" w:hAnsi="新細明體" w:cs="新細明體"/>
              </w:rPr>
              <w:t>健全政府數位發展</w:t>
            </w:r>
            <w:proofErr w:type="spellEnd"/>
          </w:p>
        </w:tc>
        <w:tc>
          <w:tcPr>
            <w:tcW w:w="750" w:type="pct"/>
            <w:shd w:val="clear" w:color="FFFFFF" w:fill="FFFFFF"/>
            <w:tcMar>
              <w:top w:w="0" w:type="dxa"/>
              <w:left w:w="0" w:type="dxa"/>
              <w:bottom w:w="0" w:type="dxa"/>
              <w:right w:w="0" w:type="dxa"/>
            </w:tcMar>
          </w:tcPr>
          <w:p w14:paraId="385291E4"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行政部門關鍵民生系統精進雲端備份及回復計畫</w:t>
            </w:r>
          </w:p>
        </w:tc>
        <w:tc>
          <w:tcPr>
            <w:tcW w:w="275" w:type="pct"/>
            <w:shd w:val="clear" w:color="FFFFFF" w:fill="FFFFFF"/>
            <w:tcMar>
              <w:top w:w="0" w:type="dxa"/>
              <w:left w:w="0" w:type="dxa"/>
              <w:bottom w:w="0" w:type="dxa"/>
              <w:right w:w="0" w:type="dxa"/>
            </w:tcMar>
          </w:tcPr>
          <w:p w14:paraId="52B3ADC6"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公共建設</w:t>
            </w:r>
            <w:proofErr w:type="spellEnd"/>
          </w:p>
        </w:tc>
        <w:tc>
          <w:tcPr>
            <w:tcW w:w="3225" w:type="pct"/>
            <w:shd w:val="clear" w:color="FFFFFF" w:fill="FFFFFF"/>
            <w:tcMar>
              <w:top w:w="0" w:type="dxa"/>
              <w:left w:w="0" w:type="dxa"/>
              <w:bottom w:w="0" w:type="dxa"/>
              <w:right w:w="0" w:type="dxa"/>
            </w:tcMar>
          </w:tcPr>
          <w:p w14:paraId="521E5C85"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一、推動公有雲環境機關資料傳輸服務，強化資訊服務韌性。</w:t>
            </w:r>
          </w:p>
          <w:p w14:paraId="71D0411E"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二、辦理雲端備份與回復輔導規劃，協助及輔導機關，以符關鍵民生系統服務韌性計畫目標。</w:t>
            </w:r>
          </w:p>
          <w:p w14:paraId="5D5EFDD4"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三、協助各機關應用雲端運算技術與服務、技術支援與專業諮詢等服務。</w:t>
            </w:r>
          </w:p>
          <w:p w14:paraId="203C9771"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四、辦理應用服務功能開發及公有雲相關服務。</w:t>
            </w:r>
          </w:p>
        </w:tc>
      </w:tr>
      <w:tr w:rsidR="00BB5DEB" w:rsidRPr="008D11C5" w14:paraId="1E788625" w14:textId="77777777">
        <w:trPr>
          <w:trHeight w:val="159"/>
        </w:trPr>
        <w:tc>
          <w:tcPr>
            <w:tcW w:w="750" w:type="pct"/>
            <w:vMerge w:val="restart"/>
            <w:shd w:val="clear" w:color="FFFFFF" w:fill="FFFFFF"/>
            <w:tcMar>
              <w:top w:w="0" w:type="dxa"/>
              <w:left w:w="0" w:type="dxa"/>
              <w:bottom w:w="0" w:type="dxa"/>
              <w:right w:w="0" w:type="dxa"/>
            </w:tcMar>
          </w:tcPr>
          <w:p w14:paraId="1242F016"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深化政府資通訊應用建設</w:t>
            </w:r>
          </w:p>
        </w:tc>
        <w:tc>
          <w:tcPr>
            <w:tcW w:w="750" w:type="pct"/>
            <w:shd w:val="clear" w:color="FFFFFF" w:fill="FFFFFF"/>
            <w:tcMar>
              <w:top w:w="0" w:type="dxa"/>
              <w:left w:w="0" w:type="dxa"/>
              <w:bottom w:w="0" w:type="dxa"/>
              <w:right w:w="0" w:type="dxa"/>
            </w:tcMar>
          </w:tcPr>
          <w:p w14:paraId="2D01250E"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政府骨幹網路傳輸計畫</w:t>
            </w:r>
          </w:p>
        </w:tc>
        <w:tc>
          <w:tcPr>
            <w:tcW w:w="275" w:type="pct"/>
            <w:shd w:val="clear" w:color="FFFFFF" w:fill="FFFFFF"/>
            <w:tcMar>
              <w:top w:w="0" w:type="dxa"/>
              <w:left w:w="0" w:type="dxa"/>
              <w:bottom w:w="0" w:type="dxa"/>
              <w:right w:w="0" w:type="dxa"/>
            </w:tcMar>
          </w:tcPr>
          <w:p w14:paraId="1FF7523F"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科技發展</w:t>
            </w:r>
            <w:proofErr w:type="spellEnd"/>
          </w:p>
        </w:tc>
        <w:tc>
          <w:tcPr>
            <w:tcW w:w="3225" w:type="pct"/>
            <w:shd w:val="clear" w:color="FFFFFF" w:fill="FFFFFF"/>
            <w:tcMar>
              <w:top w:w="0" w:type="dxa"/>
              <w:left w:w="0" w:type="dxa"/>
              <w:bottom w:w="0" w:type="dxa"/>
              <w:right w:w="0" w:type="dxa"/>
            </w:tcMar>
          </w:tcPr>
          <w:p w14:paraId="6E1AEB4A"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一、強化 T-Road 跨機關資料傳輸平</w:t>
            </w:r>
            <w:proofErr w:type="gramStart"/>
            <w:r w:rsidRPr="008D11C5">
              <w:rPr>
                <w:rFonts w:ascii="新細明體" w:eastAsia="新細明體" w:hAnsi="新細明體" w:cs="新細明體"/>
                <w:lang w:eastAsia="zh-TW"/>
              </w:rPr>
              <w:t>臺</w:t>
            </w:r>
            <w:proofErr w:type="gramEnd"/>
            <w:r w:rsidRPr="008D11C5">
              <w:rPr>
                <w:rFonts w:ascii="新細明體" w:eastAsia="新細明體" w:hAnsi="新細明體" w:cs="新細明體"/>
                <w:lang w:eastAsia="zh-TW"/>
              </w:rPr>
              <w:t>功能及服務環境。</w:t>
            </w:r>
          </w:p>
          <w:p w14:paraId="19C15CC3"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二、提供政府網路縱深防護機制，及政府機關基礎機房環境。</w:t>
            </w:r>
          </w:p>
          <w:p w14:paraId="2A106774"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三、營運高效率電子憑證作業環境，提供憑證簽發、管理及稽核服務。</w:t>
            </w:r>
          </w:p>
          <w:p w14:paraId="525D92F9"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四、提供加值創新服務環境，落實資源向上集中、資料中心整合原則。</w:t>
            </w:r>
          </w:p>
          <w:p w14:paraId="6ADC3F62"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五、推動公有雲端服務環境，完備公有雲端服務相關規範。</w:t>
            </w:r>
          </w:p>
        </w:tc>
      </w:tr>
      <w:tr w:rsidR="00BB5DEB" w:rsidRPr="008D11C5" w14:paraId="5CF222C2" w14:textId="77777777">
        <w:trPr>
          <w:trHeight w:val="159"/>
        </w:trPr>
        <w:tc>
          <w:tcPr>
            <w:tcW w:w="750" w:type="pct"/>
            <w:vMerge/>
            <w:shd w:val="clear" w:color="FFFFFF" w:fill="FFFFFF"/>
            <w:tcMar>
              <w:top w:w="0" w:type="dxa"/>
              <w:left w:w="0" w:type="dxa"/>
              <w:bottom w:w="0" w:type="dxa"/>
              <w:right w:w="0" w:type="dxa"/>
            </w:tcMar>
          </w:tcPr>
          <w:p w14:paraId="10BEF084"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深化政府資通訊應用建設</w:t>
            </w:r>
          </w:p>
        </w:tc>
        <w:tc>
          <w:tcPr>
            <w:tcW w:w="750" w:type="pct"/>
            <w:shd w:val="clear" w:color="FFFFFF" w:fill="FFFFFF"/>
            <w:tcMar>
              <w:top w:w="0" w:type="dxa"/>
              <w:left w:w="0" w:type="dxa"/>
              <w:bottom w:w="0" w:type="dxa"/>
              <w:right w:w="0" w:type="dxa"/>
            </w:tcMar>
          </w:tcPr>
          <w:p w14:paraId="081DBED7"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強化智慧政府數位發展計畫</w:t>
            </w:r>
          </w:p>
        </w:tc>
        <w:tc>
          <w:tcPr>
            <w:tcW w:w="275" w:type="pct"/>
            <w:shd w:val="clear" w:color="FFFFFF" w:fill="FFFFFF"/>
            <w:tcMar>
              <w:top w:w="0" w:type="dxa"/>
              <w:left w:w="0" w:type="dxa"/>
              <w:bottom w:w="0" w:type="dxa"/>
              <w:right w:w="0" w:type="dxa"/>
            </w:tcMar>
          </w:tcPr>
          <w:p w14:paraId="782EEB22"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科技發展</w:t>
            </w:r>
            <w:proofErr w:type="spellEnd"/>
          </w:p>
        </w:tc>
        <w:tc>
          <w:tcPr>
            <w:tcW w:w="3225" w:type="pct"/>
            <w:shd w:val="clear" w:color="FFFFFF" w:fill="FFFFFF"/>
            <w:tcMar>
              <w:top w:w="0" w:type="dxa"/>
              <w:left w:w="0" w:type="dxa"/>
              <w:bottom w:w="0" w:type="dxa"/>
              <w:right w:w="0" w:type="dxa"/>
            </w:tcMar>
          </w:tcPr>
          <w:p w14:paraId="3AFF7DEC"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w:t>
            </w:r>
            <w:proofErr w:type="gramStart"/>
            <w:r w:rsidRPr="008D11C5">
              <w:rPr>
                <w:rFonts w:ascii="新細明體" w:eastAsia="新細明體" w:hAnsi="新細明體" w:cs="新細明體"/>
                <w:lang w:eastAsia="zh-TW"/>
              </w:rPr>
              <w:t>研</w:t>
            </w:r>
            <w:proofErr w:type="gramEnd"/>
            <w:r w:rsidRPr="008D11C5">
              <w:rPr>
                <w:rFonts w:ascii="新細明體" w:eastAsia="新細明體" w:hAnsi="新細明體" w:cs="新細明體"/>
                <w:lang w:eastAsia="zh-TW"/>
              </w:rPr>
              <w:t>析國內外趨勢，提出適合政府之數位治理模式，強化資訊專業職能與數位治理政策；推動以民為本的服務創新服務，提升民眾滿意度。</w:t>
            </w:r>
          </w:p>
          <w:p w14:paraId="768EA943"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二、辦理政府機關數位治理資源共享；建立政府部門資訊資源運用情形查調機制，提升數位治理技能。</w:t>
            </w:r>
          </w:p>
          <w:p w14:paraId="5A006A12"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三、打造智能化政府數位服務入口網，便捷民眾獲取政府數位服務，並優化服務體驗。</w:t>
            </w:r>
          </w:p>
        </w:tc>
      </w:tr>
      <w:tr w:rsidR="00BB5DEB" w:rsidRPr="008D11C5" w14:paraId="759669BA" w14:textId="77777777">
        <w:trPr>
          <w:trHeight w:val="159"/>
        </w:trPr>
        <w:tc>
          <w:tcPr>
            <w:tcW w:w="750" w:type="pct"/>
            <w:vMerge/>
            <w:shd w:val="clear" w:color="FFFFFF" w:fill="FFFFFF"/>
            <w:tcMar>
              <w:top w:w="0" w:type="dxa"/>
              <w:left w:w="0" w:type="dxa"/>
              <w:bottom w:w="0" w:type="dxa"/>
              <w:right w:w="0" w:type="dxa"/>
            </w:tcMar>
          </w:tcPr>
          <w:p w14:paraId="502C4DBC"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深化政府資通訊應用建設</w:t>
            </w:r>
          </w:p>
        </w:tc>
        <w:tc>
          <w:tcPr>
            <w:tcW w:w="750" w:type="pct"/>
            <w:shd w:val="clear" w:color="FFFFFF" w:fill="FFFFFF"/>
            <w:tcMar>
              <w:top w:w="0" w:type="dxa"/>
              <w:left w:w="0" w:type="dxa"/>
              <w:bottom w:w="0" w:type="dxa"/>
              <w:right w:w="0" w:type="dxa"/>
            </w:tcMar>
          </w:tcPr>
          <w:p w14:paraId="4EAEF64B"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地方政府數位服務品質提升計畫</w:t>
            </w:r>
          </w:p>
        </w:tc>
        <w:tc>
          <w:tcPr>
            <w:tcW w:w="275" w:type="pct"/>
            <w:shd w:val="clear" w:color="FFFFFF" w:fill="FFFFFF"/>
            <w:tcMar>
              <w:top w:w="0" w:type="dxa"/>
              <w:left w:w="0" w:type="dxa"/>
              <w:bottom w:w="0" w:type="dxa"/>
              <w:right w:w="0" w:type="dxa"/>
            </w:tcMar>
          </w:tcPr>
          <w:p w14:paraId="292B82A6"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科技發展</w:t>
            </w:r>
            <w:proofErr w:type="spellEnd"/>
          </w:p>
        </w:tc>
        <w:tc>
          <w:tcPr>
            <w:tcW w:w="3225" w:type="pct"/>
            <w:shd w:val="clear" w:color="FFFFFF" w:fill="FFFFFF"/>
            <w:tcMar>
              <w:top w:w="0" w:type="dxa"/>
              <w:left w:w="0" w:type="dxa"/>
              <w:bottom w:w="0" w:type="dxa"/>
              <w:right w:w="0" w:type="dxa"/>
            </w:tcMar>
          </w:tcPr>
          <w:p w14:paraId="053FE743"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一、政府數位服務試辦機制協調及推動，推展使用者中心設計創新網站服務。</w:t>
            </w:r>
          </w:p>
          <w:p w14:paraId="7F97975B"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二、協助地方政府資訊科技應用，提升服務量能。</w:t>
            </w:r>
          </w:p>
        </w:tc>
      </w:tr>
      <w:tr w:rsidR="00BB5DEB" w:rsidRPr="008D11C5" w14:paraId="7DBC3CBD" w14:textId="77777777">
        <w:trPr>
          <w:trHeight w:val="159"/>
        </w:trPr>
        <w:tc>
          <w:tcPr>
            <w:tcW w:w="750" w:type="pct"/>
            <w:vMerge/>
            <w:shd w:val="clear" w:color="FFFFFF" w:fill="FFFFFF"/>
            <w:tcMar>
              <w:top w:w="0" w:type="dxa"/>
              <w:left w:w="0" w:type="dxa"/>
              <w:bottom w:w="0" w:type="dxa"/>
              <w:right w:w="0" w:type="dxa"/>
            </w:tcMar>
          </w:tcPr>
          <w:p w14:paraId="26630586"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深化政府資通訊應用建設</w:t>
            </w:r>
          </w:p>
        </w:tc>
        <w:tc>
          <w:tcPr>
            <w:tcW w:w="750" w:type="pct"/>
            <w:shd w:val="clear" w:color="FFFFFF" w:fill="FFFFFF"/>
            <w:tcMar>
              <w:top w:w="0" w:type="dxa"/>
              <w:left w:w="0" w:type="dxa"/>
              <w:bottom w:w="0" w:type="dxa"/>
              <w:right w:w="0" w:type="dxa"/>
            </w:tcMar>
          </w:tcPr>
          <w:p w14:paraId="3FD7B062"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賦權個人打造自主數位運用計畫</w:t>
            </w:r>
          </w:p>
        </w:tc>
        <w:tc>
          <w:tcPr>
            <w:tcW w:w="275" w:type="pct"/>
            <w:shd w:val="clear" w:color="FFFFFF" w:fill="FFFFFF"/>
            <w:tcMar>
              <w:top w:w="0" w:type="dxa"/>
              <w:left w:w="0" w:type="dxa"/>
              <w:bottom w:w="0" w:type="dxa"/>
              <w:right w:w="0" w:type="dxa"/>
            </w:tcMar>
          </w:tcPr>
          <w:p w14:paraId="50967D1D"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科技發展</w:t>
            </w:r>
            <w:proofErr w:type="spellEnd"/>
          </w:p>
        </w:tc>
        <w:tc>
          <w:tcPr>
            <w:tcW w:w="3225" w:type="pct"/>
            <w:shd w:val="clear" w:color="FFFFFF" w:fill="FFFFFF"/>
            <w:tcMar>
              <w:top w:w="0" w:type="dxa"/>
              <w:left w:w="0" w:type="dxa"/>
              <w:bottom w:w="0" w:type="dxa"/>
              <w:right w:w="0" w:type="dxa"/>
            </w:tcMar>
          </w:tcPr>
          <w:p w14:paraId="384A8F63"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一、精進個人資料自主運用與建立數位化管理機制，打造個人化數位服務。</w:t>
            </w:r>
          </w:p>
          <w:p w14:paraId="1F6B983E"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二、強化個人資料授權知情同意機制，</w:t>
            </w:r>
            <w:proofErr w:type="gramStart"/>
            <w:r w:rsidRPr="008D11C5">
              <w:rPr>
                <w:rFonts w:ascii="新細明體" w:eastAsia="新細明體" w:hAnsi="新細明體" w:cs="新細明體"/>
                <w:lang w:eastAsia="zh-TW"/>
              </w:rPr>
              <w:t>並精進</w:t>
            </w:r>
            <w:proofErr w:type="gramEnd"/>
            <w:r w:rsidRPr="008D11C5">
              <w:rPr>
                <w:rFonts w:ascii="新細明體" w:eastAsia="新細明體" w:hAnsi="新細明體" w:cs="新細明體"/>
                <w:lang w:eastAsia="zh-TW"/>
              </w:rPr>
              <w:t>服務體驗設計，以提升資料運用價值。</w:t>
            </w:r>
          </w:p>
        </w:tc>
      </w:tr>
      <w:tr w:rsidR="00BB5DEB" w:rsidRPr="008D11C5" w14:paraId="3262BC05" w14:textId="77777777">
        <w:trPr>
          <w:trHeight w:val="159"/>
        </w:trPr>
        <w:tc>
          <w:tcPr>
            <w:tcW w:w="750" w:type="pct"/>
            <w:vMerge/>
            <w:shd w:val="clear" w:color="FFFFFF" w:fill="FFFFFF"/>
            <w:tcMar>
              <w:top w:w="0" w:type="dxa"/>
              <w:left w:w="0" w:type="dxa"/>
              <w:bottom w:w="0" w:type="dxa"/>
              <w:right w:w="0" w:type="dxa"/>
            </w:tcMar>
          </w:tcPr>
          <w:p w14:paraId="39732409"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深化政府資通訊應用建設</w:t>
            </w:r>
          </w:p>
        </w:tc>
        <w:tc>
          <w:tcPr>
            <w:tcW w:w="750" w:type="pct"/>
            <w:shd w:val="clear" w:color="FFFFFF" w:fill="FFFFFF"/>
            <w:tcMar>
              <w:top w:w="0" w:type="dxa"/>
              <w:left w:w="0" w:type="dxa"/>
              <w:bottom w:w="0" w:type="dxa"/>
              <w:right w:w="0" w:type="dxa"/>
            </w:tcMar>
          </w:tcPr>
          <w:p w14:paraId="113A2D09"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資料開放及利用躍升計畫</w:t>
            </w:r>
          </w:p>
        </w:tc>
        <w:tc>
          <w:tcPr>
            <w:tcW w:w="275" w:type="pct"/>
            <w:shd w:val="clear" w:color="FFFFFF" w:fill="FFFFFF"/>
            <w:tcMar>
              <w:top w:w="0" w:type="dxa"/>
              <w:left w:w="0" w:type="dxa"/>
              <w:bottom w:w="0" w:type="dxa"/>
              <w:right w:w="0" w:type="dxa"/>
            </w:tcMar>
          </w:tcPr>
          <w:p w14:paraId="7FDE7BD8"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科技發展</w:t>
            </w:r>
            <w:proofErr w:type="spellEnd"/>
          </w:p>
        </w:tc>
        <w:tc>
          <w:tcPr>
            <w:tcW w:w="3225" w:type="pct"/>
            <w:shd w:val="clear" w:color="FFFFFF" w:fill="FFFFFF"/>
            <w:tcMar>
              <w:top w:w="0" w:type="dxa"/>
              <w:left w:w="0" w:type="dxa"/>
              <w:bottom w:w="0" w:type="dxa"/>
              <w:right w:w="0" w:type="dxa"/>
            </w:tcMar>
          </w:tcPr>
          <w:p w14:paraId="15421BE9"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一、完備政府資料開放及利用制度，擴大政府資料開放範圍，打造開源框架雲端化協作環境，精進資料應用技術指引，提供便捷開放資料應用環境。</w:t>
            </w:r>
          </w:p>
          <w:p w14:paraId="243578A9"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二、健全政府開放資料流通基礎建設，發展高應用價值主題領域資料標準，</w:t>
            </w:r>
            <w:proofErr w:type="gramStart"/>
            <w:r w:rsidRPr="008D11C5">
              <w:rPr>
                <w:rFonts w:ascii="新細明體" w:eastAsia="新細明體" w:hAnsi="新細明體" w:cs="新細明體"/>
                <w:lang w:eastAsia="zh-TW"/>
              </w:rPr>
              <w:t>並精進</w:t>
            </w:r>
            <w:proofErr w:type="gramEnd"/>
            <w:r w:rsidRPr="008D11C5">
              <w:rPr>
                <w:rFonts w:ascii="新細明體" w:eastAsia="新細明體" w:hAnsi="新細明體" w:cs="新細明體"/>
                <w:lang w:eastAsia="zh-TW"/>
              </w:rPr>
              <w:t>資料標準驗證機制，促進資料有效加值利用。</w:t>
            </w:r>
          </w:p>
        </w:tc>
      </w:tr>
      <w:tr w:rsidR="00BB5DEB" w:rsidRPr="008D11C5" w14:paraId="7CECB81A" w14:textId="77777777">
        <w:trPr>
          <w:trHeight w:val="159"/>
        </w:trPr>
        <w:tc>
          <w:tcPr>
            <w:tcW w:w="750" w:type="pct"/>
            <w:vMerge w:val="restart"/>
            <w:shd w:val="clear" w:color="FFFFFF" w:fill="FFFFFF"/>
            <w:tcMar>
              <w:top w:w="0" w:type="dxa"/>
              <w:left w:w="0" w:type="dxa"/>
              <w:bottom w:w="0" w:type="dxa"/>
              <w:right w:w="0" w:type="dxa"/>
            </w:tcMar>
          </w:tcPr>
          <w:p w14:paraId="10D3D061"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民主網絡之連結與創新</w:t>
            </w:r>
          </w:p>
        </w:tc>
        <w:tc>
          <w:tcPr>
            <w:tcW w:w="750" w:type="pct"/>
            <w:shd w:val="clear" w:color="FFFFFF" w:fill="FFFFFF"/>
            <w:tcMar>
              <w:top w:w="0" w:type="dxa"/>
              <w:left w:w="0" w:type="dxa"/>
              <w:bottom w:w="0" w:type="dxa"/>
              <w:right w:w="0" w:type="dxa"/>
            </w:tcMar>
          </w:tcPr>
          <w:p w14:paraId="28EDD46F"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連結國際數位民主對話，宣</w:t>
            </w:r>
            <w:proofErr w:type="gramStart"/>
            <w:r w:rsidRPr="008D11C5">
              <w:rPr>
                <w:rFonts w:ascii="新細明體" w:eastAsia="新細明體" w:hAnsi="新細明體" w:cs="新細明體"/>
                <w:lang w:eastAsia="zh-TW"/>
              </w:rPr>
              <w:t>介</w:t>
            </w:r>
            <w:proofErr w:type="gramEnd"/>
            <w:r w:rsidRPr="008D11C5">
              <w:rPr>
                <w:rFonts w:ascii="新細明體" w:eastAsia="新細明體" w:hAnsi="新細明體" w:cs="新細明體"/>
                <w:lang w:eastAsia="zh-TW"/>
              </w:rPr>
              <w:t>民主網絡發展成果</w:t>
            </w:r>
          </w:p>
        </w:tc>
        <w:tc>
          <w:tcPr>
            <w:tcW w:w="275" w:type="pct"/>
            <w:shd w:val="clear" w:color="FFFFFF" w:fill="FFFFFF"/>
            <w:tcMar>
              <w:top w:w="0" w:type="dxa"/>
              <w:left w:w="0" w:type="dxa"/>
              <w:bottom w:w="0" w:type="dxa"/>
              <w:right w:w="0" w:type="dxa"/>
            </w:tcMar>
          </w:tcPr>
          <w:p w14:paraId="46FB6CD5"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368AFE4C"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一、參與國際數位發展政策交流活動。</w:t>
            </w:r>
          </w:p>
          <w:p w14:paraId="0D4A7810"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二、參與及舉辦數位發展論壇、跨國對話等國際合作。</w:t>
            </w:r>
          </w:p>
        </w:tc>
      </w:tr>
      <w:tr w:rsidR="00BB5DEB" w:rsidRPr="008D11C5" w14:paraId="09727DC5" w14:textId="77777777">
        <w:trPr>
          <w:trHeight w:val="159"/>
        </w:trPr>
        <w:tc>
          <w:tcPr>
            <w:tcW w:w="750" w:type="pct"/>
            <w:vMerge/>
            <w:shd w:val="clear" w:color="FFFFFF" w:fill="FFFFFF"/>
            <w:tcMar>
              <w:top w:w="0" w:type="dxa"/>
              <w:left w:w="0" w:type="dxa"/>
              <w:bottom w:w="0" w:type="dxa"/>
              <w:right w:w="0" w:type="dxa"/>
            </w:tcMar>
          </w:tcPr>
          <w:p w14:paraId="205FC9CA"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lastRenderedPageBreak/>
              <w:t>民主網絡之連結與創新</w:t>
            </w:r>
          </w:p>
        </w:tc>
        <w:tc>
          <w:tcPr>
            <w:tcW w:w="750" w:type="pct"/>
            <w:shd w:val="clear" w:color="FFFFFF" w:fill="FFFFFF"/>
            <w:tcMar>
              <w:top w:w="0" w:type="dxa"/>
              <w:left w:w="0" w:type="dxa"/>
              <w:bottom w:w="0" w:type="dxa"/>
              <w:right w:w="0" w:type="dxa"/>
            </w:tcMar>
          </w:tcPr>
          <w:p w14:paraId="15CD061B"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規劃及推動公民科技研發優質環境</w:t>
            </w:r>
          </w:p>
        </w:tc>
        <w:tc>
          <w:tcPr>
            <w:tcW w:w="275" w:type="pct"/>
            <w:shd w:val="clear" w:color="FFFFFF" w:fill="FFFFFF"/>
            <w:tcMar>
              <w:top w:w="0" w:type="dxa"/>
              <w:left w:w="0" w:type="dxa"/>
              <w:bottom w:w="0" w:type="dxa"/>
              <w:right w:w="0" w:type="dxa"/>
            </w:tcMar>
          </w:tcPr>
          <w:p w14:paraId="756FE45D"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6098CA94"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一、公民科技開放原始碼及試驗場域資源規劃。</w:t>
            </w:r>
          </w:p>
          <w:p w14:paraId="60A08746"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二、公民科技倫理與自律規範及資料民主化調查分析與整備。</w:t>
            </w:r>
          </w:p>
        </w:tc>
      </w:tr>
      <w:tr w:rsidR="00BB5DEB" w:rsidRPr="008D11C5" w14:paraId="72B5938F" w14:textId="77777777">
        <w:trPr>
          <w:trHeight w:val="159"/>
        </w:trPr>
        <w:tc>
          <w:tcPr>
            <w:tcW w:w="750" w:type="pct"/>
            <w:vMerge/>
            <w:shd w:val="clear" w:color="FFFFFF" w:fill="FFFFFF"/>
            <w:tcMar>
              <w:top w:w="0" w:type="dxa"/>
              <w:left w:w="0" w:type="dxa"/>
              <w:bottom w:w="0" w:type="dxa"/>
              <w:right w:w="0" w:type="dxa"/>
            </w:tcMar>
          </w:tcPr>
          <w:p w14:paraId="084FB348"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民主網絡之連結與創新</w:t>
            </w:r>
          </w:p>
        </w:tc>
        <w:tc>
          <w:tcPr>
            <w:tcW w:w="750" w:type="pct"/>
            <w:shd w:val="clear" w:color="FFFFFF" w:fill="FFFFFF"/>
            <w:tcMar>
              <w:top w:w="0" w:type="dxa"/>
              <w:left w:w="0" w:type="dxa"/>
              <w:bottom w:w="0" w:type="dxa"/>
              <w:right w:w="0" w:type="dxa"/>
            </w:tcMar>
          </w:tcPr>
          <w:p w14:paraId="749D73EC"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規劃及參與全球分散式自治組織交流與合作</w:t>
            </w:r>
          </w:p>
        </w:tc>
        <w:tc>
          <w:tcPr>
            <w:tcW w:w="275" w:type="pct"/>
            <w:shd w:val="clear" w:color="FFFFFF" w:fill="FFFFFF"/>
            <w:tcMar>
              <w:top w:w="0" w:type="dxa"/>
              <w:left w:w="0" w:type="dxa"/>
              <w:bottom w:w="0" w:type="dxa"/>
              <w:right w:w="0" w:type="dxa"/>
            </w:tcMar>
          </w:tcPr>
          <w:p w14:paraId="5775095D"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3FF50C87"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w:t>
            </w:r>
            <w:proofErr w:type="gramStart"/>
            <w:r w:rsidRPr="008D11C5">
              <w:rPr>
                <w:rFonts w:ascii="新細明體" w:eastAsia="新細明體" w:hAnsi="新細明體" w:cs="新細明體"/>
                <w:lang w:eastAsia="zh-TW"/>
              </w:rPr>
              <w:t>研</w:t>
            </w:r>
            <w:proofErr w:type="gramEnd"/>
            <w:r w:rsidRPr="008D11C5">
              <w:rPr>
                <w:rFonts w:ascii="新細明體" w:eastAsia="新細明體" w:hAnsi="新細明體" w:cs="新細明體"/>
                <w:lang w:eastAsia="zh-TW"/>
              </w:rPr>
              <w:t>析W3C、歐盟或其他分散式自治組織之技術的發展趨勢。</w:t>
            </w:r>
          </w:p>
          <w:p w14:paraId="36EE656B"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w:t>
            </w:r>
            <w:proofErr w:type="gramStart"/>
            <w:r w:rsidRPr="008D11C5">
              <w:rPr>
                <w:rFonts w:ascii="新細明體" w:eastAsia="新細明體" w:hAnsi="新細明體" w:cs="新細明體"/>
                <w:lang w:eastAsia="zh-TW"/>
              </w:rPr>
              <w:t>研</w:t>
            </w:r>
            <w:proofErr w:type="gramEnd"/>
            <w:r w:rsidRPr="008D11C5">
              <w:rPr>
                <w:rFonts w:ascii="新細明體" w:eastAsia="新細明體" w:hAnsi="新細明體" w:cs="新細明體"/>
                <w:lang w:eastAsia="zh-TW"/>
              </w:rPr>
              <w:t>提我國分散式數位政策之推動架構及執行策略。</w:t>
            </w:r>
          </w:p>
        </w:tc>
      </w:tr>
      <w:tr w:rsidR="00BB5DEB" w:rsidRPr="008D11C5" w14:paraId="36F6D4B6" w14:textId="77777777">
        <w:trPr>
          <w:trHeight w:val="159"/>
        </w:trPr>
        <w:tc>
          <w:tcPr>
            <w:tcW w:w="750" w:type="pct"/>
            <w:vMerge/>
            <w:shd w:val="clear" w:color="FFFFFF" w:fill="FFFFFF"/>
            <w:tcMar>
              <w:top w:w="0" w:type="dxa"/>
              <w:left w:w="0" w:type="dxa"/>
              <w:bottom w:w="0" w:type="dxa"/>
              <w:right w:w="0" w:type="dxa"/>
            </w:tcMar>
          </w:tcPr>
          <w:p w14:paraId="3AEABF0C"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民主網絡之連結與創新</w:t>
            </w:r>
          </w:p>
        </w:tc>
        <w:tc>
          <w:tcPr>
            <w:tcW w:w="750" w:type="pct"/>
            <w:shd w:val="clear" w:color="FFFFFF" w:fill="FFFFFF"/>
            <w:tcMar>
              <w:top w:w="0" w:type="dxa"/>
              <w:left w:w="0" w:type="dxa"/>
              <w:bottom w:w="0" w:type="dxa"/>
              <w:right w:w="0" w:type="dxa"/>
            </w:tcMar>
          </w:tcPr>
          <w:p w14:paraId="5AB010FD"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規劃、協調及</w:t>
            </w:r>
            <w:proofErr w:type="gramStart"/>
            <w:r w:rsidRPr="008D11C5">
              <w:rPr>
                <w:rFonts w:ascii="新細明體" w:eastAsia="新細明體" w:hAnsi="新細明體" w:cs="新細明體"/>
                <w:lang w:eastAsia="zh-TW"/>
              </w:rPr>
              <w:t>推動淨零合作</w:t>
            </w:r>
            <w:proofErr w:type="gramEnd"/>
          </w:p>
        </w:tc>
        <w:tc>
          <w:tcPr>
            <w:tcW w:w="275" w:type="pct"/>
            <w:shd w:val="clear" w:color="FFFFFF" w:fill="FFFFFF"/>
            <w:tcMar>
              <w:top w:w="0" w:type="dxa"/>
              <w:left w:w="0" w:type="dxa"/>
              <w:bottom w:w="0" w:type="dxa"/>
              <w:right w:w="0" w:type="dxa"/>
            </w:tcMar>
          </w:tcPr>
          <w:p w14:paraId="2F88ADC0"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297E718C"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一、配合2050</w:t>
            </w:r>
            <w:proofErr w:type="gramStart"/>
            <w:r w:rsidRPr="008D11C5">
              <w:rPr>
                <w:rFonts w:ascii="新細明體" w:eastAsia="新細明體" w:hAnsi="新細明體" w:cs="新細明體"/>
                <w:lang w:eastAsia="zh-TW"/>
              </w:rPr>
              <w:t>淨零路徑</w:t>
            </w:r>
            <w:proofErr w:type="gramEnd"/>
            <w:r w:rsidRPr="008D11C5">
              <w:rPr>
                <w:rFonts w:ascii="新細明體" w:eastAsia="新細明體" w:hAnsi="新細明體" w:cs="新細明體"/>
                <w:lang w:eastAsia="zh-TW"/>
              </w:rPr>
              <w:t>，籌設本部及所屬推動政策。</w:t>
            </w:r>
          </w:p>
          <w:p w14:paraId="72D6D6AE"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二、廣邀國際各界參與總統</w:t>
            </w:r>
            <w:proofErr w:type="gramStart"/>
            <w:r w:rsidRPr="008D11C5">
              <w:rPr>
                <w:rFonts w:ascii="新細明體" w:eastAsia="新細明體" w:hAnsi="新細明體" w:cs="新細明體"/>
                <w:lang w:eastAsia="zh-TW"/>
              </w:rPr>
              <w:t>盃黑客松</w:t>
            </w:r>
            <w:proofErr w:type="gramEnd"/>
            <w:r w:rsidRPr="008D11C5">
              <w:rPr>
                <w:rFonts w:ascii="新細明體" w:eastAsia="新細明體" w:hAnsi="新細明體" w:cs="新細明體"/>
                <w:lang w:eastAsia="zh-TW"/>
              </w:rPr>
              <w:t>國際松（淨零相關主題），發掘潛在</w:t>
            </w:r>
            <w:proofErr w:type="gramStart"/>
            <w:r w:rsidRPr="008D11C5">
              <w:rPr>
                <w:rFonts w:ascii="新細明體" w:eastAsia="新細明體" w:hAnsi="新細明體" w:cs="新細明體"/>
                <w:lang w:eastAsia="zh-TW"/>
              </w:rPr>
              <w:t>數位淨零應用</w:t>
            </w:r>
            <w:proofErr w:type="gramEnd"/>
            <w:r w:rsidRPr="008D11C5">
              <w:rPr>
                <w:rFonts w:ascii="新細明體" w:eastAsia="新細明體" w:hAnsi="新細明體" w:cs="新細明體"/>
                <w:lang w:eastAsia="zh-TW"/>
              </w:rPr>
              <w:t>。</w:t>
            </w:r>
          </w:p>
        </w:tc>
      </w:tr>
      <w:tr w:rsidR="00BB5DEB" w:rsidRPr="008D11C5" w14:paraId="36634F31" w14:textId="77777777">
        <w:trPr>
          <w:trHeight w:val="159"/>
        </w:trPr>
        <w:tc>
          <w:tcPr>
            <w:tcW w:w="750" w:type="pct"/>
            <w:vMerge w:val="restart"/>
            <w:shd w:val="clear" w:color="FFFFFF" w:fill="FFFFFF"/>
            <w:tcMar>
              <w:top w:w="0" w:type="dxa"/>
              <w:left w:w="0" w:type="dxa"/>
              <w:bottom w:w="0" w:type="dxa"/>
              <w:right w:w="0" w:type="dxa"/>
            </w:tcMar>
          </w:tcPr>
          <w:p w14:paraId="364B1B91"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促進資料多元創新應用</w:t>
            </w:r>
          </w:p>
        </w:tc>
        <w:tc>
          <w:tcPr>
            <w:tcW w:w="750" w:type="pct"/>
            <w:shd w:val="clear" w:color="FFFFFF" w:fill="FFFFFF"/>
            <w:tcMar>
              <w:top w:w="0" w:type="dxa"/>
              <w:left w:w="0" w:type="dxa"/>
              <w:bottom w:w="0" w:type="dxa"/>
              <w:right w:w="0" w:type="dxa"/>
            </w:tcMar>
          </w:tcPr>
          <w:p w14:paraId="7A6D4E28"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推動非政府組織跨部門數據協力</w:t>
            </w:r>
          </w:p>
        </w:tc>
        <w:tc>
          <w:tcPr>
            <w:tcW w:w="275" w:type="pct"/>
            <w:shd w:val="clear" w:color="FFFFFF" w:fill="FFFFFF"/>
            <w:tcMar>
              <w:top w:w="0" w:type="dxa"/>
              <w:left w:w="0" w:type="dxa"/>
              <w:bottom w:w="0" w:type="dxa"/>
              <w:right w:w="0" w:type="dxa"/>
            </w:tcMar>
          </w:tcPr>
          <w:p w14:paraId="4E5C557B"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474840C0"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一、推動非政府組織跨部門數據協力規劃、協調及推動。</w:t>
            </w:r>
          </w:p>
          <w:p w14:paraId="39E8E343"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二、提升非政府及民間組織跨部門數據應用技能與技術支援，導入資料應用創新解決方案。</w:t>
            </w:r>
          </w:p>
        </w:tc>
      </w:tr>
      <w:tr w:rsidR="00BB5DEB" w:rsidRPr="008D11C5" w14:paraId="4F8A3706" w14:textId="77777777">
        <w:trPr>
          <w:trHeight w:val="159"/>
        </w:trPr>
        <w:tc>
          <w:tcPr>
            <w:tcW w:w="750" w:type="pct"/>
            <w:vMerge/>
            <w:shd w:val="clear" w:color="FFFFFF" w:fill="FFFFFF"/>
            <w:tcMar>
              <w:top w:w="0" w:type="dxa"/>
              <w:left w:w="0" w:type="dxa"/>
              <w:bottom w:w="0" w:type="dxa"/>
              <w:right w:w="0" w:type="dxa"/>
            </w:tcMar>
          </w:tcPr>
          <w:p w14:paraId="1AE1DA14"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促進資料多元創新應用</w:t>
            </w:r>
          </w:p>
        </w:tc>
        <w:tc>
          <w:tcPr>
            <w:tcW w:w="750" w:type="pct"/>
            <w:shd w:val="clear" w:color="FFFFFF" w:fill="FFFFFF"/>
            <w:tcMar>
              <w:top w:w="0" w:type="dxa"/>
              <w:left w:w="0" w:type="dxa"/>
              <w:bottom w:w="0" w:type="dxa"/>
              <w:right w:w="0" w:type="dxa"/>
            </w:tcMar>
          </w:tcPr>
          <w:p w14:paraId="6577EB7C"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規劃、協調及推動數據公益</w:t>
            </w:r>
          </w:p>
        </w:tc>
        <w:tc>
          <w:tcPr>
            <w:tcW w:w="275" w:type="pct"/>
            <w:shd w:val="clear" w:color="FFFFFF" w:fill="FFFFFF"/>
            <w:tcMar>
              <w:top w:w="0" w:type="dxa"/>
              <w:left w:w="0" w:type="dxa"/>
              <w:bottom w:w="0" w:type="dxa"/>
              <w:right w:w="0" w:type="dxa"/>
            </w:tcMar>
          </w:tcPr>
          <w:p w14:paraId="4491D30E"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295AA637"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一、國內數據公益整合、連結、應用之規劃、協調與推動。</w:t>
            </w:r>
          </w:p>
          <w:p w14:paraId="15A75590"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二、推展隱私保護</w:t>
            </w:r>
            <w:proofErr w:type="gramStart"/>
            <w:r w:rsidRPr="008D11C5">
              <w:rPr>
                <w:rFonts w:ascii="新細明體" w:eastAsia="新細明體" w:hAnsi="新細明體" w:cs="新細明體"/>
                <w:lang w:eastAsia="zh-TW"/>
              </w:rPr>
              <w:t>強度驗測機制</w:t>
            </w:r>
            <w:proofErr w:type="gramEnd"/>
            <w:r w:rsidRPr="008D11C5">
              <w:rPr>
                <w:rFonts w:ascii="新細明體" w:eastAsia="新細明體" w:hAnsi="新細明體" w:cs="新細明體"/>
                <w:lang w:eastAsia="zh-TW"/>
              </w:rPr>
              <w:t>及隱私強化技術，建構安全信任之資料應用環境。</w:t>
            </w:r>
          </w:p>
        </w:tc>
      </w:tr>
      <w:tr w:rsidR="00BB5DEB" w:rsidRPr="008D11C5" w14:paraId="3740399E" w14:textId="77777777">
        <w:trPr>
          <w:trHeight w:val="159"/>
        </w:trPr>
        <w:tc>
          <w:tcPr>
            <w:tcW w:w="750" w:type="pct"/>
            <w:vMerge/>
            <w:shd w:val="clear" w:color="FFFFFF" w:fill="FFFFFF"/>
            <w:tcMar>
              <w:top w:w="0" w:type="dxa"/>
              <w:left w:w="0" w:type="dxa"/>
              <w:bottom w:w="0" w:type="dxa"/>
              <w:right w:w="0" w:type="dxa"/>
            </w:tcMar>
          </w:tcPr>
          <w:p w14:paraId="046DC67D"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促進資料多元創新應用</w:t>
            </w:r>
          </w:p>
        </w:tc>
        <w:tc>
          <w:tcPr>
            <w:tcW w:w="750" w:type="pct"/>
            <w:shd w:val="clear" w:color="FFFFFF" w:fill="FFFFFF"/>
            <w:tcMar>
              <w:top w:w="0" w:type="dxa"/>
              <w:left w:w="0" w:type="dxa"/>
              <w:bottom w:w="0" w:type="dxa"/>
              <w:right w:w="0" w:type="dxa"/>
            </w:tcMar>
          </w:tcPr>
          <w:p w14:paraId="02644CB5"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規劃、協調及推動個人化資料自主運用</w:t>
            </w:r>
          </w:p>
        </w:tc>
        <w:tc>
          <w:tcPr>
            <w:tcW w:w="275" w:type="pct"/>
            <w:shd w:val="clear" w:color="FFFFFF" w:fill="FFFFFF"/>
            <w:tcMar>
              <w:top w:w="0" w:type="dxa"/>
              <w:left w:w="0" w:type="dxa"/>
              <w:bottom w:w="0" w:type="dxa"/>
              <w:right w:w="0" w:type="dxa"/>
            </w:tcMar>
          </w:tcPr>
          <w:p w14:paraId="5CDF5E12"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0028B9BA"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一、辦理個人化資料運用機制之輔導與推動。</w:t>
            </w:r>
          </w:p>
          <w:p w14:paraId="3569CF3D"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二、強化個人化資料運用機制與跨部門</w:t>
            </w:r>
            <w:proofErr w:type="gramStart"/>
            <w:r w:rsidRPr="008D11C5">
              <w:rPr>
                <w:rFonts w:ascii="新細明體" w:eastAsia="新細明體" w:hAnsi="新細明體" w:cs="新細明體"/>
                <w:lang w:eastAsia="zh-TW"/>
              </w:rPr>
              <w:t>介</w:t>
            </w:r>
            <w:proofErr w:type="gramEnd"/>
            <w:r w:rsidRPr="008D11C5">
              <w:rPr>
                <w:rFonts w:ascii="新細明體" w:eastAsia="新細明體" w:hAnsi="新細明體" w:cs="新細明體"/>
                <w:lang w:eastAsia="zh-TW"/>
              </w:rPr>
              <w:t>接，並強化個人化資料運用機制之稽核與資訊安全管理制度。</w:t>
            </w:r>
          </w:p>
        </w:tc>
      </w:tr>
      <w:tr w:rsidR="00BB5DEB" w:rsidRPr="008D11C5" w14:paraId="44EC510B" w14:textId="77777777">
        <w:trPr>
          <w:trHeight w:val="159"/>
        </w:trPr>
        <w:tc>
          <w:tcPr>
            <w:tcW w:w="750" w:type="pct"/>
            <w:vMerge/>
            <w:shd w:val="clear" w:color="FFFFFF" w:fill="FFFFFF"/>
            <w:tcMar>
              <w:top w:w="0" w:type="dxa"/>
              <w:left w:w="0" w:type="dxa"/>
              <w:bottom w:w="0" w:type="dxa"/>
              <w:right w:w="0" w:type="dxa"/>
            </w:tcMar>
          </w:tcPr>
          <w:p w14:paraId="35EF3E30"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促進資料多元創新應用</w:t>
            </w:r>
          </w:p>
        </w:tc>
        <w:tc>
          <w:tcPr>
            <w:tcW w:w="750" w:type="pct"/>
            <w:shd w:val="clear" w:color="FFFFFF" w:fill="FFFFFF"/>
            <w:tcMar>
              <w:top w:w="0" w:type="dxa"/>
              <w:left w:w="0" w:type="dxa"/>
              <w:bottom w:w="0" w:type="dxa"/>
              <w:right w:w="0" w:type="dxa"/>
            </w:tcMar>
          </w:tcPr>
          <w:p w14:paraId="36317E78"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規劃、協調及推動政府</w:t>
            </w:r>
            <w:proofErr w:type="gramStart"/>
            <w:r w:rsidRPr="008D11C5">
              <w:rPr>
                <w:rFonts w:ascii="新細明體" w:eastAsia="新細明體" w:hAnsi="新細明體" w:cs="新細明體"/>
                <w:lang w:eastAsia="zh-TW"/>
              </w:rPr>
              <w:t>資料跨域協作</w:t>
            </w:r>
            <w:proofErr w:type="gramEnd"/>
          </w:p>
        </w:tc>
        <w:tc>
          <w:tcPr>
            <w:tcW w:w="275" w:type="pct"/>
            <w:shd w:val="clear" w:color="FFFFFF" w:fill="FFFFFF"/>
            <w:tcMar>
              <w:top w:w="0" w:type="dxa"/>
              <w:left w:w="0" w:type="dxa"/>
              <w:bottom w:w="0" w:type="dxa"/>
              <w:right w:w="0" w:type="dxa"/>
            </w:tcMar>
          </w:tcPr>
          <w:p w14:paraId="23CDA2ED"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22F03611"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一、推動各級政府</w:t>
            </w:r>
            <w:proofErr w:type="gramStart"/>
            <w:r w:rsidRPr="008D11C5">
              <w:rPr>
                <w:rFonts w:ascii="新細明體" w:eastAsia="新細明體" w:hAnsi="新細明體" w:cs="新細明體"/>
                <w:lang w:eastAsia="zh-TW"/>
              </w:rPr>
              <w:t>與跨域資料</w:t>
            </w:r>
            <w:proofErr w:type="gramEnd"/>
            <w:r w:rsidRPr="008D11C5">
              <w:rPr>
                <w:rFonts w:ascii="新細明體" w:eastAsia="新細明體" w:hAnsi="新細明體" w:cs="新細明體"/>
                <w:lang w:eastAsia="zh-TW"/>
              </w:rPr>
              <w:t>交流協作與輔導。</w:t>
            </w:r>
          </w:p>
          <w:p w14:paraId="7456E717"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w:t>
            </w:r>
            <w:proofErr w:type="gramStart"/>
            <w:r w:rsidRPr="008D11C5">
              <w:rPr>
                <w:rFonts w:ascii="新細明體" w:eastAsia="新細明體" w:hAnsi="新細明體" w:cs="新細明體"/>
                <w:lang w:eastAsia="zh-TW"/>
              </w:rPr>
              <w:t>促進跨域資料</w:t>
            </w:r>
            <w:proofErr w:type="gramEnd"/>
            <w:r w:rsidRPr="008D11C5">
              <w:rPr>
                <w:rFonts w:ascii="新細明體" w:eastAsia="新細明體" w:hAnsi="新細明體" w:cs="新細明體"/>
                <w:lang w:eastAsia="zh-TW"/>
              </w:rPr>
              <w:t>共享及流通，提升資料品質，擴大發展領域資料標準，優化資料應用</w:t>
            </w:r>
            <w:proofErr w:type="gramStart"/>
            <w:r w:rsidRPr="008D11C5">
              <w:rPr>
                <w:rFonts w:ascii="新細明體" w:eastAsia="新細明體" w:hAnsi="新細明體" w:cs="新細明體"/>
                <w:lang w:eastAsia="zh-TW"/>
              </w:rPr>
              <w:t>與跨域協作</w:t>
            </w:r>
            <w:proofErr w:type="gramEnd"/>
            <w:r w:rsidRPr="008D11C5">
              <w:rPr>
                <w:rFonts w:ascii="新細明體" w:eastAsia="新細明體" w:hAnsi="新細明體" w:cs="新細明體"/>
                <w:lang w:eastAsia="zh-TW"/>
              </w:rPr>
              <w:t>。</w:t>
            </w:r>
          </w:p>
        </w:tc>
      </w:tr>
      <w:tr w:rsidR="00BB5DEB" w:rsidRPr="008D11C5" w14:paraId="6C5FF104" w14:textId="77777777">
        <w:trPr>
          <w:trHeight w:val="159"/>
        </w:trPr>
        <w:tc>
          <w:tcPr>
            <w:tcW w:w="750" w:type="pct"/>
            <w:vMerge w:val="restart"/>
            <w:shd w:val="clear" w:color="FFFFFF" w:fill="FFFFFF"/>
            <w:tcMar>
              <w:top w:w="0" w:type="dxa"/>
              <w:left w:w="0" w:type="dxa"/>
              <w:bottom w:w="0" w:type="dxa"/>
              <w:right w:w="0" w:type="dxa"/>
            </w:tcMar>
          </w:tcPr>
          <w:p w14:paraId="38EDFE38"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數位韌性之應用與強化</w:t>
            </w:r>
          </w:p>
        </w:tc>
        <w:tc>
          <w:tcPr>
            <w:tcW w:w="750" w:type="pct"/>
            <w:shd w:val="clear" w:color="FFFFFF" w:fill="FFFFFF"/>
            <w:tcMar>
              <w:top w:w="0" w:type="dxa"/>
              <w:left w:w="0" w:type="dxa"/>
              <w:bottom w:w="0" w:type="dxa"/>
              <w:right w:w="0" w:type="dxa"/>
            </w:tcMar>
          </w:tcPr>
          <w:p w14:paraId="1D3E816A"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總統</w:t>
            </w:r>
            <w:proofErr w:type="gramStart"/>
            <w:r w:rsidRPr="008D11C5">
              <w:rPr>
                <w:rFonts w:ascii="新細明體" w:eastAsia="新細明體" w:hAnsi="新細明體" w:cs="新細明體"/>
                <w:lang w:eastAsia="zh-TW"/>
              </w:rPr>
              <w:t>盃黑客松</w:t>
            </w:r>
            <w:proofErr w:type="gramEnd"/>
            <w:r w:rsidRPr="008D11C5">
              <w:rPr>
                <w:rFonts w:ascii="新細明體" w:eastAsia="新細明體" w:hAnsi="新細明體" w:cs="新細明體"/>
                <w:lang w:eastAsia="zh-TW"/>
              </w:rPr>
              <w:t>應用創新推動</w:t>
            </w:r>
          </w:p>
        </w:tc>
        <w:tc>
          <w:tcPr>
            <w:tcW w:w="275" w:type="pct"/>
            <w:shd w:val="clear" w:color="FFFFFF" w:fill="FFFFFF"/>
            <w:tcMar>
              <w:top w:w="0" w:type="dxa"/>
              <w:left w:w="0" w:type="dxa"/>
              <w:bottom w:w="0" w:type="dxa"/>
              <w:right w:w="0" w:type="dxa"/>
            </w:tcMar>
          </w:tcPr>
          <w:p w14:paraId="01F77589"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科技發展</w:t>
            </w:r>
            <w:proofErr w:type="spellEnd"/>
          </w:p>
        </w:tc>
        <w:tc>
          <w:tcPr>
            <w:tcW w:w="3225" w:type="pct"/>
            <w:shd w:val="clear" w:color="FFFFFF" w:fill="FFFFFF"/>
            <w:tcMar>
              <w:top w:w="0" w:type="dxa"/>
              <w:left w:w="0" w:type="dxa"/>
              <w:bottom w:w="0" w:type="dxa"/>
              <w:right w:w="0" w:type="dxa"/>
            </w:tcMar>
          </w:tcPr>
          <w:p w14:paraId="0D64BAD3" w14:textId="77777777" w:rsidR="00A77B3E" w:rsidRPr="008D11C5" w:rsidRDefault="00356073">
            <w:pPr>
              <w:spacing w:line="320" w:lineRule="exact"/>
              <w:ind w:firstLine="480"/>
              <w:jc w:val="both"/>
              <w:rPr>
                <w:rFonts w:ascii="新細明體" w:eastAsia="新細明體" w:hAnsi="新細明體" w:cs="新細明體"/>
                <w:lang w:eastAsia="zh-TW"/>
              </w:rPr>
            </w:pPr>
            <w:r w:rsidRPr="008D11C5">
              <w:rPr>
                <w:rFonts w:ascii="新細明體" w:eastAsia="新細明體" w:hAnsi="新細明體" w:cs="新細明體"/>
                <w:lang w:eastAsia="zh-TW"/>
              </w:rPr>
              <w:t>補助當年度承辦部會規劃辦理2024總統</w:t>
            </w:r>
            <w:proofErr w:type="gramStart"/>
            <w:r w:rsidRPr="008D11C5">
              <w:rPr>
                <w:rFonts w:ascii="新細明體" w:eastAsia="新細明體" w:hAnsi="新細明體" w:cs="新細明體"/>
                <w:lang w:eastAsia="zh-TW"/>
              </w:rPr>
              <w:t>盃黑客松</w:t>
            </w:r>
            <w:proofErr w:type="gramEnd"/>
            <w:r w:rsidRPr="008D11C5">
              <w:rPr>
                <w:rFonts w:ascii="新細明體" w:eastAsia="新細明體" w:hAnsi="新細明體" w:cs="新細明體"/>
                <w:lang w:eastAsia="zh-TW"/>
              </w:rPr>
              <w:t>競賽各項活動，以促進公私協力，驅動政府創新發展。</w:t>
            </w:r>
          </w:p>
        </w:tc>
      </w:tr>
      <w:tr w:rsidR="00BB5DEB" w:rsidRPr="008D11C5" w14:paraId="06E44DAF" w14:textId="77777777">
        <w:trPr>
          <w:trHeight w:val="159"/>
        </w:trPr>
        <w:tc>
          <w:tcPr>
            <w:tcW w:w="750" w:type="pct"/>
            <w:vMerge w:val="restart"/>
            <w:shd w:val="clear" w:color="FFFFFF" w:fill="FFFFFF"/>
            <w:tcMar>
              <w:top w:w="0" w:type="dxa"/>
              <w:left w:w="0" w:type="dxa"/>
              <w:bottom w:w="0" w:type="dxa"/>
              <w:right w:w="0" w:type="dxa"/>
            </w:tcMar>
          </w:tcPr>
          <w:p w14:paraId="37AE186B"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數位服務輔導應用及數位人才培育</w:t>
            </w:r>
          </w:p>
        </w:tc>
        <w:tc>
          <w:tcPr>
            <w:tcW w:w="750" w:type="pct"/>
            <w:shd w:val="clear" w:color="FFFFFF" w:fill="FFFFFF"/>
            <w:tcMar>
              <w:top w:w="0" w:type="dxa"/>
              <w:left w:w="0" w:type="dxa"/>
              <w:bottom w:w="0" w:type="dxa"/>
              <w:right w:w="0" w:type="dxa"/>
            </w:tcMar>
          </w:tcPr>
          <w:p w14:paraId="2CEBA55A"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數位產業軟體</w:t>
            </w:r>
            <w:proofErr w:type="gramStart"/>
            <w:r w:rsidRPr="008D11C5">
              <w:rPr>
                <w:rFonts w:ascii="新細明體" w:eastAsia="新細明體" w:hAnsi="新細明體" w:cs="新細明體"/>
                <w:lang w:eastAsia="zh-TW"/>
              </w:rPr>
              <w:t>基盤暨數位</w:t>
            </w:r>
            <w:proofErr w:type="gramEnd"/>
            <w:r w:rsidRPr="008D11C5">
              <w:rPr>
                <w:rFonts w:ascii="新細明體" w:eastAsia="新細明體" w:hAnsi="新細明體" w:cs="新細明體"/>
                <w:lang w:eastAsia="zh-TW"/>
              </w:rPr>
              <w:t>服務躍升</w:t>
            </w:r>
          </w:p>
        </w:tc>
        <w:tc>
          <w:tcPr>
            <w:tcW w:w="275" w:type="pct"/>
            <w:shd w:val="clear" w:color="FFFFFF" w:fill="FFFFFF"/>
            <w:tcMar>
              <w:top w:w="0" w:type="dxa"/>
              <w:left w:w="0" w:type="dxa"/>
              <w:bottom w:w="0" w:type="dxa"/>
              <w:right w:w="0" w:type="dxa"/>
            </w:tcMar>
          </w:tcPr>
          <w:p w14:paraId="6733376C"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公共建設</w:t>
            </w:r>
            <w:proofErr w:type="spellEnd"/>
          </w:p>
        </w:tc>
        <w:tc>
          <w:tcPr>
            <w:tcW w:w="3225" w:type="pct"/>
            <w:shd w:val="clear" w:color="FFFFFF" w:fill="FFFFFF"/>
            <w:tcMar>
              <w:top w:w="0" w:type="dxa"/>
              <w:left w:w="0" w:type="dxa"/>
              <w:bottom w:w="0" w:type="dxa"/>
              <w:right w:w="0" w:type="dxa"/>
            </w:tcMar>
          </w:tcPr>
          <w:p w14:paraId="32E2203F" w14:textId="1AFA067F"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一、建立國產開</w:t>
            </w:r>
            <w:proofErr w:type="gramStart"/>
            <w:r w:rsidRPr="008D11C5">
              <w:rPr>
                <w:rFonts w:ascii="新細明體" w:eastAsia="新細明體" w:hAnsi="新細明體" w:cs="新細明體"/>
                <w:lang w:eastAsia="zh-TW"/>
              </w:rPr>
              <w:t>源雲平</w:t>
            </w:r>
            <w:r w:rsidR="007634D0" w:rsidRPr="008D11C5">
              <w:rPr>
                <w:rFonts w:ascii="新細明體" w:eastAsia="新細明體" w:hAnsi="新細明體" w:cs="新細明體" w:hint="eastAsia"/>
                <w:lang w:eastAsia="zh-TW"/>
              </w:rPr>
              <w:t>臺</w:t>
            </w:r>
            <w:proofErr w:type="gramEnd"/>
            <w:r w:rsidRPr="008D11C5">
              <w:rPr>
                <w:rFonts w:ascii="新細明體" w:eastAsia="新細明體" w:hAnsi="新細明體" w:cs="新細明體"/>
                <w:lang w:eastAsia="zh-TW"/>
              </w:rPr>
              <w:t>與數據空間，以</w:t>
            </w:r>
            <w:proofErr w:type="gramStart"/>
            <w:r w:rsidRPr="008D11C5">
              <w:rPr>
                <w:rFonts w:ascii="新細明體" w:eastAsia="新細明體" w:hAnsi="新細明體" w:cs="新細明體"/>
                <w:lang w:eastAsia="zh-TW"/>
              </w:rPr>
              <w:t>供資服</w:t>
            </w:r>
            <w:proofErr w:type="gramEnd"/>
            <w:r w:rsidRPr="008D11C5">
              <w:rPr>
                <w:rFonts w:ascii="新細明體" w:eastAsia="新細明體" w:hAnsi="新細明體" w:cs="新細明體"/>
                <w:lang w:eastAsia="zh-TW"/>
              </w:rPr>
              <w:t>軟體發展共用資料驅動與元件，並結合輔導機制，</w:t>
            </w:r>
            <w:proofErr w:type="gramStart"/>
            <w:r w:rsidRPr="008D11C5">
              <w:rPr>
                <w:rFonts w:ascii="新細明體" w:eastAsia="新細明體" w:hAnsi="新細明體" w:cs="新細明體"/>
                <w:lang w:eastAsia="zh-TW"/>
              </w:rPr>
              <w:t>促進資服業者共創讓人民</w:t>
            </w:r>
            <w:proofErr w:type="gramEnd"/>
            <w:r w:rsidRPr="008D11C5">
              <w:rPr>
                <w:rFonts w:ascii="新細明體" w:eastAsia="新細明體" w:hAnsi="新細明體" w:cs="新細明體"/>
                <w:lang w:eastAsia="zh-TW"/>
              </w:rPr>
              <w:t>有感的關鍵公共服務。</w:t>
            </w:r>
          </w:p>
          <w:p w14:paraId="27FBEDF3"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二、優化政府數位採購機制，引導產業擴大數位投資，促成資訊服務商轉開拓商機。</w:t>
            </w:r>
          </w:p>
        </w:tc>
      </w:tr>
      <w:tr w:rsidR="00BB5DEB" w:rsidRPr="008D11C5" w14:paraId="606BC413" w14:textId="77777777">
        <w:trPr>
          <w:trHeight w:val="159"/>
        </w:trPr>
        <w:tc>
          <w:tcPr>
            <w:tcW w:w="750" w:type="pct"/>
            <w:vMerge/>
            <w:shd w:val="clear" w:color="FFFFFF" w:fill="FFFFFF"/>
            <w:tcMar>
              <w:top w:w="0" w:type="dxa"/>
              <w:left w:w="0" w:type="dxa"/>
              <w:bottom w:w="0" w:type="dxa"/>
              <w:right w:w="0" w:type="dxa"/>
            </w:tcMar>
          </w:tcPr>
          <w:p w14:paraId="7F84F435"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數位服務輔導應用及數位人才培育</w:t>
            </w:r>
          </w:p>
        </w:tc>
        <w:tc>
          <w:tcPr>
            <w:tcW w:w="750" w:type="pct"/>
            <w:shd w:val="clear" w:color="FFFFFF" w:fill="FFFFFF"/>
            <w:tcMar>
              <w:top w:w="0" w:type="dxa"/>
              <w:left w:w="0" w:type="dxa"/>
              <w:bottom w:w="0" w:type="dxa"/>
              <w:right w:w="0" w:type="dxa"/>
            </w:tcMar>
          </w:tcPr>
          <w:p w14:paraId="2A9999F4" w14:textId="77777777" w:rsidR="00A77B3E" w:rsidRPr="008D11C5" w:rsidRDefault="00356073">
            <w:pPr>
              <w:spacing w:line="320" w:lineRule="exact"/>
              <w:jc w:val="both"/>
              <w:rPr>
                <w:rFonts w:ascii="新細明體" w:eastAsia="新細明體" w:hAnsi="新細明體" w:cs="新細明體"/>
              </w:rPr>
            </w:pPr>
            <w:proofErr w:type="spellStart"/>
            <w:r w:rsidRPr="008D11C5">
              <w:rPr>
                <w:rFonts w:ascii="新細明體" w:eastAsia="新細明體" w:hAnsi="新細明體" w:cs="新細明體"/>
              </w:rPr>
              <w:t>數位服務產業推動</w:t>
            </w:r>
            <w:proofErr w:type="spellEnd"/>
          </w:p>
        </w:tc>
        <w:tc>
          <w:tcPr>
            <w:tcW w:w="275" w:type="pct"/>
            <w:shd w:val="clear" w:color="FFFFFF" w:fill="FFFFFF"/>
            <w:tcMar>
              <w:top w:w="0" w:type="dxa"/>
              <w:left w:w="0" w:type="dxa"/>
              <w:bottom w:w="0" w:type="dxa"/>
              <w:right w:w="0" w:type="dxa"/>
            </w:tcMar>
          </w:tcPr>
          <w:p w14:paraId="61B3F37D"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科技發展</w:t>
            </w:r>
            <w:proofErr w:type="spellEnd"/>
          </w:p>
        </w:tc>
        <w:tc>
          <w:tcPr>
            <w:tcW w:w="3225" w:type="pct"/>
            <w:shd w:val="clear" w:color="FFFFFF" w:fill="FFFFFF"/>
            <w:tcMar>
              <w:top w:w="0" w:type="dxa"/>
              <w:left w:w="0" w:type="dxa"/>
              <w:bottom w:w="0" w:type="dxa"/>
              <w:right w:w="0" w:type="dxa"/>
            </w:tcMar>
          </w:tcPr>
          <w:p w14:paraId="4F90F80C"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w:t>
            </w:r>
            <w:proofErr w:type="gramStart"/>
            <w:r w:rsidRPr="008D11C5">
              <w:rPr>
                <w:rFonts w:ascii="新細明體" w:eastAsia="新細明體" w:hAnsi="新細明體" w:cs="新細明體"/>
                <w:lang w:eastAsia="zh-TW"/>
              </w:rPr>
              <w:t>輔導資服業者</w:t>
            </w:r>
            <w:proofErr w:type="gramEnd"/>
            <w:r w:rsidRPr="008D11C5">
              <w:rPr>
                <w:rFonts w:ascii="新細明體" w:eastAsia="新細明體" w:hAnsi="新細明體" w:cs="新細明體"/>
                <w:lang w:eastAsia="zh-TW"/>
              </w:rPr>
              <w:t>轉型雲服務，帶動中小企業透過雲服務轉型新</w:t>
            </w:r>
            <w:proofErr w:type="gramStart"/>
            <w:r w:rsidRPr="008D11C5">
              <w:rPr>
                <w:rFonts w:ascii="新細明體" w:eastAsia="新細明體" w:hAnsi="新細明體" w:cs="新細明體"/>
                <w:lang w:eastAsia="zh-TW"/>
              </w:rPr>
              <w:t>商模或新</w:t>
            </w:r>
            <w:proofErr w:type="gramEnd"/>
            <w:r w:rsidRPr="008D11C5">
              <w:rPr>
                <w:rFonts w:ascii="新細明體" w:eastAsia="新細明體" w:hAnsi="新細明體" w:cs="新細明體"/>
                <w:lang w:eastAsia="zh-TW"/>
              </w:rPr>
              <w:t>市場。</w:t>
            </w:r>
          </w:p>
          <w:p w14:paraId="0788C4F2" w14:textId="4DD431B8"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二、建置友善照顧介面之數位學習社交資源平</w:t>
            </w:r>
            <w:proofErr w:type="gramStart"/>
            <w:r w:rsidR="007634D0" w:rsidRPr="008D11C5">
              <w:rPr>
                <w:rFonts w:ascii="新細明體" w:eastAsia="新細明體" w:hAnsi="新細明體" w:cs="新細明體" w:hint="eastAsia"/>
                <w:lang w:eastAsia="zh-TW"/>
              </w:rPr>
              <w:t>臺</w:t>
            </w:r>
            <w:proofErr w:type="gramEnd"/>
            <w:r w:rsidRPr="008D11C5">
              <w:rPr>
                <w:rFonts w:ascii="新細明體" w:eastAsia="新細明體" w:hAnsi="新細明體" w:cs="新細明體"/>
                <w:lang w:eastAsia="zh-TW"/>
              </w:rPr>
              <w:t>，串接適宜高齡者之學習資源與支援服務，提供照顧者來協助高齡者終身學習與社交互動；補助企業投入高齡科技應用開發，帶動數位產業發展。</w:t>
            </w:r>
          </w:p>
          <w:p w14:paraId="24F83090" w14:textId="609C5302"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三、</w:t>
            </w:r>
            <w:r w:rsidR="00BB5DEB" w:rsidRPr="008D11C5">
              <w:rPr>
                <w:rFonts w:ascii="新細明體" w:eastAsia="新細明體" w:hAnsi="新細明體" w:cs="新細明體" w:hint="eastAsia"/>
                <w:lang w:eastAsia="zh-TW"/>
              </w:rPr>
              <w:t>協助開發智慧感知系統導入企業應用，帶動</w:t>
            </w:r>
            <w:proofErr w:type="gramStart"/>
            <w:r w:rsidR="00BB5DEB" w:rsidRPr="008D11C5">
              <w:rPr>
                <w:rFonts w:ascii="新細明體" w:eastAsia="新細明體" w:hAnsi="新細明體" w:cs="新細明體" w:hint="eastAsia"/>
                <w:lang w:eastAsia="zh-TW"/>
              </w:rPr>
              <w:t>資服業</w:t>
            </w:r>
            <w:proofErr w:type="gramEnd"/>
            <w:r w:rsidR="00BB5DEB" w:rsidRPr="008D11C5">
              <w:rPr>
                <w:rFonts w:ascii="新細明體" w:eastAsia="新細明體" w:hAnsi="新細明體" w:cs="新細明體" w:hint="eastAsia"/>
                <w:lang w:eastAsia="zh-TW"/>
              </w:rPr>
              <w:t>發展環境、空間、時間感知等創新服務模式，推升</w:t>
            </w:r>
            <w:proofErr w:type="gramStart"/>
            <w:r w:rsidR="00BB5DEB" w:rsidRPr="008D11C5">
              <w:rPr>
                <w:rFonts w:ascii="新細明體" w:eastAsia="新細明體" w:hAnsi="新細明體" w:cs="新細明體" w:hint="eastAsia"/>
                <w:lang w:eastAsia="zh-TW"/>
              </w:rPr>
              <w:t>軟體資服產業</w:t>
            </w:r>
            <w:proofErr w:type="gramEnd"/>
            <w:r w:rsidR="00BB5DEB" w:rsidRPr="008D11C5">
              <w:rPr>
                <w:rFonts w:ascii="新細明體" w:eastAsia="新細明體" w:hAnsi="新細明體" w:cs="新細明體" w:hint="eastAsia"/>
                <w:lang w:eastAsia="zh-TW"/>
              </w:rPr>
              <w:t>產值，協助強化數位應用</w:t>
            </w:r>
            <w:r w:rsidRPr="008D11C5">
              <w:rPr>
                <w:rFonts w:ascii="新細明體" w:eastAsia="新細明體" w:hAnsi="新細明體" w:cs="新細明體"/>
                <w:lang w:eastAsia="zh-TW"/>
              </w:rPr>
              <w:t>。</w:t>
            </w:r>
          </w:p>
        </w:tc>
      </w:tr>
      <w:tr w:rsidR="00BB5DEB" w:rsidRPr="008D11C5" w14:paraId="52DC4FBE" w14:textId="77777777">
        <w:trPr>
          <w:trHeight w:val="159"/>
        </w:trPr>
        <w:tc>
          <w:tcPr>
            <w:tcW w:w="750" w:type="pct"/>
            <w:vMerge/>
            <w:shd w:val="clear" w:color="FFFFFF" w:fill="FFFFFF"/>
            <w:tcMar>
              <w:top w:w="0" w:type="dxa"/>
              <w:left w:w="0" w:type="dxa"/>
              <w:bottom w:w="0" w:type="dxa"/>
              <w:right w:w="0" w:type="dxa"/>
            </w:tcMar>
          </w:tcPr>
          <w:p w14:paraId="214DFCD9"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數位服務輔導應用及數位人才培育</w:t>
            </w:r>
          </w:p>
        </w:tc>
        <w:tc>
          <w:tcPr>
            <w:tcW w:w="750" w:type="pct"/>
            <w:shd w:val="clear" w:color="FFFFFF" w:fill="FFFFFF"/>
            <w:tcMar>
              <w:top w:w="0" w:type="dxa"/>
              <w:left w:w="0" w:type="dxa"/>
              <w:bottom w:w="0" w:type="dxa"/>
              <w:right w:w="0" w:type="dxa"/>
            </w:tcMar>
          </w:tcPr>
          <w:p w14:paraId="47E9D28B"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數位產業前瞻創新與應用</w:t>
            </w:r>
          </w:p>
        </w:tc>
        <w:tc>
          <w:tcPr>
            <w:tcW w:w="275" w:type="pct"/>
            <w:shd w:val="clear" w:color="FFFFFF" w:fill="FFFFFF"/>
            <w:tcMar>
              <w:top w:w="0" w:type="dxa"/>
              <w:left w:w="0" w:type="dxa"/>
              <w:bottom w:w="0" w:type="dxa"/>
              <w:right w:w="0" w:type="dxa"/>
            </w:tcMar>
          </w:tcPr>
          <w:p w14:paraId="703F03CC"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科技發展</w:t>
            </w:r>
            <w:proofErr w:type="spellEnd"/>
          </w:p>
        </w:tc>
        <w:tc>
          <w:tcPr>
            <w:tcW w:w="3225" w:type="pct"/>
            <w:shd w:val="clear" w:color="FFFFFF" w:fill="FFFFFF"/>
            <w:tcMar>
              <w:top w:w="0" w:type="dxa"/>
              <w:left w:w="0" w:type="dxa"/>
              <w:bottom w:w="0" w:type="dxa"/>
              <w:right w:w="0" w:type="dxa"/>
            </w:tcMar>
          </w:tcPr>
          <w:p w14:paraId="3C819921" w14:textId="600D294F" w:rsidR="00A77B3E" w:rsidRPr="008D11C5" w:rsidRDefault="00BB5DEB">
            <w:pPr>
              <w:spacing w:line="320" w:lineRule="exact"/>
              <w:ind w:firstLine="480"/>
              <w:jc w:val="both"/>
              <w:rPr>
                <w:rFonts w:ascii="新細明體" w:eastAsia="新細明體" w:hAnsi="新細明體" w:cs="新細明體"/>
                <w:lang w:eastAsia="zh-TW"/>
              </w:rPr>
            </w:pPr>
            <w:r w:rsidRPr="008D11C5">
              <w:rPr>
                <w:rFonts w:ascii="新細明體" w:eastAsia="新細明體" w:hAnsi="新細明體" w:cs="新細明體"/>
                <w:lang w:eastAsia="zh-TW"/>
              </w:rPr>
              <w:t>透過研發AI、資料中心、邊緣運算等創新應用前瞻技術</w:t>
            </w:r>
            <w:r w:rsidRPr="008D11C5">
              <w:rPr>
                <w:rFonts w:ascii="新細明體" w:eastAsia="新細明體" w:hAnsi="新細明體" w:cs="新細明體" w:hint="eastAsia"/>
                <w:lang w:eastAsia="zh-TW"/>
              </w:rPr>
              <w:t>輔導</w:t>
            </w:r>
            <w:r w:rsidRPr="008D11C5">
              <w:rPr>
                <w:rFonts w:ascii="新細明體" w:eastAsia="新細明體" w:hAnsi="新細明體" w:cs="新細明體"/>
                <w:lang w:eastAsia="zh-TW"/>
              </w:rPr>
              <w:t>業者、獎勵軟體</w:t>
            </w:r>
            <w:proofErr w:type="gramStart"/>
            <w:r w:rsidRPr="008D11C5">
              <w:rPr>
                <w:rFonts w:ascii="新細明體" w:eastAsia="新細明體" w:hAnsi="新細明體" w:cs="新細明體"/>
                <w:lang w:eastAsia="zh-TW"/>
              </w:rPr>
              <w:t>與資服業者</w:t>
            </w:r>
            <w:proofErr w:type="gramEnd"/>
            <w:r w:rsidRPr="008D11C5">
              <w:rPr>
                <w:rFonts w:ascii="新細明體" w:eastAsia="新細明體" w:hAnsi="新細明體" w:cs="新細明體"/>
                <w:lang w:eastAsia="zh-TW"/>
              </w:rPr>
              <w:t>創新應用等方式，加速產業數位轉型</w:t>
            </w:r>
            <w:r w:rsidR="00356073" w:rsidRPr="008D11C5">
              <w:rPr>
                <w:rFonts w:ascii="新細明體" w:eastAsia="新細明體" w:hAnsi="新細明體" w:cs="新細明體"/>
                <w:lang w:eastAsia="zh-TW"/>
              </w:rPr>
              <w:t>。</w:t>
            </w:r>
          </w:p>
        </w:tc>
      </w:tr>
      <w:tr w:rsidR="00BB5DEB" w:rsidRPr="008D11C5" w14:paraId="1A38D218" w14:textId="77777777">
        <w:trPr>
          <w:trHeight w:val="159"/>
        </w:trPr>
        <w:tc>
          <w:tcPr>
            <w:tcW w:w="750" w:type="pct"/>
            <w:vMerge/>
            <w:shd w:val="clear" w:color="FFFFFF" w:fill="FFFFFF"/>
            <w:tcMar>
              <w:top w:w="0" w:type="dxa"/>
              <w:left w:w="0" w:type="dxa"/>
              <w:bottom w:w="0" w:type="dxa"/>
              <w:right w:w="0" w:type="dxa"/>
            </w:tcMar>
          </w:tcPr>
          <w:p w14:paraId="68EC142C"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數位服務輔導應用及數位人才培育</w:t>
            </w:r>
          </w:p>
        </w:tc>
        <w:tc>
          <w:tcPr>
            <w:tcW w:w="750" w:type="pct"/>
            <w:shd w:val="clear" w:color="FFFFFF" w:fill="FFFFFF"/>
            <w:tcMar>
              <w:top w:w="0" w:type="dxa"/>
              <w:left w:w="0" w:type="dxa"/>
              <w:bottom w:w="0" w:type="dxa"/>
              <w:right w:w="0" w:type="dxa"/>
            </w:tcMar>
          </w:tcPr>
          <w:p w14:paraId="43CEC841" w14:textId="77777777" w:rsidR="00A77B3E" w:rsidRPr="008D11C5" w:rsidRDefault="00356073">
            <w:pPr>
              <w:spacing w:line="320" w:lineRule="exact"/>
              <w:jc w:val="both"/>
              <w:rPr>
                <w:rFonts w:ascii="新細明體" w:eastAsia="新細明體" w:hAnsi="新細明體" w:cs="新細明體"/>
                <w:lang w:eastAsia="zh-TW"/>
              </w:rPr>
            </w:pPr>
            <w:proofErr w:type="gramStart"/>
            <w:r w:rsidRPr="008D11C5">
              <w:rPr>
                <w:rFonts w:ascii="新細明體" w:eastAsia="新細明體" w:hAnsi="新細明體" w:cs="新細明體"/>
                <w:lang w:eastAsia="zh-TW"/>
              </w:rPr>
              <w:t>跨域數位</w:t>
            </w:r>
            <w:proofErr w:type="gramEnd"/>
            <w:r w:rsidRPr="008D11C5">
              <w:rPr>
                <w:rFonts w:ascii="新細明體" w:eastAsia="新細明體" w:hAnsi="新細明體" w:cs="新細明體"/>
                <w:lang w:eastAsia="zh-TW"/>
              </w:rPr>
              <w:t>人才整合推動暨數</w:t>
            </w:r>
            <w:r w:rsidRPr="008D11C5">
              <w:rPr>
                <w:rFonts w:ascii="新細明體" w:eastAsia="新細明體" w:hAnsi="新細明體" w:cs="新細明體"/>
                <w:lang w:eastAsia="zh-TW"/>
              </w:rPr>
              <w:lastRenderedPageBreak/>
              <w:t>位包容與培力創新</w:t>
            </w:r>
          </w:p>
        </w:tc>
        <w:tc>
          <w:tcPr>
            <w:tcW w:w="275" w:type="pct"/>
            <w:shd w:val="clear" w:color="FFFFFF" w:fill="FFFFFF"/>
            <w:tcMar>
              <w:top w:w="0" w:type="dxa"/>
              <w:left w:w="0" w:type="dxa"/>
              <w:bottom w:w="0" w:type="dxa"/>
              <w:right w:w="0" w:type="dxa"/>
            </w:tcMar>
          </w:tcPr>
          <w:p w14:paraId="6EE55182"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lastRenderedPageBreak/>
              <w:t>科技發展</w:t>
            </w:r>
            <w:proofErr w:type="spellEnd"/>
          </w:p>
        </w:tc>
        <w:tc>
          <w:tcPr>
            <w:tcW w:w="3225" w:type="pct"/>
            <w:shd w:val="clear" w:color="FFFFFF" w:fill="FFFFFF"/>
            <w:tcMar>
              <w:top w:w="0" w:type="dxa"/>
              <w:left w:w="0" w:type="dxa"/>
              <w:bottom w:w="0" w:type="dxa"/>
              <w:right w:w="0" w:type="dxa"/>
            </w:tcMar>
          </w:tcPr>
          <w:p w14:paraId="6E74D7A4"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一、培育</w:t>
            </w:r>
            <w:proofErr w:type="gramStart"/>
            <w:r w:rsidRPr="008D11C5">
              <w:rPr>
                <w:rFonts w:ascii="新細明體" w:eastAsia="新細明體" w:hAnsi="新細明體" w:cs="新細明體"/>
                <w:lang w:eastAsia="zh-TW"/>
              </w:rPr>
              <w:t>新興跨域數位</w:t>
            </w:r>
            <w:proofErr w:type="gramEnd"/>
            <w:r w:rsidRPr="008D11C5">
              <w:rPr>
                <w:rFonts w:ascii="新細明體" w:eastAsia="新細明體" w:hAnsi="新細明體" w:cs="新細明體"/>
                <w:lang w:eastAsia="zh-TW"/>
              </w:rPr>
              <w:t>人才，滿足數位經濟</w:t>
            </w:r>
            <w:proofErr w:type="gramStart"/>
            <w:r w:rsidRPr="008D11C5">
              <w:rPr>
                <w:rFonts w:ascii="新細明體" w:eastAsia="新細明體" w:hAnsi="新細明體" w:cs="新細明體"/>
                <w:lang w:eastAsia="zh-TW"/>
              </w:rPr>
              <w:t>產業跨域數位</w:t>
            </w:r>
            <w:proofErr w:type="gramEnd"/>
            <w:r w:rsidRPr="008D11C5">
              <w:rPr>
                <w:rFonts w:ascii="新細明體" w:eastAsia="新細明體" w:hAnsi="新細明體" w:cs="新細明體"/>
                <w:lang w:eastAsia="zh-TW"/>
              </w:rPr>
              <w:t>人才需求。</w:t>
            </w:r>
          </w:p>
          <w:p w14:paraId="1381B2AE"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lastRenderedPageBreak/>
              <w:t>二、透過增加數位人才供給、產業輔導及落地實證，建立正向的數位人才發展循環。</w:t>
            </w:r>
          </w:p>
          <w:p w14:paraId="71B079AD"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三、協助偏鄉數位人才育成及輔導產業數位轉型，達成國家推動數位平權目標。</w:t>
            </w:r>
          </w:p>
        </w:tc>
      </w:tr>
      <w:tr w:rsidR="00BB5DEB" w:rsidRPr="008D11C5" w14:paraId="2BFE3B08" w14:textId="77777777">
        <w:trPr>
          <w:trHeight w:val="159"/>
        </w:trPr>
        <w:tc>
          <w:tcPr>
            <w:tcW w:w="750" w:type="pct"/>
            <w:vMerge w:val="restart"/>
            <w:shd w:val="clear" w:color="FFFFFF" w:fill="FFFFFF"/>
            <w:tcMar>
              <w:top w:w="0" w:type="dxa"/>
              <w:left w:w="0" w:type="dxa"/>
              <w:bottom w:w="0" w:type="dxa"/>
              <w:right w:w="0" w:type="dxa"/>
            </w:tcMar>
          </w:tcPr>
          <w:p w14:paraId="10E09A18" w14:textId="77777777" w:rsidR="00A77B3E" w:rsidRPr="008D11C5" w:rsidRDefault="00356073">
            <w:pPr>
              <w:spacing w:line="320" w:lineRule="exact"/>
              <w:jc w:val="both"/>
              <w:rPr>
                <w:rFonts w:ascii="新細明體" w:eastAsia="新細明體" w:hAnsi="新細明體" w:cs="新細明體"/>
              </w:rPr>
            </w:pPr>
            <w:proofErr w:type="spellStart"/>
            <w:r w:rsidRPr="008D11C5">
              <w:rPr>
                <w:rFonts w:ascii="新細明體" w:eastAsia="新細明體" w:hAnsi="新細明體" w:cs="新細明體"/>
              </w:rPr>
              <w:lastRenderedPageBreak/>
              <w:t>通訊傳播推廣應用</w:t>
            </w:r>
            <w:proofErr w:type="spellEnd"/>
          </w:p>
        </w:tc>
        <w:tc>
          <w:tcPr>
            <w:tcW w:w="750" w:type="pct"/>
            <w:shd w:val="clear" w:color="FFFFFF" w:fill="FFFFFF"/>
            <w:tcMar>
              <w:top w:w="0" w:type="dxa"/>
              <w:left w:w="0" w:type="dxa"/>
              <w:bottom w:w="0" w:type="dxa"/>
              <w:right w:w="0" w:type="dxa"/>
            </w:tcMar>
          </w:tcPr>
          <w:p w14:paraId="1384471D"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資通訊科技深化產業及社會連結</w:t>
            </w:r>
          </w:p>
        </w:tc>
        <w:tc>
          <w:tcPr>
            <w:tcW w:w="275" w:type="pct"/>
            <w:shd w:val="clear" w:color="FFFFFF" w:fill="FFFFFF"/>
            <w:tcMar>
              <w:top w:w="0" w:type="dxa"/>
              <w:left w:w="0" w:type="dxa"/>
              <w:bottom w:w="0" w:type="dxa"/>
              <w:right w:w="0" w:type="dxa"/>
            </w:tcMar>
          </w:tcPr>
          <w:p w14:paraId="54A8E672"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科技發展</w:t>
            </w:r>
            <w:proofErr w:type="spellEnd"/>
          </w:p>
        </w:tc>
        <w:tc>
          <w:tcPr>
            <w:tcW w:w="3225" w:type="pct"/>
            <w:shd w:val="clear" w:color="FFFFFF" w:fill="FFFFFF"/>
            <w:tcMar>
              <w:top w:w="0" w:type="dxa"/>
              <w:left w:w="0" w:type="dxa"/>
              <w:bottom w:w="0" w:type="dxa"/>
              <w:right w:w="0" w:type="dxa"/>
            </w:tcMar>
          </w:tcPr>
          <w:p w14:paraId="5168687A" w14:textId="77777777" w:rsidR="00BB5DEB" w:rsidRPr="008D11C5" w:rsidRDefault="00356073" w:rsidP="00BB5DEB">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w:t>
            </w:r>
            <w:r w:rsidR="00BB5DEB" w:rsidRPr="008D11C5">
              <w:rPr>
                <w:rFonts w:ascii="新細明體" w:eastAsia="新細明體" w:hAnsi="新細明體" w:cs="新細明體" w:hint="eastAsia"/>
                <w:lang w:eastAsia="zh-TW"/>
              </w:rPr>
              <w:t>引領5G專網與教育、照護、節能、製造</w:t>
            </w:r>
            <w:proofErr w:type="gramStart"/>
            <w:r w:rsidR="00BB5DEB" w:rsidRPr="008D11C5">
              <w:rPr>
                <w:rFonts w:ascii="新細明體" w:eastAsia="新細明體" w:hAnsi="新細明體" w:cs="新細明體" w:hint="eastAsia"/>
                <w:lang w:eastAsia="zh-TW"/>
              </w:rPr>
              <w:t>等跨域整合</w:t>
            </w:r>
            <w:proofErr w:type="gramEnd"/>
            <w:r w:rsidR="00BB5DEB" w:rsidRPr="008D11C5">
              <w:rPr>
                <w:rFonts w:ascii="新細明體" w:eastAsia="新細明體" w:hAnsi="新細明體" w:cs="新細明體" w:hint="eastAsia"/>
                <w:lang w:eastAsia="zh-TW"/>
              </w:rPr>
              <w:t>，促動數位轉型；並協助國內網通業者、系統整合業者等進行技術的研發與投入，加速提升產業技術。</w:t>
            </w:r>
          </w:p>
          <w:p w14:paraId="2D7CFF24" w14:textId="77777777" w:rsidR="00BB5DEB" w:rsidRPr="008D11C5" w:rsidRDefault="00BB5DEB" w:rsidP="00BB5DEB">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hint="eastAsia"/>
                <w:lang w:eastAsia="zh-TW"/>
              </w:rPr>
              <w:t>二、整合資通訊科技，以降低照顧者壓力為目的，衍生照顧輔具與創新科技，帶動產業與社會發展。</w:t>
            </w:r>
          </w:p>
          <w:p w14:paraId="68555080" w14:textId="223E9182" w:rsidR="00A77B3E" w:rsidRPr="008D11C5" w:rsidRDefault="00BB5DEB" w:rsidP="00BB5DEB">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hint="eastAsia"/>
                <w:lang w:eastAsia="zh-TW"/>
              </w:rPr>
              <w:t>三、推動國際資訊及雲端應用服務大廠來</w:t>
            </w:r>
            <w:proofErr w:type="gramStart"/>
            <w:r w:rsidR="009D20F1" w:rsidRPr="008D11C5">
              <w:rPr>
                <w:rFonts w:ascii="新細明體" w:eastAsia="新細明體" w:hAnsi="新細明體" w:cs="新細明體" w:hint="eastAsia"/>
                <w:lang w:eastAsia="zh-TW"/>
              </w:rPr>
              <w:t>臺</w:t>
            </w:r>
            <w:proofErr w:type="gramEnd"/>
            <w:r w:rsidRPr="008D11C5">
              <w:rPr>
                <w:rFonts w:ascii="新細明體" w:eastAsia="新細明體" w:hAnsi="新細明體" w:cs="新細明體" w:hint="eastAsia"/>
                <w:lang w:eastAsia="zh-TW"/>
              </w:rPr>
              <w:t>，媒合國內業者共組產業生態系，發展先進網路應用服務</w:t>
            </w:r>
            <w:r w:rsidR="00356073" w:rsidRPr="008D11C5">
              <w:rPr>
                <w:rFonts w:ascii="新細明體" w:eastAsia="新細明體" w:hAnsi="新細明體" w:cs="新細明體"/>
                <w:lang w:eastAsia="zh-TW"/>
              </w:rPr>
              <w:t>。</w:t>
            </w:r>
          </w:p>
        </w:tc>
      </w:tr>
      <w:tr w:rsidR="00BB5DEB" w:rsidRPr="008D11C5" w14:paraId="7F24A040" w14:textId="77777777">
        <w:trPr>
          <w:trHeight w:val="159"/>
        </w:trPr>
        <w:tc>
          <w:tcPr>
            <w:tcW w:w="750" w:type="pct"/>
            <w:vMerge w:val="restart"/>
            <w:shd w:val="clear" w:color="FFFFFF" w:fill="FFFFFF"/>
            <w:tcMar>
              <w:top w:w="0" w:type="dxa"/>
              <w:left w:w="0" w:type="dxa"/>
              <w:bottom w:w="0" w:type="dxa"/>
              <w:right w:w="0" w:type="dxa"/>
            </w:tcMar>
          </w:tcPr>
          <w:p w14:paraId="532B7766"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平</w:t>
            </w:r>
            <w:proofErr w:type="gramStart"/>
            <w:r w:rsidRPr="008D11C5">
              <w:rPr>
                <w:rFonts w:ascii="新細明體" w:eastAsia="新細明體" w:hAnsi="新細明體" w:cs="新細明體"/>
                <w:lang w:eastAsia="zh-TW"/>
              </w:rPr>
              <w:t>臺</w:t>
            </w:r>
            <w:proofErr w:type="gramEnd"/>
            <w:r w:rsidRPr="008D11C5">
              <w:rPr>
                <w:rFonts w:ascii="新細明體" w:eastAsia="新細明體" w:hAnsi="新細明體" w:cs="新細明體"/>
                <w:lang w:eastAsia="zh-TW"/>
              </w:rPr>
              <w:t>經濟發展推動與治理</w:t>
            </w:r>
          </w:p>
        </w:tc>
        <w:tc>
          <w:tcPr>
            <w:tcW w:w="750" w:type="pct"/>
            <w:shd w:val="clear" w:color="FFFFFF" w:fill="FFFFFF"/>
            <w:tcMar>
              <w:top w:w="0" w:type="dxa"/>
              <w:left w:w="0" w:type="dxa"/>
              <w:bottom w:w="0" w:type="dxa"/>
              <w:right w:w="0" w:type="dxa"/>
            </w:tcMar>
          </w:tcPr>
          <w:p w14:paraId="4590678F" w14:textId="77777777" w:rsidR="00A77B3E" w:rsidRPr="008D11C5" w:rsidRDefault="00356073">
            <w:pPr>
              <w:spacing w:line="320" w:lineRule="exact"/>
              <w:jc w:val="both"/>
              <w:rPr>
                <w:rFonts w:ascii="新細明體" w:eastAsia="新細明體" w:hAnsi="新細明體" w:cs="新細明體"/>
              </w:rPr>
            </w:pPr>
            <w:proofErr w:type="spellStart"/>
            <w:r w:rsidRPr="008D11C5">
              <w:rPr>
                <w:rFonts w:ascii="新細明體" w:eastAsia="新細明體" w:hAnsi="新細明體" w:cs="新細明體"/>
              </w:rPr>
              <w:t>網路購物環境健全</w:t>
            </w:r>
            <w:proofErr w:type="spellEnd"/>
          </w:p>
        </w:tc>
        <w:tc>
          <w:tcPr>
            <w:tcW w:w="275" w:type="pct"/>
            <w:shd w:val="clear" w:color="FFFFFF" w:fill="FFFFFF"/>
            <w:tcMar>
              <w:top w:w="0" w:type="dxa"/>
              <w:left w:w="0" w:type="dxa"/>
              <w:bottom w:w="0" w:type="dxa"/>
              <w:right w:w="0" w:type="dxa"/>
            </w:tcMar>
          </w:tcPr>
          <w:p w14:paraId="4FE1BB2E"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科技發展</w:t>
            </w:r>
            <w:proofErr w:type="spellEnd"/>
          </w:p>
        </w:tc>
        <w:tc>
          <w:tcPr>
            <w:tcW w:w="3225" w:type="pct"/>
            <w:shd w:val="clear" w:color="FFFFFF" w:fill="FFFFFF"/>
            <w:tcMar>
              <w:top w:w="0" w:type="dxa"/>
              <w:left w:w="0" w:type="dxa"/>
              <w:bottom w:w="0" w:type="dxa"/>
              <w:right w:w="0" w:type="dxa"/>
            </w:tcMar>
          </w:tcPr>
          <w:p w14:paraId="21D6B293"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w:t>
            </w:r>
            <w:proofErr w:type="gramStart"/>
            <w:r w:rsidRPr="008D11C5">
              <w:rPr>
                <w:rFonts w:ascii="新細明體" w:eastAsia="新細明體" w:hAnsi="新細明體" w:cs="新細明體"/>
                <w:lang w:eastAsia="zh-TW"/>
              </w:rPr>
              <w:t>完善電</w:t>
            </w:r>
            <w:proofErr w:type="gramEnd"/>
            <w:r w:rsidRPr="008D11C5">
              <w:rPr>
                <w:rFonts w:ascii="新細明體" w:eastAsia="新細明體" w:hAnsi="新細明體" w:cs="新細明體"/>
                <w:lang w:eastAsia="zh-TW"/>
              </w:rPr>
              <w:t>商零售業發展環境，及推動電商零售業創新發展。</w:t>
            </w:r>
          </w:p>
          <w:p w14:paraId="448D633B"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二、藉由跨業合作加速</w:t>
            </w:r>
            <w:proofErr w:type="gramStart"/>
            <w:r w:rsidRPr="008D11C5">
              <w:rPr>
                <w:rFonts w:ascii="新細明體" w:eastAsia="新細明體" w:hAnsi="新細明體" w:cs="新細明體"/>
                <w:lang w:eastAsia="zh-TW"/>
              </w:rPr>
              <w:t>場域布建</w:t>
            </w:r>
            <w:proofErr w:type="gramEnd"/>
            <w:r w:rsidRPr="008D11C5">
              <w:rPr>
                <w:rFonts w:ascii="新細明體" w:eastAsia="新細明體" w:hAnsi="新細明體" w:cs="新細明體"/>
                <w:lang w:eastAsia="zh-TW"/>
              </w:rPr>
              <w:t>，帶動中小企業導入行動支付多元應用，</w:t>
            </w:r>
            <w:proofErr w:type="gramStart"/>
            <w:r w:rsidRPr="008D11C5">
              <w:rPr>
                <w:rFonts w:ascii="新細明體" w:eastAsia="新細明體" w:hAnsi="新細明體" w:cs="新細明體"/>
                <w:lang w:eastAsia="zh-TW"/>
              </w:rPr>
              <w:t>提升跨域整合</w:t>
            </w:r>
            <w:proofErr w:type="gramEnd"/>
            <w:r w:rsidRPr="008D11C5">
              <w:rPr>
                <w:rFonts w:ascii="新細明體" w:eastAsia="新細明體" w:hAnsi="新細明體" w:cs="新細明體"/>
                <w:lang w:eastAsia="zh-TW"/>
              </w:rPr>
              <w:t>商機。</w:t>
            </w:r>
          </w:p>
        </w:tc>
      </w:tr>
      <w:tr w:rsidR="00BB5DEB" w:rsidRPr="008D11C5" w14:paraId="59B89148" w14:textId="77777777">
        <w:trPr>
          <w:trHeight w:val="159"/>
        </w:trPr>
        <w:tc>
          <w:tcPr>
            <w:tcW w:w="750" w:type="pct"/>
            <w:vMerge/>
            <w:shd w:val="clear" w:color="FFFFFF" w:fill="FFFFFF"/>
            <w:tcMar>
              <w:top w:w="0" w:type="dxa"/>
              <w:left w:w="0" w:type="dxa"/>
              <w:bottom w:w="0" w:type="dxa"/>
              <w:right w:w="0" w:type="dxa"/>
            </w:tcMar>
          </w:tcPr>
          <w:p w14:paraId="3B24C4F1"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平</w:t>
            </w:r>
            <w:proofErr w:type="gramStart"/>
            <w:r w:rsidRPr="008D11C5">
              <w:rPr>
                <w:rFonts w:ascii="新細明體" w:eastAsia="新細明體" w:hAnsi="新細明體" w:cs="新細明體"/>
                <w:lang w:eastAsia="zh-TW"/>
              </w:rPr>
              <w:t>臺</w:t>
            </w:r>
            <w:proofErr w:type="gramEnd"/>
            <w:r w:rsidRPr="008D11C5">
              <w:rPr>
                <w:rFonts w:ascii="新細明體" w:eastAsia="新細明體" w:hAnsi="新細明體" w:cs="新細明體"/>
                <w:lang w:eastAsia="zh-TW"/>
              </w:rPr>
              <w:t>經濟發展推動與治理</w:t>
            </w:r>
          </w:p>
        </w:tc>
        <w:tc>
          <w:tcPr>
            <w:tcW w:w="750" w:type="pct"/>
            <w:shd w:val="clear" w:color="FFFFFF" w:fill="FFFFFF"/>
            <w:tcMar>
              <w:top w:w="0" w:type="dxa"/>
              <w:left w:w="0" w:type="dxa"/>
              <w:bottom w:w="0" w:type="dxa"/>
              <w:right w:w="0" w:type="dxa"/>
            </w:tcMar>
          </w:tcPr>
          <w:p w14:paraId="0CA4179D"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智慧防詐與數位信任應用發展</w:t>
            </w:r>
          </w:p>
        </w:tc>
        <w:tc>
          <w:tcPr>
            <w:tcW w:w="275" w:type="pct"/>
            <w:shd w:val="clear" w:color="FFFFFF" w:fill="FFFFFF"/>
            <w:tcMar>
              <w:top w:w="0" w:type="dxa"/>
              <w:left w:w="0" w:type="dxa"/>
              <w:bottom w:w="0" w:type="dxa"/>
              <w:right w:w="0" w:type="dxa"/>
            </w:tcMar>
          </w:tcPr>
          <w:p w14:paraId="0E2A8F25"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社會發展</w:t>
            </w:r>
            <w:proofErr w:type="spellEnd"/>
          </w:p>
        </w:tc>
        <w:tc>
          <w:tcPr>
            <w:tcW w:w="3225" w:type="pct"/>
            <w:shd w:val="clear" w:color="FFFFFF" w:fill="FFFFFF"/>
            <w:tcMar>
              <w:top w:w="0" w:type="dxa"/>
              <w:left w:w="0" w:type="dxa"/>
              <w:bottom w:w="0" w:type="dxa"/>
              <w:right w:w="0" w:type="dxa"/>
            </w:tcMar>
          </w:tcPr>
          <w:p w14:paraId="5F339950" w14:textId="77777777" w:rsidR="00BB5DEB" w:rsidRPr="008D11C5" w:rsidRDefault="00356073" w:rsidP="00BB5DEB">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w:t>
            </w:r>
            <w:r w:rsidR="00BB5DEB" w:rsidRPr="008D11C5">
              <w:rPr>
                <w:rFonts w:ascii="新細明體" w:eastAsia="新細明體" w:hAnsi="新細明體" w:cs="新細明體" w:hint="eastAsia"/>
                <w:lang w:eastAsia="zh-TW"/>
              </w:rPr>
              <w:t>推動信賴服務國際標準接軌，導入數位信任與智慧防詐工具，強化電</w:t>
            </w:r>
            <w:proofErr w:type="gramStart"/>
            <w:r w:rsidR="00BB5DEB" w:rsidRPr="008D11C5">
              <w:rPr>
                <w:rFonts w:ascii="新細明體" w:eastAsia="新細明體" w:hAnsi="新細明體" w:cs="新細明體" w:hint="eastAsia"/>
                <w:lang w:eastAsia="zh-TW"/>
              </w:rPr>
              <w:t>商隱碼</w:t>
            </w:r>
            <w:proofErr w:type="gramEnd"/>
            <w:r w:rsidR="00BB5DEB" w:rsidRPr="008D11C5">
              <w:rPr>
                <w:rFonts w:ascii="新細明體" w:eastAsia="新細明體" w:hAnsi="新細明體" w:cs="新細明體" w:hint="eastAsia"/>
                <w:lang w:eastAsia="zh-TW"/>
              </w:rPr>
              <w:t>與隱私防護機制，提升全民防詐韌性。</w:t>
            </w:r>
          </w:p>
          <w:p w14:paraId="2872DDED" w14:textId="598D744B" w:rsidR="00A77B3E" w:rsidRPr="008D11C5" w:rsidRDefault="00BB5DEB" w:rsidP="00BB5DEB">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hint="eastAsia"/>
                <w:lang w:eastAsia="zh-TW"/>
              </w:rPr>
              <w:t>二、健全第三方支付產業發展環境，輔導產業落實法令規範，</w:t>
            </w:r>
            <w:proofErr w:type="gramStart"/>
            <w:r w:rsidRPr="008D11C5">
              <w:rPr>
                <w:rFonts w:ascii="新細明體" w:eastAsia="新細明體" w:hAnsi="新細明體" w:cs="新細明體" w:hint="eastAsia"/>
                <w:lang w:eastAsia="zh-TW"/>
              </w:rPr>
              <w:t>建構電第三</w:t>
            </w:r>
            <w:proofErr w:type="gramEnd"/>
            <w:r w:rsidRPr="008D11C5">
              <w:rPr>
                <w:rFonts w:ascii="新細明體" w:eastAsia="新細明體" w:hAnsi="新細明體" w:cs="新細明體" w:hint="eastAsia"/>
                <w:lang w:eastAsia="zh-TW"/>
              </w:rPr>
              <w:t>方支付聯防平</w:t>
            </w:r>
            <w:proofErr w:type="gramStart"/>
            <w:r w:rsidRPr="008D11C5">
              <w:rPr>
                <w:rFonts w:ascii="新細明體" w:eastAsia="新細明體" w:hAnsi="新細明體" w:cs="新細明體" w:hint="eastAsia"/>
                <w:lang w:eastAsia="zh-TW"/>
              </w:rPr>
              <w:t>臺</w:t>
            </w:r>
            <w:proofErr w:type="gramEnd"/>
            <w:r w:rsidR="00356073" w:rsidRPr="008D11C5">
              <w:rPr>
                <w:rFonts w:ascii="新細明體" w:eastAsia="新細明體" w:hAnsi="新細明體" w:cs="新細明體"/>
                <w:lang w:eastAsia="zh-TW"/>
              </w:rPr>
              <w:t>。</w:t>
            </w:r>
          </w:p>
        </w:tc>
      </w:tr>
      <w:tr w:rsidR="00BB5DEB" w:rsidRPr="008D11C5" w14:paraId="39748C19" w14:textId="77777777">
        <w:trPr>
          <w:trHeight w:val="159"/>
        </w:trPr>
        <w:tc>
          <w:tcPr>
            <w:tcW w:w="750" w:type="pct"/>
            <w:vMerge/>
            <w:shd w:val="clear" w:color="FFFFFF" w:fill="FFFFFF"/>
            <w:tcMar>
              <w:top w:w="0" w:type="dxa"/>
              <w:left w:w="0" w:type="dxa"/>
              <w:bottom w:w="0" w:type="dxa"/>
              <w:right w:w="0" w:type="dxa"/>
            </w:tcMar>
          </w:tcPr>
          <w:p w14:paraId="18AA5C3D"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平</w:t>
            </w:r>
            <w:proofErr w:type="gramStart"/>
            <w:r w:rsidRPr="008D11C5">
              <w:rPr>
                <w:rFonts w:ascii="新細明體" w:eastAsia="新細明體" w:hAnsi="新細明體" w:cs="新細明體"/>
                <w:lang w:eastAsia="zh-TW"/>
              </w:rPr>
              <w:t>臺</w:t>
            </w:r>
            <w:proofErr w:type="gramEnd"/>
            <w:r w:rsidRPr="008D11C5">
              <w:rPr>
                <w:rFonts w:ascii="新細明體" w:eastAsia="新細明體" w:hAnsi="新細明體" w:cs="新細明體"/>
                <w:lang w:eastAsia="zh-TW"/>
              </w:rPr>
              <w:t>經濟發展推動與治理</w:t>
            </w:r>
          </w:p>
        </w:tc>
        <w:tc>
          <w:tcPr>
            <w:tcW w:w="750" w:type="pct"/>
            <w:shd w:val="clear" w:color="FFFFFF" w:fill="FFFFFF"/>
            <w:tcMar>
              <w:top w:w="0" w:type="dxa"/>
              <w:left w:w="0" w:type="dxa"/>
              <w:bottom w:w="0" w:type="dxa"/>
              <w:right w:w="0" w:type="dxa"/>
            </w:tcMar>
          </w:tcPr>
          <w:p w14:paraId="5AA144E9"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人工智慧與</w:t>
            </w:r>
            <w:proofErr w:type="gramStart"/>
            <w:r w:rsidRPr="008D11C5">
              <w:rPr>
                <w:rFonts w:ascii="新細明體" w:eastAsia="新細明體" w:hAnsi="新細明體" w:cs="新細明體"/>
                <w:lang w:eastAsia="zh-TW"/>
              </w:rPr>
              <w:t>區塊鏈技術</w:t>
            </w:r>
            <w:proofErr w:type="gramEnd"/>
            <w:r w:rsidRPr="008D11C5">
              <w:rPr>
                <w:rFonts w:ascii="新細明體" w:eastAsia="新細明體" w:hAnsi="新細明體" w:cs="新細明體"/>
                <w:lang w:eastAsia="zh-TW"/>
              </w:rPr>
              <w:t>研發</w:t>
            </w:r>
          </w:p>
        </w:tc>
        <w:tc>
          <w:tcPr>
            <w:tcW w:w="275" w:type="pct"/>
            <w:shd w:val="clear" w:color="FFFFFF" w:fill="FFFFFF"/>
            <w:tcMar>
              <w:top w:w="0" w:type="dxa"/>
              <w:left w:w="0" w:type="dxa"/>
              <w:bottom w:w="0" w:type="dxa"/>
              <w:right w:w="0" w:type="dxa"/>
            </w:tcMar>
          </w:tcPr>
          <w:p w14:paraId="77DD73AF"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科技發展</w:t>
            </w:r>
            <w:proofErr w:type="spellEnd"/>
          </w:p>
        </w:tc>
        <w:tc>
          <w:tcPr>
            <w:tcW w:w="3225" w:type="pct"/>
            <w:shd w:val="clear" w:color="FFFFFF" w:fill="FFFFFF"/>
            <w:tcMar>
              <w:top w:w="0" w:type="dxa"/>
              <w:left w:w="0" w:type="dxa"/>
              <w:bottom w:w="0" w:type="dxa"/>
              <w:right w:w="0" w:type="dxa"/>
            </w:tcMar>
          </w:tcPr>
          <w:p w14:paraId="05AC0700"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w:t>
            </w:r>
            <w:proofErr w:type="gramStart"/>
            <w:r w:rsidRPr="008D11C5">
              <w:rPr>
                <w:rFonts w:ascii="新細明體" w:eastAsia="新細明體" w:hAnsi="新細明體" w:cs="新細明體"/>
                <w:lang w:eastAsia="zh-TW"/>
              </w:rPr>
              <w:t>研發速捷</w:t>
            </w:r>
            <w:proofErr w:type="gramEnd"/>
            <w:r w:rsidRPr="008D11C5">
              <w:rPr>
                <w:rFonts w:ascii="新細明體" w:eastAsia="新細明體" w:hAnsi="新細明體" w:cs="新細明體"/>
                <w:lang w:eastAsia="zh-TW"/>
              </w:rPr>
              <w:t>AI技術，加速AI擴散至中小企業與傳統產業，帶動產業數位轉型；協助廠商及新創團隊投入AI創新科技應用研究，加速創新產品方案商業落地。</w:t>
            </w:r>
          </w:p>
          <w:p w14:paraId="33953962"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二、建立國家AI認驗證體系，接</w:t>
            </w:r>
            <w:proofErr w:type="gramStart"/>
            <w:r w:rsidRPr="008D11C5">
              <w:rPr>
                <w:rFonts w:ascii="新細明體" w:eastAsia="新細明體" w:hAnsi="新細明體" w:cs="新細明體"/>
                <w:lang w:eastAsia="zh-TW"/>
              </w:rPr>
              <w:t>軌與國際驗測</w:t>
            </w:r>
            <w:proofErr w:type="gramEnd"/>
            <w:r w:rsidRPr="008D11C5">
              <w:rPr>
                <w:rFonts w:ascii="新細明體" w:eastAsia="新細明體" w:hAnsi="新細明體" w:cs="新細明體"/>
                <w:lang w:eastAsia="zh-TW"/>
              </w:rPr>
              <w:t>標準互認，加速可信任AI與應用發展。</w:t>
            </w:r>
          </w:p>
          <w:p w14:paraId="7EC728C8"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三、以</w:t>
            </w:r>
            <w:proofErr w:type="gramStart"/>
            <w:r w:rsidRPr="008D11C5">
              <w:rPr>
                <w:rFonts w:ascii="新細明體" w:eastAsia="新細明體" w:hAnsi="新細明體" w:cs="新細明體"/>
                <w:lang w:eastAsia="zh-TW"/>
              </w:rPr>
              <w:t>區塊鏈技術</w:t>
            </w:r>
            <w:proofErr w:type="gramEnd"/>
            <w:r w:rsidRPr="008D11C5">
              <w:rPr>
                <w:rFonts w:ascii="新細明體" w:eastAsia="新細明體" w:hAnsi="新細明體" w:cs="新細明體"/>
                <w:lang w:eastAsia="zh-TW"/>
              </w:rPr>
              <w:t>創新產業資料管理應用，促成數據資料橫向流通，推動多元</w:t>
            </w:r>
            <w:proofErr w:type="gramStart"/>
            <w:r w:rsidRPr="008D11C5">
              <w:rPr>
                <w:rFonts w:ascii="新細明體" w:eastAsia="新細明體" w:hAnsi="新細明體" w:cs="新細明體"/>
                <w:lang w:eastAsia="zh-TW"/>
              </w:rPr>
              <w:t>產業跨域應用</w:t>
            </w:r>
            <w:proofErr w:type="gramEnd"/>
            <w:r w:rsidRPr="008D11C5">
              <w:rPr>
                <w:rFonts w:ascii="新細明體" w:eastAsia="新細明體" w:hAnsi="新細明體" w:cs="新細明體"/>
                <w:lang w:eastAsia="zh-TW"/>
              </w:rPr>
              <w:t>，發展資料信任服務生態。</w:t>
            </w:r>
          </w:p>
        </w:tc>
      </w:tr>
      <w:tr w:rsidR="00BB5DEB" w:rsidRPr="008D11C5" w14:paraId="62F7B281" w14:textId="77777777">
        <w:trPr>
          <w:trHeight w:val="159"/>
        </w:trPr>
        <w:tc>
          <w:tcPr>
            <w:tcW w:w="750" w:type="pct"/>
            <w:vMerge w:val="restart"/>
            <w:shd w:val="clear" w:color="FFFFFF" w:fill="FFFFFF"/>
            <w:tcMar>
              <w:top w:w="0" w:type="dxa"/>
              <w:left w:w="0" w:type="dxa"/>
              <w:bottom w:w="0" w:type="dxa"/>
              <w:right w:w="0" w:type="dxa"/>
            </w:tcMar>
          </w:tcPr>
          <w:p w14:paraId="472F7645"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促進新興跨領域整合應用及相關產業發展</w:t>
            </w:r>
          </w:p>
        </w:tc>
        <w:tc>
          <w:tcPr>
            <w:tcW w:w="750" w:type="pct"/>
            <w:shd w:val="clear" w:color="FFFFFF" w:fill="FFFFFF"/>
            <w:tcMar>
              <w:top w:w="0" w:type="dxa"/>
              <w:left w:w="0" w:type="dxa"/>
              <w:bottom w:w="0" w:type="dxa"/>
              <w:right w:w="0" w:type="dxa"/>
            </w:tcMar>
          </w:tcPr>
          <w:p w14:paraId="02D91115"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運動</w:t>
            </w:r>
            <w:proofErr w:type="gramStart"/>
            <w:r w:rsidRPr="008D11C5">
              <w:rPr>
                <w:rFonts w:ascii="新細明體" w:eastAsia="新細明體" w:hAnsi="新細明體" w:cs="新細明體"/>
                <w:lang w:eastAsia="zh-TW"/>
              </w:rPr>
              <w:t>及體感科技</w:t>
            </w:r>
            <w:proofErr w:type="gramEnd"/>
            <w:r w:rsidRPr="008D11C5">
              <w:rPr>
                <w:rFonts w:ascii="新細明體" w:eastAsia="新細明體" w:hAnsi="新細明體" w:cs="新細明體"/>
                <w:lang w:eastAsia="zh-TW"/>
              </w:rPr>
              <w:t>應用與產業發展</w:t>
            </w:r>
          </w:p>
        </w:tc>
        <w:tc>
          <w:tcPr>
            <w:tcW w:w="275" w:type="pct"/>
            <w:shd w:val="clear" w:color="FFFFFF" w:fill="FFFFFF"/>
            <w:tcMar>
              <w:top w:w="0" w:type="dxa"/>
              <w:left w:w="0" w:type="dxa"/>
              <w:bottom w:w="0" w:type="dxa"/>
              <w:right w:w="0" w:type="dxa"/>
            </w:tcMar>
          </w:tcPr>
          <w:p w14:paraId="5C710834"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科技發展</w:t>
            </w:r>
            <w:proofErr w:type="spellEnd"/>
          </w:p>
        </w:tc>
        <w:tc>
          <w:tcPr>
            <w:tcW w:w="3225" w:type="pct"/>
            <w:shd w:val="clear" w:color="FFFFFF" w:fill="FFFFFF"/>
            <w:tcMar>
              <w:top w:w="0" w:type="dxa"/>
              <w:left w:w="0" w:type="dxa"/>
              <w:bottom w:w="0" w:type="dxa"/>
              <w:right w:w="0" w:type="dxa"/>
            </w:tcMar>
          </w:tcPr>
          <w:p w14:paraId="775487DC" w14:textId="6FA9BB92"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一、建置雲端資源管理平</w:t>
            </w:r>
            <w:proofErr w:type="gramStart"/>
            <w:r w:rsidR="009D20F1" w:rsidRPr="008D11C5">
              <w:rPr>
                <w:rFonts w:ascii="新細明體" w:eastAsia="新細明體" w:hAnsi="新細明體" w:cs="新細明體" w:hint="eastAsia"/>
                <w:lang w:eastAsia="zh-TW"/>
              </w:rPr>
              <w:t>臺</w:t>
            </w:r>
            <w:proofErr w:type="gramEnd"/>
            <w:r w:rsidRPr="008D11C5">
              <w:rPr>
                <w:rFonts w:ascii="新細明體" w:eastAsia="新細明體" w:hAnsi="新細明體" w:cs="新細明體"/>
                <w:lang w:eastAsia="zh-TW"/>
              </w:rPr>
              <w:t>，提供應用程式介面</w:t>
            </w:r>
            <w:r w:rsidR="009D20F1" w:rsidRPr="008D11C5">
              <w:rPr>
                <w:rFonts w:ascii="新細明體" w:eastAsia="新細明體" w:hAnsi="新細明體" w:cs="新細明體" w:hint="eastAsia"/>
                <w:lang w:eastAsia="zh-TW"/>
              </w:rPr>
              <w:t>（</w:t>
            </w:r>
            <w:r w:rsidRPr="008D11C5">
              <w:rPr>
                <w:rFonts w:ascii="新細明體" w:eastAsia="新細明體" w:hAnsi="新細明體" w:cs="新細明體"/>
                <w:lang w:eastAsia="zh-TW"/>
              </w:rPr>
              <w:t>API</w:t>
            </w:r>
            <w:r w:rsidR="009D20F1" w:rsidRPr="008D11C5">
              <w:rPr>
                <w:rFonts w:ascii="新細明體" w:eastAsia="新細明體" w:hAnsi="新細明體" w:cs="新細明體" w:hint="eastAsia"/>
                <w:lang w:eastAsia="zh-TW"/>
              </w:rPr>
              <w:t>）</w:t>
            </w:r>
            <w:r w:rsidRPr="008D11C5">
              <w:rPr>
                <w:rFonts w:ascii="新細明體" w:eastAsia="新細明體" w:hAnsi="新細明體" w:cs="新細明體"/>
                <w:lang w:eastAsia="zh-TW"/>
              </w:rPr>
              <w:t>以供外界串接各部會運動健康數據，以</w:t>
            </w:r>
            <w:proofErr w:type="gramStart"/>
            <w:r w:rsidRPr="008D11C5">
              <w:rPr>
                <w:rFonts w:ascii="新細明體" w:eastAsia="新細明體" w:hAnsi="新細明體" w:cs="新細明體"/>
                <w:lang w:eastAsia="zh-TW"/>
              </w:rPr>
              <w:t>數位賦能培養</w:t>
            </w:r>
            <w:proofErr w:type="gramEnd"/>
            <w:r w:rsidRPr="008D11C5">
              <w:rPr>
                <w:rFonts w:ascii="新細明體" w:eastAsia="新細明體" w:hAnsi="新細明體" w:cs="新細明體"/>
                <w:lang w:eastAsia="zh-TW"/>
              </w:rPr>
              <w:t>全民常規運動，推動運動科技產業化。</w:t>
            </w:r>
          </w:p>
          <w:p w14:paraId="00ECF305"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二、以AR/VR、互動技術為核心，融合數位雙生、AI協作等新興技術，聚焦實</w:t>
            </w:r>
            <w:proofErr w:type="gramStart"/>
            <w:r w:rsidRPr="008D11C5">
              <w:rPr>
                <w:rFonts w:ascii="新細明體" w:eastAsia="新細明體" w:hAnsi="新細明體" w:cs="新細明體"/>
                <w:lang w:eastAsia="zh-TW"/>
              </w:rPr>
              <w:t>境體感</w:t>
            </w:r>
            <w:proofErr w:type="gramEnd"/>
            <w:r w:rsidRPr="008D11C5">
              <w:rPr>
                <w:rFonts w:ascii="新細明體" w:eastAsia="新細明體" w:hAnsi="新細明體" w:cs="新細明體"/>
                <w:lang w:eastAsia="zh-TW"/>
              </w:rPr>
              <w:t>科技跨領域應用與服務，加值各類產業應用。</w:t>
            </w:r>
          </w:p>
          <w:p w14:paraId="1D33B01B"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三、與時俱進遊戲產業相關法規或管理機制，輔導產業落實兒少及消費者保護措施。</w:t>
            </w:r>
          </w:p>
        </w:tc>
      </w:tr>
      <w:tr w:rsidR="00BB5DEB" w:rsidRPr="008D11C5" w14:paraId="6A7946D6" w14:textId="77777777">
        <w:trPr>
          <w:trHeight w:val="159"/>
        </w:trPr>
        <w:tc>
          <w:tcPr>
            <w:tcW w:w="750" w:type="pct"/>
            <w:vMerge/>
            <w:shd w:val="clear" w:color="FFFFFF" w:fill="FFFFFF"/>
            <w:tcMar>
              <w:top w:w="0" w:type="dxa"/>
              <w:left w:w="0" w:type="dxa"/>
              <w:bottom w:w="0" w:type="dxa"/>
              <w:right w:w="0" w:type="dxa"/>
            </w:tcMar>
          </w:tcPr>
          <w:p w14:paraId="5387FB22"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促進新興跨領域整合應用及相關產業發展</w:t>
            </w:r>
          </w:p>
        </w:tc>
        <w:tc>
          <w:tcPr>
            <w:tcW w:w="750" w:type="pct"/>
            <w:shd w:val="clear" w:color="FFFFFF" w:fill="FFFFFF"/>
            <w:tcMar>
              <w:top w:w="0" w:type="dxa"/>
              <w:left w:w="0" w:type="dxa"/>
              <w:bottom w:w="0" w:type="dxa"/>
              <w:right w:w="0" w:type="dxa"/>
            </w:tcMar>
          </w:tcPr>
          <w:p w14:paraId="22BA17AD"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數位科技運籌整合全球鏈結與服務輸出</w:t>
            </w:r>
          </w:p>
        </w:tc>
        <w:tc>
          <w:tcPr>
            <w:tcW w:w="275" w:type="pct"/>
            <w:shd w:val="clear" w:color="FFFFFF" w:fill="FFFFFF"/>
            <w:tcMar>
              <w:top w:w="0" w:type="dxa"/>
              <w:left w:w="0" w:type="dxa"/>
              <w:bottom w:w="0" w:type="dxa"/>
              <w:right w:w="0" w:type="dxa"/>
            </w:tcMar>
          </w:tcPr>
          <w:p w14:paraId="582B16E5"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科技發展</w:t>
            </w:r>
            <w:proofErr w:type="spellEnd"/>
          </w:p>
        </w:tc>
        <w:tc>
          <w:tcPr>
            <w:tcW w:w="3225" w:type="pct"/>
            <w:shd w:val="clear" w:color="FFFFFF" w:fill="FFFFFF"/>
            <w:tcMar>
              <w:top w:w="0" w:type="dxa"/>
              <w:left w:w="0" w:type="dxa"/>
              <w:bottom w:w="0" w:type="dxa"/>
              <w:right w:w="0" w:type="dxa"/>
            </w:tcMar>
          </w:tcPr>
          <w:p w14:paraId="72455FCE" w14:textId="4E65531A" w:rsidR="00A77B3E" w:rsidRPr="008D11C5" w:rsidRDefault="00BB5DEB" w:rsidP="00BB5DEB">
            <w:pPr>
              <w:spacing w:line="320" w:lineRule="exact"/>
              <w:ind w:firstLine="484"/>
              <w:jc w:val="both"/>
              <w:rPr>
                <w:rFonts w:ascii="新細明體" w:eastAsia="新細明體" w:hAnsi="新細明體" w:cs="新細明體"/>
                <w:lang w:eastAsia="zh-TW"/>
              </w:rPr>
            </w:pPr>
            <w:r w:rsidRPr="008D11C5">
              <w:rPr>
                <w:rFonts w:ascii="新細明體" w:eastAsia="新細明體" w:hAnsi="新細明體" w:cs="新細明體" w:hint="eastAsia"/>
                <w:lang w:eastAsia="zh-TW"/>
              </w:rPr>
              <w:t>以系統整合策略、</w:t>
            </w:r>
            <w:proofErr w:type="gramStart"/>
            <w:r w:rsidRPr="008D11C5">
              <w:rPr>
                <w:rFonts w:ascii="新細明體" w:eastAsia="新細明體" w:hAnsi="新細明體" w:cs="新細明體" w:hint="eastAsia"/>
                <w:lang w:eastAsia="zh-TW"/>
              </w:rPr>
              <w:t>跨域服務</w:t>
            </w:r>
            <w:proofErr w:type="gramEnd"/>
            <w:r w:rsidRPr="008D11C5">
              <w:rPr>
                <w:rFonts w:ascii="新細明體" w:eastAsia="新細明體" w:hAnsi="新細明體" w:cs="新細明體" w:hint="eastAsia"/>
                <w:lang w:eastAsia="zh-TW"/>
              </w:rPr>
              <w:t>，參與國際數位產業協作，推動臺灣成為數位科技解決方案供應樞紐，加速我國智慧解決方案對外展示與拓展海外市場</w:t>
            </w:r>
            <w:r w:rsidR="00356073" w:rsidRPr="008D11C5">
              <w:rPr>
                <w:rFonts w:ascii="新細明體" w:eastAsia="新細明體" w:hAnsi="新細明體" w:cs="新細明體"/>
                <w:lang w:eastAsia="zh-TW"/>
              </w:rPr>
              <w:t>。</w:t>
            </w:r>
          </w:p>
        </w:tc>
      </w:tr>
      <w:tr w:rsidR="00BB5DEB" w:rsidRPr="008D11C5" w14:paraId="3AEC1B24" w14:textId="77777777">
        <w:trPr>
          <w:trHeight w:val="159"/>
        </w:trPr>
        <w:tc>
          <w:tcPr>
            <w:tcW w:w="750" w:type="pct"/>
            <w:vMerge/>
            <w:shd w:val="clear" w:color="FFFFFF" w:fill="FFFFFF"/>
            <w:tcMar>
              <w:top w:w="0" w:type="dxa"/>
              <w:left w:w="0" w:type="dxa"/>
              <w:bottom w:w="0" w:type="dxa"/>
              <w:right w:w="0" w:type="dxa"/>
            </w:tcMar>
          </w:tcPr>
          <w:p w14:paraId="499F7A40"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促進新興跨領域整合應用及相關產業發展</w:t>
            </w:r>
          </w:p>
        </w:tc>
        <w:tc>
          <w:tcPr>
            <w:tcW w:w="750" w:type="pct"/>
            <w:shd w:val="clear" w:color="FFFFFF" w:fill="FFFFFF"/>
            <w:tcMar>
              <w:top w:w="0" w:type="dxa"/>
              <w:left w:w="0" w:type="dxa"/>
              <w:bottom w:w="0" w:type="dxa"/>
              <w:right w:w="0" w:type="dxa"/>
            </w:tcMar>
          </w:tcPr>
          <w:p w14:paraId="0621C26B" w14:textId="77777777" w:rsidR="00A77B3E" w:rsidRPr="008D11C5" w:rsidRDefault="00356073">
            <w:pPr>
              <w:spacing w:line="320" w:lineRule="exact"/>
              <w:jc w:val="both"/>
              <w:rPr>
                <w:rFonts w:ascii="新細明體" w:eastAsia="新細明體" w:hAnsi="新細明體" w:cs="新細明體"/>
              </w:rPr>
            </w:pPr>
            <w:proofErr w:type="spellStart"/>
            <w:r w:rsidRPr="008D11C5">
              <w:rPr>
                <w:rFonts w:ascii="新細明體" w:eastAsia="新細明體" w:hAnsi="新細明體" w:cs="新細明體"/>
              </w:rPr>
              <w:t>研發資安關鍵技術</w:t>
            </w:r>
            <w:proofErr w:type="spellEnd"/>
          </w:p>
        </w:tc>
        <w:tc>
          <w:tcPr>
            <w:tcW w:w="275" w:type="pct"/>
            <w:shd w:val="clear" w:color="FFFFFF" w:fill="FFFFFF"/>
            <w:tcMar>
              <w:top w:w="0" w:type="dxa"/>
              <w:left w:w="0" w:type="dxa"/>
              <w:bottom w:w="0" w:type="dxa"/>
              <w:right w:w="0" w:type="dxa"/>
            </w:tcMar>
          </w:tcPr>
          <w:p w14:paraId="582C3C31"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科技發展</w:t>
            </w:r>
            <w:proofErr w:type="spellEnd"/>
          </w:p>
        </w:tc>
        <w:tc>
          <w:tcPr>
            <w:tcW w:w="3225" w:type="pct"/>
            <w:shd w:val="clear" w:color="FFFFFF" w:fill="FFFFFF"/>
            <w:tcMar>
              <w:top w:w="0" w:type="dxa"/>
              <w:left w:w="0" w:type="dxa"/>
              <w:bottom w:w="0" w:type="dxa"/>
              <w:right w:w="0" w:type="dxa"/>
            </w:tcMar>
          </w:tcPr>
          <w:p w14:paraId="4B0E409F" w14:textId="77777777" w:rsidR="00BB5DEB" w:rsidRPr="008D11C5" w:rsidRDefault="00356073" w:rsidP="00BB5DEB">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w:t>
            </w:r>
            <w:r w:rsidR="00BB5DEB" w:rsidRPr="008D11C5">
              <w:rPr>
                <w:rFonts w:ascii="新細明體" w:eastAsia="新細明體" w:hAnsi="新細明體" w:cs="新細明體" w:hint="eastAsia"/>
                <w:lang w:eastAsia="zh-TW"/>
              </w:rPr>
              <w:t>加速AI</w:t>
            </w:r>
            <w:proofErr w:type="gramStart"/>
            <w:r w:rsidR="00BB5DEB" w:rsidRPr="008D11C5">
              <w:rPr>
                <w:rFonts w:ascii="新細明體" w:eastAsia="新細明體" w:hAnsi="新細明體" w:cs="新細明體" w:hint="eastAsia"/>
                <w:lang w:eastAsia="zh-TW"/>
              </w:rPr>
              <w:t>與資安技術</w:t>
            </w:r>
            <w:proofErr w:type="gramEnd"/>
            <w:r w:rsidR="00BB5DEB" w:rsidRPr="008D11C5">
              <w:rPr>
                <w:rFonts w:ascii="新細明體" w:eastAsia="新細明體" w:hAnsi="新細明體" w:cs="新細明體" w:hint="eastAsia"/>
                <w:lang w:eastAsia="zh-TW"/>
              </w:rPr>
              <w:t>因應不同場域情境進行智能分析，</w:t>
            </w:r>
            <w:proofErr w:type="gramStart"/>
            <w:r w:rsidR="00BB5DEB" w:rsidRPr="008D11C5">
              <w:rPr>
                <w:rFonts w:ascii="新細明體" w:eastAsia="新細明體" w:hAnsi="新細明體" w:cs="新細明體" w:hint="eastAsia"/>
                <w:lang w:eastAsia="zh-TW"/>
              </w:rPr>
              <w:t>達成資安元件</w:t>
            </w:r>
            <w:proofErr w:type="gramEnd"/>
            <w:r w:rsidR="00BB5DEB" w:rsidRPr="008D11C5">
              <w:rPr>
                <w:rFonts w:ascii="新細明體" w:eastAsia="新細明體" w:hAnsi="新細明體" w:cs="新細明體" w:hint="eastAsia"/>
                <w:lang w:eastAsia="zh-TW"/>
              </w:rPr>
              <w:t>互連與系統即時回應，</w:t>
            </w:r>
            <w:proofErr w:type="gramStart"/>
            <w:r w:rsidR="00BB5DEB" w:rsidRPr="008D11C5">
              <w:rPr>
                <w:rFonts w:ascii="新細明體" w:eastAsia="新細明體" w:hAnsi="新細明體" w:cs="新細明體" w:hint="eastAsia"/>
                <w:lang w:eastAsia="zh-TW"/>
              </w:rPr>
              <w:t>驅動資安產業</w:t>
            </w:r>
            <w:proofErr w:type="gramEnd"/>
            <w:r w:rsidR="00BB5DEB" w:rsidRPr="008D11C5">
              <w:rPr>
                <w:rFonts w:ascii="新細明體" w:eastAsia="新細明體" w:hAnsi="新細明體" w:cs="新細明體" w:hint="eastAsia"/>
                <w:lang w:eastAsia="zh-TW"/>
              </w:rPr>
              <w:t>朝向智慧化發展。</w:t>
            </w:r>
          </w:p>
          <w:p w14:paraId="7CD1FE3B" w14:textId="77777777" w:rsidR="00BB5DEB" w:rsidRPr="008D11C5" w:rsidRDefault="00BB5DEB" w:rsidP="00BB5DEB">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hint="eastAsia"/>
                <w:lang w:eastAsia="zh-TW"/>
              </w:rPr>
              <w:t>二、結合次世代晶片研發與後量子密碼技術提高資料安全性，鏈結後量子密碼應用產業生態，帶動後量子密碼產業創新應用。</w:t>
            </w:r>
          </w:p>
          <w:p w14:paraId="121B4328" w14:textId="1F1321E9" w:rsidR="00A77B3E" w:rsidRPr="008D11C5" w:rsidRDefault="00BB5DEB" w:rsidP="00BB5DEB">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hint="eastAsia"/>
                <w:lang w:eastAsia="zh-TW"/>
              </w:rPr>
              <w:lastRenderedPageBreak/>
              <w:t>三、鼓勵產業以軍民</w:t>
            </w:r>
            <w:proofErr w:type="gramStart"/>
            <w:r w:rsidRPr="008D11C5">
              <w:rPr>
                <w:rFonts w:ascii="新細明體" w:eastAsia="新細明體" w:hAnsi="新細明體" w:cs="新細明體" w:hint="eastAsia"/>
                <w:lang w:eastAsia="zh-TW"/>
              </w:rPr>
              <w:t>通用資安關鍵</w:t>
            </w:r>
            <w:proofErr w:type="gramEnd"/>
            <w:r w:rsidRPr="008D11C5">
              <w:rPr>
                <w:rFonts w:ascii="新細明體" w:eastAsia="新細明體" w:hAnsi="新細明體" w:cs="新細明體" w:hint="eastAsia"/>
                <w:lang w:eastAsia="zh-TW"/>
              </w:rPr>
              <w:t>基礎技術為主軸，發展軍民通用</w:t>
            </w:r>
            <w:proofErr w:type="gramStart"/>
            <w:r w:rsidRPr="008D11C5">
              <w:rPr>
                <w:rFonts w:ascii="新細明體" w:eastAsia="新細明體" w:hAnsi="新細明體" w:cs="新細明體" w:hint="eastAsia"/>
                <w:lang w:eastAsia="zh-TW"/>
              </w:rPr>
              <w:t>之資安技術</w:t>
            </w:r>
            <w:proofErr w:type="gramEnd"/>
            <w:r w:rsidRPr="008D11C5">
              <w:rPr>
                <w:rFonts w:ascii="新細明體" w:eastAsia="新細明體" w:hAnsi="新細明體" w:cs="新細明體" w:hint="eastAsia"/>
                <w:lang w:eastAsia="zh-TW"/>
              </w:rPr>
              <w:t>，推動</w:t>
            </w:r>
            <w:proofErr w:type="gramStart"/>
            <w:r w:rsidRPr="008D11C5">
              <w:rPr>
                <w:rFonts w:ascii="新細明體" w:eastAsia="新細明體" w:hAnsi="新細明體" w:cs="新細明體" w:hint="eastAsia"/>
                <w:lang w:eastAsia="zh-TW"/>
              </w:rPr>
              <w:t>軍民合作與鏈結</w:t>
            </w:r>
            <w:proofErr w:type="gramEnd"/>
            <w:r w:rsidRPr="008D11C5">
              <w:rPr>
                <w:rFonts w:ascii="新細明體" w:eastAsia="新細明體" w:hAnsi="新細明體" w:cs="新細明體" w:hint="eastAsia"/>
                <w:lang w:eastAsia="zh-TW"/>
              </w:rPr>
              <w:t>，深化</w:t>
            </w:r>
            <w:proofErr w:type="gramStart"/>
            <w:r w:rsidRPr="008D11C5">
              <w:rPr>
                <w:rFonts w:ascii="新細明體" w:eastAsia="新細明體" w:hAnsi="新細明體" w:cs="新細明體" w:hint="eastAsia"/>
                <w:lang w:eastAsia="zh-TW"/>
              </w:rPr>
              <w:t>我國資安關鍵</w:t>
            </w:r>
            <w:proofErr w:type="gramEnd"/>
            <w:r w:rsidRPr="008D11C5">
              <w:rPr>
                <w:rFonts w:ascii="新細明體" w:eastAsia="新細明體" w:hAnsi="新細明體" w:cs="新細明體" w:hint="eastAsia"/>
                <w:lang w:eastAsia="zh-TW"/>
              </w:rPr>
              <w:t>技術自主發展能量</w:t>
            </w:r>
            <w:r w:rsidR="00356073" w:rsidRPr="008D11C5">
              <w:rPr>
                <w:rFonts w:ascii="新細明體" w:eastAsia="新細明體" w:hAnsi="新細明體" w:cs="新細明體"/>
                <w:lang w:eastAsia="zh-TW"/>
              </w:rPr>
              <w:t>。</w:t>
            </w:r>
          </w:p>
        </w:tc>
      </w:tr>
      <w:tr w:rsidR="00BB5DEB" w:rsidRPr="008D11C5" w14:paraId="0B9959C3" w14:textId="77777777">
        <w:trPr>
          <w:trHeight w:val="159"/>
        </w:trPr>
        <w:tc>
          <w:tcPr>
            <w:tcW w:w="750" w:type="pct"/>
            <w:vMerge/>
            <w:shd w:val="clear" w:color="FFFFFF" w:fill="FFFFFF"/>
            <w:tcMar>
              <w:top w:w="0" w:type="dxa"/>
              <w:left w:w="0" w:type="dxa"/>
              <w:bottom w:w="0" w:type="dxa"/>
              <w:right w:w="0" w:type="dxa"/>
            </w:tcMar>
          </w:tcPr>
          <w:p w14:paraId="0EDA041B"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lastRenderedPageBreak/>
              <w:t>促進新興跨領域整合應用及相關產業發展</w:t>
            </w:r>
          </w:p>
        </w:tc>
        <w:tc>
          <w:tcPr>
            <w:tcW w:w="750" w:type="pct"/>
            <w:shd w:val="clear" w:color="FFFFFF" w:fill="FFFFFF"/>
            <w:tcMar>
              <w:top w:w="0" w:type="dxa"/>
              <w:left w:w="0" w:type="dxa"/>
              <w:bottom w:w="0" w:type="dxa"/>
              <w:right w:w="0" w:type="dxa"/>
            </w:tcMar>
          </w:tcPr>
          <w:p w14:paraId="5CDC32FC"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強化產業及供應</w:t>
            </w:r>
            <w:proofErr w:type="gramStart"/>
            <w:r w:rsidRPr="008D11C5">
              <w:rPr>
                <w:rFonts w:ascii="新細明體" w:eastAsia="新細明體" w:hAnsi="新細明體" w:cs="新細明體"/>
                <w:lang w:eastAsia="zh-TW"/>
              </w:rPr>
              <w:t>鏈資安</w:t>
            </w:r>
            <w:proofErr w:type="gramEnd"/>
            <w:r w:rsidRPr="008D11C5">
              <w:rPr>
                <w:rFonts w:ascii="新細明體" w:eastAsia="新細明體" w:hAnsi="新細明體" w:cs="新細明體"/>
                <w:lang w:eastAsia="zh-TW"/>
              </w:rPr>
              <w:t>防護能力</w:t>
            </w:r>
          </w:p>
        </w:tc>
        <w:tc>
          <w:tcPr>
            <w:tcW w:w="275" w:type="pct"/>
            <w:shd w:val="clear" w:color="FFFFFF" w:fill="FFFFFF"/>
            <w:tcMar>
              <w:top w:w="0" w:type="dxa"/>
              <w:left w:w="0" w:type="dxa"/>
              <w:bottom w:w="0" w:type="dxa"/>
              <w:right w:w="0" w:type="dxa"/>
            </w:tcMar>
          </w:tcPr>
          <w:p w14:paraId="069CC9B6"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科技發展</w:t>
            </w:r>
            <w:proofErr w:type="spellEnd"/>
          </w:p>
        </w:tc>
        <w:tc>
          <w:tcPr>
            <w:tcW w:w="3225" w:type="pct"/>
            <w:shd w:val="clear" w:color="FFFFFF" w:fill="FFFFFF"/>
            <w:tcMar>
              <w:top w:w="0" w:type="dxa"/>
              <w:left w:w="0" w:type="dxa"/>
              <w:bottom w:w="0" w:type="dxa"/>
              <w:right w:w="0" w:type="dxa"/>
            </w:tcMar>
          </w:tcPr>
          <w:p w14:paraId="7E902C61" w14:textId="77777777" w:rsidR="00BB5DEB" w:rsidRPr="008D11C5" w:rsidRDefault="00356073" w:rsidP="00BB5DEB">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w:t>
            </w:r>
            <w:r w:rsidR="00BB5DEB" w:rsidRPr="008D11C5">
              <w:rPr>
                <w:rFonts w:ascii="新細明體" w:eastAsia="新細明體" w:hAnsi="新細明體" w:cs="新細明體" w:hint="eastAsia"/>
                <w:lang w:eastAsia="zh-TW"/>
              </w:rPr>
              <w:t>引導產業投入發展零信任</w:t>
            </w:r>
            <w:proofErr w:type="gramStart"/>
            <w:r w:rsidR="00BB5DEB" w:rsidRPr="008D11C5">
              <w:rPr>
                <w:rFonts w:ascii="新細明體" w:eastAsia="新細明體" w:hAnsi="新細明體" w:cs="新細明體" w:hint="eastAsia"/>
                <w:lang w:eastAsia="zh-TW"/>
              </w:rPr>
              <w:t>物聯網資安</w:t>
            </w:r>
            <w:proofErr w:type="gramEnd"/>
            <w:r w:rsidR="00BB5DEB" w:rsidRPr="008D11C5">
              <w:rPr>
                <w:rFonts w:ascii="新細明體" w:eastAsia="新細明體" w:hAnsi="新細明體" w:cs="新細明體" w:hint="eastAsia"/>
                <w:lang w:eastAsia="zh-TW"/>
              </w:rPr>
              <w:t>防護關鍵技術，強化企業</w:t>
            </w:r>
            <w:proofErr w:type="gramStart"/>
            <w:r w:rsidR="00BB5DEB" w:rsidRPr="008D11C5">
              <w:rPr>
                <w:rFonts w:ascii="新細明體" w:eastAsia="新細明體" w:hAnsi="新細明體" w:cs="新細明體" w:hint="eastAsia"/>
                <w:lang w:eastAsia="zh-TW"/>
              </w:rPr>
              <w:t>資安評</w:t>
            </w:r>
            <w:proofErr w:type="gramEnd"/>
            <w:r w:rsidR="00BB5DEB" w:rsidRPr="008D11C5">
              <w:rPr>
                <w:rFonts w:ascii="新細明體" w:eastAsia="新細明體" w:hAnsi="新細明體" w:cs="新細明體" w:hint="eastAsia"/>
                <w:lang w:eastAsia="zh-TW"/>
              </w:rPr>
              <w:t>級工具，協助供應鏈掌握自身零</w:t>
            </w:r>
            <w:proofErr w:type="gramStart"/>
            <w:r w:rsidR="00BB5DEB" w:rsidRPr="008D11C5">
              <w:rPr>
                <w:rFonts w:ascii="新細明體" w:eastAsia="新細明體" w:hAnsi="新細明體" w:cs="新細明體" w:hint="eastAsia"/>
                <w:lang w:eastAsia="zh-TW"/>
              </w:rPr>
              <w:t>信任資安治理</w:t>
            </w:r>
            <w:proofErr w:type="gramEnd"/>
            <w:r w:rsidR="00BB5DEB" w:rsidRPr="008D11C5">
              <w:rPr>
                <w:rFonts w:ascii="新細明體" w:eastAsia="新細明體" w:hAnsi="新細明體" w:cs="新細明體" w:hint="eastAsia"/>
                <w:lang w:eastAsia="zh-TW"/>
              </w:rPr>
              <w:t>成熟度。</w:t>
            </w:r>
          </w:p>
          <w:p w14:paraId="7C038822" w14:textId="77777777" w:rsidR="00BB5DEB" w:rsidRPr="008D11C5" w:rsidRDefault="00BB5DEB" w:rsidP="00BB5DEB">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hint="eastAsia"/>
                <w:lang w:eastAsia="zh-TW"/>
              </w:rPr>
              <w:t>二、研發晶片安全檢測技術，推動自主晶片檢測實驗室與國際接軌，輔導半導體業者導入晶片安全開發環境及</w:t>
            </w:r>
            <w:proofErr w:type="gramStart"/>
            <w:r w:rsidRPr="008D11C5">
              <w:rPr>
                <w:rFonts w:ascii="新細明體" w:eastAsia="新細明體" w:hAnsi="新細明體" w:cs="新細明體" w:hint="eastAsia"/>
                <w:lang w:eastAsia="zh-TW"/>
              </w:rPr>
              <w:t>資安情蒐</w:t>
            </w:r>
            <w:proofErr w:type="gramEnd"/>
            <w:r w:rsidRPr="008D11C5">
              <w:rPr>
                <w:rFonts w:ascii="新細明體" w:eastAsia="新細明體" w:hAnsi="新細明體" w:cs="新細明體" w:hint="eastAsia"/>
                <w:lang w:eastAsia="zh-TW"/>
              </w:rPr>
              <w:t>資訊。</w:t>
            </w:r>
          </w:p>
          <w:p w14:paraId="2E8A8D25" w14:textId="77777777" w:rsidR="00BB5DEB" w:rsidRPr="008D11C5" w:rsidRDefault="00BB5DEB" w:rsidP="00BB5DEB">
            <w:pPr>
              <w:spacing w:line="320" w:lineRule="exact"/>
              <w:ind w:left="480" w:hanging="480"/>
              <w:jc w:val="both"/>
              <w:rPr>
                <w:ins w:id="0" w:author="數位產業署政策規劃組" w:date="2023-07-27T11:30:00Z"/>
                <w:rFonts w:ascii="新細明體" w:eastAsia="新細明體" w:hAnsi="新細明體" w:cs="新細明體"/>
                <w:lang w:eastAsia="zh-TW"/>
              </w:rPr>
            </w:pPr>
            <w:r w:rsidRPr="008D11C5">
              <w:rPr>
                <w:rFonts w:ascii="新細明體" w:eastAsia="新細明體" w:hAnsi="新細明體" w:cs="新細明體"/>
                <w:lang w:eastAsia="zh-TW"/>
              </w:rPr>
              <w:t>三、建立我國關鍵產業CMMC服務能量，完備合</w:t>
            </w:r>
            <w:proofErr w:type="gramStart"/>
            <w:r w:rsidRPr="008D11C5">
              <w:rPr>
                <w:rFonts w:ascii="新細明體" w:eastAsia="新細明體" w:hAnsi="新細明體" w:cs="新細明體"/>
                <w:lang w:eastAsia="zh-TW"/>
              </w:rPr>
              <w:t>規</w:t>
            </w:r>
            <w:proofErr w:type="gramEnd"/>
            <w:r w:rsidRPr="008D11C5">
              <w:rPr>
                <w:rFonts w:ascii="新細明體" w:eastAsia="新細明體" w:hAnsi="新細明體" w:cs="新細明體"/>
                <w:lang w:eastAsia="zh-TW"/>
              </w:rPr>
              <w:t>環境，推動關鍵產業供應鏈合</w:t>
            </w:r>
            <w:proofErr w:type="gramStart"/>
            <w:r w:rsidRPr="008D11C5">
              <w:rPr>
                <w:rFonts w:ascii="新細明體" w:eastAsia="新細明體" w:hAnsi="新細明體" w:cs="新細明體"/>
                <w:lang w:eastAsia="zh-TW"/>
              </w:rPr>
              <w:t>規</w:t>
            </w:r>
            <w:proofErr w:type="gramEnd"/>
            <w:r w:rsidRPr="008D11C5">
              <w:rPr>
                <w:rFonts w:ascii="新細明體" w:eastAsia="新細明體" w:hAnsi="新細明體" w:cs="新細明體"/>
                <w:lang w:eastAsia="zh-TW"/>
              </w:rPr>
              <w:t>落地。</w:t>
            </w:r>
          </w:p>
          <w:p w14:paraId="4DE5FFF6" w14:textId="1455839C" w:rsidR="00A77B3E" w:rsidRPr="008D11C5" w:rsidRDefault="00BB5DEB" w:rsidP="00BB5DEB">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hint="eastAsia"/>
                <w:lang w:eastAsia="zh-TW"/>
              </w:rPr>
              <w:t>四、於沙崙實證場域</w:t>
            </w:r>
            <w:proofErr w:type="gramStart"/>
            <w:r w:rsidRPr="008D11C5">
              <w:rPr>
                <w:rFonts w:ascii="新細明體" w:eastAsia="新細明體" w:hAnsi="新細明體" w:cs="新細明體" w:hint="eastAsia"/>
                <w:lang w:eastAsia="zh-TW"/>
              </w:rPr>
              <w:t>研擬攻</w:t>
            </w:r>
            <w:proofErr w:type="gramEnd"/>
            <w:r w:rsidRPr="008D11C5">
              <w:rPr>
                <w:rFonts w:ascii="新細明體" w:eastAsia="新細明體" w:hAnsi="新細明體" w:cs="新細明體" w:hint="eastAsia"/>
                <w:lang w:eastAsia="zh-TW"/>
              </w:rPr>
              <w:t>防演練劇本，推動產品實測、媒合交流、人才培訓</w:t>
            </w:r>
            <w:proofErr w:type="gramStart"/>
            <w:r w:rsidRPr="008D11C5">
              <w:rPr>
                <w:rFonts w:ascii="新細明體" w:eastAsia="新細明體" w:hAnsi="新細明體" w:cs="新細明體" w:hint="eastAsia"/>
                <w:lang w:eastAsia="zh-TW"/>
              </w:rPr>
              <w:t>及跨域合作</w:t>
            </w:r>
            <w:proofErr w:type="gramEnd"/>
            <w:r w:rsidRPr="008D11C5">
              <w:rPr>
                <w:rFonts w:ascii="新細明體" w:eastAsia="新細明體" w:hAnsi="新細明體" w:cs="新細明體" w:hint="eastAsia"/>
                <w:lang w:eastAsia="zh-TW"/>
              </w:rPr>
              <w:t>，提升</w:t>
            </w:r>
            <w:proofErr w:type="gramStart"/>
            <w:r w:rsidRPr="008D11C5">
              <w:rPr>
                <w:rFonts w:ascii="新細明體" w:eastAsia="新細明體" w:hAnsi="新細明體" w:cs="新細明體" w:hint="eastAsia"/>
                <w:lang w:eastAsia="zh-TW"/>
              </w:rPr>
              <w:t>產業資安防護</w:t>
            </w:r>
            <w:proofErr w:type="gramEnd"/>
            <w:r w:rsidRPr="008D11C5">
              <w:rPr>
                <w:rFonts w:ascii="新細明體" w:eastAsia="新細明體" w:hAnsi="新細明體" w:cs="新細明體" w:hint="eastAsia"/>
                <w:lang w:eastAsia="zh-TW"/>
              </w:rPr>
              <w:t>能量，</w:t>
            </w:r>
            <w:proofErr w:type="gramStart"/>
            <w:r w:rsidRPr="008D11C5">
              <w:rPr>
                <w:rFonts w:ascii="新細明體" w:eastAsia="新細明體" w:hAnsi="新細明體" w:cs="新細明體" w:hint="eastAsia"/>
                <w:lang w:eastAsia="zh-TW"/>
              </w:rPr>
              <w:t>驅動資安產業</w:t>
            </w:r>
            <w:proofErr w:type="gramEnd"/>
            <w:r w:rsidRPr="008D11C5">
              <w:rPr>
                <w:rFonts w:ascii="新細明體" w:eastAsia="新細明體" w:hAnsi="新細明體" w:cs="新細明體" w:hint="eastAsia"/>
                <w:lang w:eastAsia="zh-TW"/>
              </w:rPr>
              <w:t>服務實體聚落發展</w:t>
            </w:r>
            <w:r w:rsidR="00356073" w:rsidRPr="008D11C5">
              <w:rPr>
                <w:rFonts w:ascii="新細明體" w:eastAsia="新細明體" w:hAnsi="新細明體" w:cs="新細明體"/>
                <w:lang w:eastAsia="zh-TW"/>
              </w:rPr>
              <w:t>。</w:t>
            </w:r>
          </w:p>
        </w:tc>
      </w:tr>
      <w:tr w:rsidR="00BB5DEB" w:rsidRPr="008D11C5" w14:paraId="757CE136" w14:textId="77777777">
        <w:trPr>
          <w:trHeight w:val="159"/>
        </w:trPr>
        <w:tc>
          <w:tcPr>
            <w:tcW w:w="750" w:type="pct"/>
            <w:vMerge w:val="restart"/>
            <w:shd w:val="clear" w:color="FFFFFF" w:fill="FFFFFF"/>
            <w:tcMar>
              <w:top w:w="0" w:type="dxa"/>
              <w:left w:w="0" w:type="dxa"/>
              <w:bottom w:w="0" w:type="dxa"/>
              <w:right w:w="0" w:type="dxa"/>
            </w:tcMar>
          </w:tcPr>
          <w:p w14:paraId="151535B4"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提升國家數位發展環境</w:t>
            </w:r>
            <w:proofErr w:type="gramStart"/>
            <w:r w:rsidRPr="008D11C5">
              <w:rPr>
                <w:rFonts w:ascii="新細明體" w:eastAsia="新細明體" w:hAnsi="新細明體" w:cs="新細明體"/>
                <w:lang w:eastAsia="zh-TW"/>
              </w:rPr>
              <w:t>之資安防護</w:t>
            </w:r>
            <w:proofErr w:type="gramEnd"/>
            <w:r w:rsidRPr="008D11C5">
              <w:rPr>
                <w:rFonts w:ascii="新細明體" w:eastAsia="新細明體" w:hAnsi="新細明體" w:cs="新細明體"/>
                <w:lang w:eastAsia="zh-TW"/>
              </w:rPr>
              <w:t>韌性</w:t>
            </w:r>
          </w:p>
        </w:tc>
        <w:tc>
          <w:tcPr>
            <w:tcW w:w="750" w:type="pct"/>
            <w:shd w:val="clear" w:color="FFFFFF" w:fill="FFFFFF"/>
            <w:tcMar>
              <w:top w:w="0" w:type="dxa"/>
              <w:left w:w="0" w:type="dxa"/>
              <w:bottom w:w="0" w:type="dxa"/>
              <w:right w:w="0" w:type="dxa"/>
            </w:tcMar>
          </w:tcPr>
          <w:p w14:paraId="69BA0624"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國家資通安全政策之規劃</w:t>
            </w:r>
          </w:p>
        </w:tc>
        <w:tc>
          <w:tcPr>
            <w:tcW w:w="275" w:type="pct"/>
            <w:shd w:val="clear" w:color="FFFFFF" w:fill="FFFFFF"/>
            <w:tcMar>
              <w:top w:w="0" w:type="dxa"/>
              <w:left w:w="0" w:type="dxa"/>
              <w:bottom w:w="0" w:type="dxa"/>
              <w:right w:w="0" w:type="dxa"/>
            </w:tcMar>
          </w:tcPr>
          <w:p w14:paraId="208A856C"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7D2D3AC0"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一、國家資通安全政策之</w:t>
            </w:r>
            <w:proofErr w:type="gramStart"/>
            <w:r w:rsidRPr="008D11C5">
              <w:rPr>
                <w:rFonts w:ascii="新細明體" w:eastAsia="新細明體" w:hAnsi="新細明體" w:cs="新細明體"/>
                <w:lang w:eastAsia="zh-TW"/>
              </w:rPr>
              <w:t>研</w:t>
            </w:r>
            <w:proofErr w:type="gramEnd"/>
            <w:r w:rsidRPr="008D11C5">
              <w:rPr>
                <w:rFonts w:ascii="新細明體" w:eastAsia="新細明體" w:hAnsi="新細明體" w:cs="新細明體"/>
                <w:lang w:eastAsia="zh-TW"/>
              </w:rPr>
              <w:t>擬、規劃及執行。</w:t>
            </w:r>
          </w:p>
          <w:p w14:paraId="4B33D2A2"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二、政府機關（構）資通安全與人力配置之統籌規劃、協調及推動。</w:t>
            </w:r>
          </w:p>
          <w:p w14:paraId="1E24667F"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三、政府機關（構）與公營事業機構資通安全業務之評鑑及考核。</w:t>
            </w:r>
          </w:p>
        </w:tc>
      </w:tr>
      <w:tr w:rsidR="00BB5DEB" w:rsidRPr="008D11C5" w14:paraId="179433F9" w14:textId="77777777">
        <w:trPr>
          <w:trHeight w:val="159"/>
        </w:trPr>
        <w:tc>
          <w:tcPr>
            <w:tcW w:w="750" w:type="pct"/>
            <w:vMerge/>
            <w:shd w:val="clear" w:color="FFFFFF" w:fill="FFFFFF"/>
            <w:tcMar>
              <w:top w:w="0" w:type="dxa"/>
              <w:left w:w="0" w:type="dxa"/>
              <w:bottom w:w="0" w:type="dxa"/>
              <w:right w:w="0" w:type="dxa"/>
            </w:tcMar>
          </w:tcPr>
          <w:p w14:paraId="52D8D4F8"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提升國家數位發展環境</w:t>
            </w:r>
            <w:proofErr w:type="gramStart"/>
            <w:r w:rsidRPr="008D11C5">
              <w:rPr>
                <w:rFonts w:ascii="新細明體" w:eastAsia="新細明體" w:hAnsi="新細明體" w:cs="新細明體"/>
                <w:lang w:eastAsia="zh-TW"/>
              </w:rPr>
              <w:t>之資安防護</w:t>
            </w:r>
            <w:proofErr w:type="gramEnd"/>
            <w:r w:rsidRPr="008D11C5">
              <w:rPr>
                <w:rFonts w:ascii="新細明體" w:eastAsia="新細明體" w:hAnsi="新細明體" w:cs="新細明體"/>
                <w:lang w:eastAsia="zh-TW"/>
              </w:rPr>
              <w:t>韌性</w:t>
            </w:r>
          </w:p>
        </w:tc>
        <w:tc>
          <w:tcPr>
            <w:tcW w:w="750" w:type="pct"/>
            <w:shd w:val="clear" w:color="FFFFFF" w:fill="FFFFFF"/>
            <w:tcMar>
              <w:top w:w="0" w:type="dxa"/>
              <w:left w:w="0" w:type="dxa"/>
              <w:bottom w:w="0" w:type="dxa"/>
              <w:right w:w="0" w:type="dxa"/>
            </w:tcMar>
          </w:tcPr>
          <w:p w14:paraId="636F0DC6"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資通安全事件應變處理</w:t>
            </w:r>
          </w:p>
        </w:tc>
        <w:tc>
          <w:tcPr>
            <w:tcW w:w="275" w:type="pct"/>
            <w:shd w:val="clear" w:color="FFFFFF" w:fill="FFFFFF"/>
            <w:tcMar>
              <w:top w:w="0" w:type="dxa"/>
              <w:left w:w="0" w:type="dxa"/>
              <w:bottom w:w="0" w:type="dxa"/>
              <w:right w:w="0" w:type="dxa"/>
            </w:tcMar>
          </w:tcPr>
          <w:p w14:paraId="36706369"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10A27E00"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一、資通安全威脅偵測與防禦機制之規劃及推動。</w:t>
            </w:r>
          </w:p>
          <w:p w14:paraId="44C88B15"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二、資通安全事件之通報應變及績效評估。</w:t>
            </w:r>
          </w:p>
          <w:p w14:paraId="5C8C9099"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三、資通安全事件</w:t>
            </w:r>
            <w:proofErr w:type="gramStart"/>
            <w:r w:rsidRPr="008D11C5">
              <w:rPr>
                <w:rFonts w:ascii="新細明體" w:eastAsia="新細明體" w:hAnsi="新細明體" w:cs="新細明體"/>
                <w:lang w:eastAsia="zh-TW"/>
              </w:rPr>
              <w:t>鑑</w:t>
            </w:r>
            <w:proofErr w:type="gramEnd"/>
            <w:r w:rsidRPr="008D11C5">
              <w:rPr>
                <w:rFonts w:ascii="新細明體" w:eastAsia="新細明體" w:hAnsi="新細明體" w:cs="新細明體"/>
                <w:lang w:eastAsia="zh-TW"/>
              </w:rPr>
              <w:t>識及偵查工作之支援及協調。</w:t>
            </w:r>
          </w:p>
        </w:tc>
      </w:tr>
      <w:tr w:rsidR="00BB5DEB" w:rsidRPr="008D11C5" w14:paraId="34A4C8F8" w14:textId="77777777">
        <w:trPr>
          <w:trHeight w:val="159"/>
        </w:trPr>
        <w:tc>
          <w:tcPr>
            <w:tcW w:w="750" w:type="pct"/>
            <w:vMerge/>
            <w:shd w:val="clear" w:color="FFFFFF" w:fill="FFFFFF"/>
            <w:tcMar>
              <w:top w:w="0" w:type="dxa"/>
              <w:left w:w="0" w:type="dxa"/>
              <w:bottom w:w="0" w:type="dxa"/>
              <w:right w:w="0" w:type="dxa"/>
            </w:tcMar>
          </w:tcPr>
          <w:p w14:paraId="2B9A8AA2"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提升國家數位發展環境</w:t>
            </w:r>
            <w:proofErr w:type="gramStart"/>
            <w:r w:rsidRPr="008D11C5">
              <w:rPr>
                <w:rFonts w:ascii="新細明體" w:eastAsia="新細明體" w:hAnsi="新細明體" w:cs="新細明體"/>
                <w:lang w:eastAsia="zh-TW"/>
              </w:rPr>
              <w:t>之資安防護</w:t>
            </w:r>
            <w:proofErr w:type="gramEnd"/>
            <w:r w:rsidRPr="008D11C5">
              <w:rPr>
                <w:rFonts w:ascii="新細明體" w:eastAsia="新細明體" w:hAnsi="新細明體" w:cs="新細明體"/>
                <w:lang w:eastAsia="zh-TW"/>
              </w:rPr>
              <w:t>韌性</w:t>
            </w:r>
          </w:p>
        </w:tc>
        <w:tc>
          <w:tcPr>
            <w:tcW w:w="750" w:type="pct"/>
            <w:shd w:val="clear" w:color="FFFFFF" w:fill="FFFFFF"/>
            <w:tcMar>
              <w:top w:w="0" w:type="dxa"/>
              <w:left w:w="0" w:type="dxa"/>
              <w:bottom w:w="0" w:type="dxa"/>
              <w:right w:w="0" w:type="dxa"/>
            </w:tcMar>
          </w:tcPr>
          <w:p w14:paraId="62C54503"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輔導及培訓</w:t>
            </w:r>
            <w:proofErr w:type="gramStart"/>
            <w:r w:rsidRPr="008D11C5">
              <w:rPr>
                <w:rFonts w:ascii="新細明體" w:eastAsia="新細明體" w:hAnsi="新細明體" w:cs="新細明體"/>
                <w:lang w:eastAsia="zh-TW"/>
              </w:rPr>
              <w:t>機關資安能量</w:t>
            </w:r>
            <w:proofErr w:type="gramEnd"/>
          </w:p>
        </w:tc>
        <w:tc>
          <w:tcPr>
            <w:tcW w:w="275" w:type="pct"/>
            <w:shd w:val="clear" w:color="FFFFFF" w:fill="FFFFFF"/>
            <w:tcMar>
              <w:top w:w="0" w:type="dxa"/>
              <w:left w:w="0" w:type="dxa"/>
              <w:bottom w:w="0" w:type="dxa"/>
              <w:right w:w="0" w:type="dxa"/>
            </w:tcMar>
          </w:tcPr>
          <w:p w14:paraId="44F56DF7"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16886976"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一、關鍵基礎設施資通安全管理與防護機制之規劃、推動及執行。</w:t>
            </w:r>
          </w:p>
          <w:p w14:paraId="0A428759"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二、資通安全職能基準及人力培訓之規劃、推動及執行。</w:t>
            </w:r>
          </w:p>
          <w:p w14:paraId="354F0CA4"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三、資通安全認知普及化與推廣策略之規劃及推動。</w:t>
            </w:r>
          </w:p>
        </w:tc>
      </w:tr>
      <w:tr w:rsidR="00BB5DEB" w:rsidRPr="008D11C5" w14:paraId="1BBEAAB9" w14:textId="77777777">
        <w:trPr>
          <w:trHeight w:val="159"/>
        </w:trPr>
        <w:tc>
          <w:tcPr>
            <w:tcW w:w="750" w:type="pct"/>
            <w:vMerge/>
            <w:shd w:val="clear" w:color="FFFFFF" w:fill="FFFFFF"/>
            <w:tcMar>
              <w:top w:w="0" w:type="dxa"/>
              <w:left w:w="0" w:type="dxa"/>
              <w:bottom w:w="0" w:type="dxa"/>
              <w:right w:w="0" w:type="dxa"/>
            </w:tcMar>
          </w:tcPr>
          <w:p w14:paraId="30BEA052"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提升國家數位發展環境</w:t>
            </w:r>
            <w:proofErr w:type="gramStart"/>
            <w:r w:rsidRPr="008D11C5">
              <w:rPr>
                <w:rFonts w:ascii="新細明體" w:eastAsia="新細明體" w:hAnsi="新細明體" w:cs="新細明體"/>
                <w:lang w:eastAsia="zh-TW"/>
              </w:rPr>
              <w:t>之資安防護</w:t>
            </w:r>
            <w:proofErr w:type="gramEnd"/>
            <w:r w:rsidRPr="008D11C5">
              <w:rPr>
                <w:rFonts w:ascii="新細明體" w:eastAsia="新細明體" w:hAnsi="新細明體" w:cs="新細明體"/>
                <w:lang w:eastAsia="zh-TW"/>
              </w:rPr>
              <w:t>韌性</w:t>
            </w:r>
          </w:p>
        </w:tc>
        <w:tc>
          <w:tcPr>
            <w:tcW w:w="750" w:type="pct"/>
            <w:shd w:val="clear" w:color="FFFFFF" w:fill="FFFFFF"/>
            <w:tcMar>
              <w:top w:w="0" w:type="dxa"/>
              <w:left w:w="0" w:type="dxa"/>
              <w:bottom w:w="0" w:type="dxa"/>
              <w:right w:w="0" w:type="dxa"/>
            </w:tcMar>
          </w:tcPr>
          <w:p w14:paraId="1C19358B"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納管</w:t>
            </w:r>
            <w:proofErr w:type="gramStart"/>
            <w:r w:rsidRPr="008D11C5">
              <w:rPr>
                <w:rFonts w:ascii="新細明體" w:eastAsia="新細明體" w:hAnsi="新細明體" w:cs="新細明體"/>
                <w:lang w:eastAsia="zh-TW"/>
              </w:rPr>
              <w:t>機關資安稽核</w:t>
            </w:r>
            <w:proofErr w:type="gramEnd"/>
            <w:r w:rsidRPr="008D11C5">
              <w:rPr>
                <w:rFonts w:ascii="新細明體" w:eastAsia="新細明體" w:hAnsi="新細明體" w:cs="新細明體"/>
                <w:lang w:eastAsia="zh-TW"/>
              </w:rPr>
              <w:t>及攻防演練</w:t>
            </w:r>
          </w:p>
        </w:tc>
        <w:tc>
          <w:tcPr>
            <w:tcW w:w="275" w:type="pct"/>
            <w:shd w:val="clear" w:color="FFFFFF" w:fill="FFFFFF"/>
            <w:tcMar>
              <w:top w:w="0" w:type="dxa"/>
              <w:left w:w="0" w:type="dxa"/>
              <w:bottom w:w="0" w:type="dxa"/>
              <w:right w:w="0" w:type="dxa"/>
            </w:tcMar>
          </w:tcPr>
          <w:p w14:paraId="0E27E17A"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2B01BFD7"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一、資通安全</w:t>
            </w:r>
            <w:proofErr w:type="gramStart"/>
            <w:r w:rsidRPr="008D11C5">
              <w:rPr>
                <w:rFonts w:ascii="新細明體" w:eastAsia="新細明體" w:hAnsi="新細明體" w:cs="新細明體"/>
                <w:lang w:eastAsia="zh-TW"/>
              </w:rPr>
              <w:t>管理法納管</w:t>
            </w:r>
            <w:proofErr w:type="gramEnd"/>
            <w:r w:rsidRPr="008D11C5">
              <w:rPr>
                <w:rFonts w:ascii="新細明體" w:eastAsia="新細明體" w:hAnsi="新細明體" w:cs="新細明體"/>
                <w:lang w:eastAsia="zh-TW"/>
              </w:rPr>
              <w:t>對象之稽核規劃及推動。</w:t>
            </w:r>
          </w:p>
          <w:p w14:paraId="7D296F9F"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二、政府機關（構）委外廠商與特定專案資通安全相關稽核之規劃及推動。</w:t>
            </w:r>
          </w:p>
          <w:p w14:paraId="39AC22C5"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三、資通</w:t>
            </w:r>
            <w:proofErr w:type="gramStart"/>
            <w:r w:rsidRPr="008D11C5">
              <w:rPr>
                <w:rFonts w:ascii="新細明體" w:eastAsia="新細明體" w:hAnsi="新細明體" w:cs="新細明體"/>
                <w:lang w:eastAsia="zh-TW"/>
              </w:rPr>
              <w:t>安全攻</w:t>
            </w:r>
            <w:proofErr w:type="gramEnd"/>
            <w:r w:rsidRPr="008D11C5">
              <w:rPr>
                <w:rFonts w:ascii="新細明體" w:eastAsia="新細明體" w:hAnsi="新細明體" w:cs="新細明體"/>
                <w:lang w:eastAsia="zh-TW"/>
              </w:rPr>
              <w:t>防演練之規劃、協調及績效評估。</w:t>
            </w:r>
          </w:p>
        </w:tc>
      </w:tr>
      <w:tr w:rsidR="00BB5DEB" w:rsidRPr="008D11C5" w14:paraId="5288D555" w14:textId="77777777">
        <w:trPr>
          <w:trHeight w:val="159"/>
        </w:trPr>
        <w:tc>
          <w:tcPr>
            <w:tcW w:w="750" w:type="pct"/>
            <w:vMerge/>
            <w:shd w:val="clear" w:color="FFFFFF" w:fill="FFFFFF"/>
            <w:tcMar>
              <w:top w:w="0" w:type="dxa"/>
              <w:left w:w="0" w:type="dxa"/>
              <w:bottom w:w="0" w:type="dxa"/>
              <w:right w:w="0" w:type="dxa"/>
            </w:tcMar>
          </w:tcPr>
          <w:p w14:paraId="7CA835CC"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提升國家數位發展環境</w:t>
            </w:r>
            <w:proofErr w:type="gramStart"/>
            <w:r w:rsidRPr="008D11C5">
              <w:rPr>
                <w:rFonts w:ascii="新細明體" w:eastAsia="新細明體" w:hAnsi="新細明體" w:cs="新細明體"/>
                <w:lang w:eastAsia="zh-TW"/>
              </w:rPr>
              <w:t>之資安防護</w:t>
            </w:r>
            <w:proofErr w:type="gramEnd"/>
            <w:r w:rsidRPr="008D11C5">
              <w:rPr>
                <w:rFonts w:ascii="新細明體" w:eastAsia="新細明體" w:hAnsi="新細明體" w:cs="新細明體"/>
                <w:lang w:eastAsia="zh-TW"/>
              </w:rPr>
              <w:t>韌性</w:t>
            </w:r>
          </w:p>
        </w:tc>
        <w:tc>
          <w:tcPr>
            <w:tcW w:w="750" w:type="pct"/>
            <w:shd w:val="clear" w:color="FFFFFF" w:fill="FFFFFF"/>
            <w:tcMar>
              <w:top w:w="0" w:type="dxa"/>
              <w:left w:w="0" w:type="dxa"/>
              <w:bottom w:w="0" w:type="dxa"/>
              <w:right w:w="0" w:type="dxa"/>
            </w:tcMar>
          </w:tcPr>
          <w:p w14:paraId="5C24D4F5"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推動落實資通安全管理法</w:t>
            </w:r>
          </w:p>
        </w:tc>
        <w:tc>
          <w:tcPr>
            <w:tcW w:w="275" w:type="pct"/>
            <w:shd w:val="clear" w:color="FFFFFF" w:fill="FFFFFF"/>
            <w:tcMar>
              <w:top w:w="0" w:type="dxa"/>
              <w:left w:w="0" w:type="dxa"/>
              <w:bottom w:w="0" w:type="dxa"/>
              <w:right w:w="0" w:type="dxa"/>
            </w:tcMar>
          </w:tcPr>
          <w:p w14:paraId="0C0AB2F8"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其他</w:t>
            </w:r>
            <w:proofErr w:type="spellEnd"/>
          </w:p>
        </w:tc>
        <w:tc>
          <w:tcPr>
            <w:tcW w:w="3225" w:type="pct"/>
            <w:shd w:val="clear" w:color="FFFFFF" w:fill="FFFFFF"/>
            <w:tcMar>
              <w:top w:w="0" w:type="dxa"/>
              <w:left w:w="0" w:type="dxa"/>
              <w:bottom w:w="0" w:type="dxa"/>
              <w:right w:w="0" w:type="dxa"/>
            </w:tcMar>
          </w:tcPr>
          <w:p w14:paraId="11808028"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一、資通安全相關法規之規劃、推動及協調。</w:t>
            </w:r>
          </w:p>
          <w:p w14:paraId="09C12A85"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二、國際資通安全事務合作策略之規劃及推動。</w:t>
            </w:r>
          </w:p>
        </w:tc>
      </w:tr>
      <w:tr w:rsidR="00BB5DEB" w:rsidRPr="008D11C5" w14:paraId="327733D8" w14:textId="77777777">
        <w:trPr>
          <w:trHeight w:val="159"/>
        </w:trPr>
        <w:tc>
          <w:tcPr>
            <w:tcW w:w="750" w:type="pct"/>
            <w:vMerge w:val="restart"/>
            <w:shd w:val="clear" w:color="FFFFFF" w:fill="FFFFFF"/>
            <w:tcMar>
              <w:top w:w="0" w:type="dxa"/>
              <w:left w:w="0" w:type="dxa"/>
              <w:bottom w:w="0" w:type="dxa"/>
              <w:right w:w="0" w:type="dxa"/>
            </w:tcMar>
          </w:tcPr>
          <w:p w14:paraId="666CED60"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資通安全科技發展業務</w:t>
            </w:r>
          </w:p>
        </w:tc>
        <w:tc>
          <w:tcPr>
            <w:tcW w:w="750" w:type="pct"/>
            <w:shd w:val="clear" w:color="FFFFFF" w:fill="FFFFFF"/>
            <w:tcMar>
              <w:top w:w="0" w:type="dxa"/>
              <w:left w:w="0" w:type="dxa"/>
              <w:bottom w:w="0" w:type="dxa"/>
              <w:right w:w="0" w:type="dxa"/>
            </w:tcMar>
          </w:tcPr>
          <w:p w14:paraId="7BDB715C"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數位國家資通安全聯防暨</w:t>
            </w:r>
            <w:proofErr w:type="gramStart"/>
            <w:r w:rsidRPr="008D11C5">
              <w:rPr>
                <w:rFonts w:ascii="新細明體" w:eastAsia="新細明體" w:hAnsi="新細明體" w:cs="新細明體"/>
                <w:lang w:eastAsia="zh-TW"/>
              </w:rPr>
              <w:t>國家資安防護</w:t>
            </w:r>
            <w:proofErr w:type="gramEnd"/>
            <w:r w:rsidRPr="008D11C5">
              <w:rPr>
                <w:rFonts w:ascii="新細明體" w:eastAsia="新細明體" w:hAnsi="新細明體" w:cs="新細明體"/>
                <w:lang w:eastAsia="zh-TW"/>
              </w:rPr>
              <w:t>前導計畫</w:t>
            </w:r>
          </w:p>
        </w:tc>
        <w:tc>
          <w:tcPr>
            <w:tcW w:w="275" w:type="pct"/>
            <w:shd w:val="clear" w:color="FFFFFF" w:fill="FFFFFF"/>
            <w:tcMar>
              <w:top w:w="0" w:type="dxa"/>
              <w:left w:w="0" w:type="dxa"/>
              <w:bottom w:w="0" w:type="dxa"/>
              <w:right w:w="0" w:type="dxa"/>
            </w:tcMar>
          </w:tcPr>
          <w:p w14:paraId="2C98CF6F"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科技發展</w:t>
            </w:r>
            <w:proofErr w:type="spellEnd"/>
          </w:p>
        </w:tc>
        <w:tc>
          <w:tcPr>
            <w:tcW w:w="3225" w:type="pct"/>
            <w:shd w:val="clear" w:color="FFFFFF" w:fill="FFFFFF"/>
            <w:tcMar>
              <w:top w:w="0" w:type="dxa"/>
              <w:left w:w="0" w:type="dxa"/>
              <w:bottom w:w="0" w:type="dxa"/>
              <w:right w:w="0" w:type="dxa"/>
            </w:tcMar>
          </w:tcPr>
          <w:p w14:paraId="7D5A9649"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一、優化</w:t>
            </w:r>
            <w:proofErr w:type="gramStart"/>
            <w:r w:rsidRPr="008D11C5">
              <w:rPr>
                <w:rFonts w:ascii="新細明體" w:eastAsia="新細明體" w:hAnsi="新細明體" w:cs="新細明體"/>
                <w:lang w:eastAsia="zh-TW"/>
              </w:rPr>
              <w:t>國內資安</w:t>
            </w:r>
            <w:proofErr w:type="gramEnd"/>
            <w:r w:rsidRPr="008D11C5">
              <w:rPr>
                <w:rFonts w:ascii="新細明體" w:eastAsia="新細明體" w:hAnsi="新細明體" w:cs="新細明體"/>
                <w:lang w:eastAsia="zh-TW"/>
              </w:rPr>
              <w:t>產業環境，擴增</w:t>
            </w:r>
            <w:proofErr w:type="gramStart"/>
            <w:r w:rsidRPr="008D11C5">
              <w:rPr>
                <w:rFonts w:ascii="新細明體" w:eastAsia="新細明體" w:hAnsi="新細明體" w:cs="新細明體"/>
                <w:lang w:eastAsia="zh-TW"/>
              </w:rPr>
              <w:t>國內資安</w:t>
            </w:r>
            <w:proofErr w:type="gramEnd"/>
            <w:r w:rsidRPr="008D11C5">
              <w:rPr>
                <w:rFonts w:ascii="新細明體" w:eastAsia="新細明體" w:hAnsi="新細明體" w:cs="新細明體"/>
                <w:lang w:eastAsia="zh-TW"/>
              </w:rPr>
              <w:t>產業爭取國際合作機會。</w:t>
            </w:r>
          </w:p>
          <w:p w14:paraId="17445ADE"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二、推動落實關鍵基礎</w:t>
            </w:r>
            <w:proofErr w:type="gramStart"/>
            <w:r w:rsidRPr="008D11C5">
              <w:rPr>
                <w:rFonts w:ascii="新細明體" w:eastAsia="新細明體" w:hAnsi="新細明體" w:cs="新細明體"/>
                <w:lang w:eastAsia="zh-TW"/>
              </w:rPr>
              <w:t>設施資安防護</w:t>
            </w:r>
            <w:proofErr w:type="gramEnd"/>
            <w:r w:rsidRPr="008D11C5">
              <w:rPr>
                <w:rFonts w:ascii="新細明體" w:eastAsia="新細明體" w:hAnsi="新細明體" w:cs="新細明體"/>
                <w:lang w:eastAsia="zh-TW"/>
              </w:rPr>
              <w:t>基準，評估各關鍵基礎設施風險，並建</w:t>
            </w:r>
            <w:proofErr w:type="gramStart"/>
            <w:r w:rsidRPr="008D11C5">
              <w:rPr>
                <w:rFonts w:ascii="新細明體" w:eastAsia="新細明體" w:hAnsi="新細明體" w:cs="新細明體"/>
                <w:lang w:eastAsia="zh-TW"/>
              </w:rPr>
              <w:t>構工控領域資安</w:t>
            </w:r>
            <w:proofErr w:type="gramEnd"/>
            <w:r w:rsidRPr="008D11C5">
              <w:rPr>
                <w:rFonts w:ascii="新細明體" w:eastAsia="新細明體" w:hAnsi="新細明體" w:cs="新細明體"/>
                <w:lang w:eastAsia="zh-TW"/>
              </w:rPr>
              <w:t>治理成熟度，掌握防護能力。</w:t>
            </w:r>
          </w:p>
          <w:p w14:paraId="345EC34D"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三、提升事件溯源偵查效率及事件後之復原力與韌性，完善政府網際服務網、學術及商業等網路邊界防護。</w:t>
            </w:r>
          </w:p>
        </w:tc>
      </w:tr>
      <w:tr w:rsidR="00BB5DEB" w:rsidRPr="008D11C5" w14:paraId="18B93267" w14:textId="77777777">
        <w:trPr>
          <w:trHeight w:val="159"/>
        </w:trPr>
        <w:tc>
          <w:tcPr>
            <w:tcW w:w="750" w:type="pct"/>
            <w:vMerge/>
            <w:shd w:val="clear" w:color="FFFFFF" w:fill="FFFFFF"/>
            <w:tcMar>
              <w:top w:w="0" w:type="dxa"/>
              <w:left w:w="0" w:type="dxa"/>
              <w:bottom w:w="0" w:type="dxa"/>
              <w:right w:w="0" w:type="dxa"/>
            </w:tcMar>
          </w:tcPr>
          <w:p w14:paraId="220CBB44"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資通安全科技發展業務</w:t>
            </w:r>
          </w:p>
        </w:tc>
        <w:tc>
          <w:tcPr>
            <w:tcW w:w="750" w:type="pct"/>
            <w:shd w:val="clear" w:color="FFFFFF" w:fill="FFFFFF"/>
            <w:tcMar>
              <w:top w:w="0" w:type="dxa"/>
              <w:left w:w="0" w:type="dxa"/>
              <w:bottom w:w="0" w:type="dxa"/>
              <w:right w:w="0" w:type="dxa"/>
            </w:tcMar>
          </w:tcPr>
          <w:p w14:paraId="5D78D25A" w14:textId="5B79B54D" w:rsidR="00A77B3E" w:rsidRPr="008D11C5" w:rsidRDefault="00356073">
            <w:pPr>
              <w:spacing w:line="320" w:lineRule="exact"/>
              <w:jc w:val="both"/>
              <w:rPr>
                <w:rFonts w:ascii="新細明體" w:eastAsia="新細明體" w:hAnsi="新細明體" w:cs="新細明體"/>
                <w:lang w:eastAsia="zh-TW"/>
              </w:rPr>
            </w:pPr>
            <w:proofErr w:type="gramStart"/>
            <w:r w:rsidRPr="008D11C5">
              <w:rPr>
                <w:rFonts w:ascii="新細明體" w:eastAsia="新細明體" w:hAnsi="新細明體" w:cs="新細明體"/>
                <w:lang w:eastAsia="zh-TW"/>
              </w:rPr>
              <w:t>臺灣資安卓越</w:t>
            </w:r>
            <w:proofErr w:type="gramEnd"/>
            <w:r w:rsidRPr="008D11C5">
              <w:rPr>
                <w:rFonts w:ascii="新細明體" w:eastAsia="新細明體" w:hAnsi="新細明體" w:cs="新細明體"/>
                <w:lang w:eastAsia="zh-TW"/>
              </w:rPr>
              <w:t>深耕</w:t>
            </w:r>
            <w:proofErr w:type="gramStart"/>
            <w:r w:rsidR="009D20F1" w:rsidRPr="008D11C5">
              <w:rPr>
                <w:rFonts w:ascii="新細明體" w:eastAsia="新細明體" w:hAnsi="新細明體" w:cs="新細明體" w:hint="eastAsia"/>
                <w:lang w:eastAsia="zh-TW"/>
              </w:rPr>
              <w:t>－</w:t>
            </w:r>
            <w:r w:rsidRPr="008D11C5">
              <w:rPr>
                <w:rFonts w:ascii="新細明體" w:eastAsia="新細明體" w:hAnsi="新細明體" w:cs="新細明體"/>
                <w:lang w:eastAsia="zh-TW"/>
              </w:rPr>
              <w:t>資安</w:t>
            </w:r>
            <w:proofErr w:type="gramEnd"/>
            <w:r w:rsidRPr="008D11C5">
              <w:rPr>
                <w:rFonts w:ascii="新細明體" w:eastAsia="新細明體" w:hAnsi="新細明體" w:cs="新細明體"/>
                <w:lang w:eastAsia="zh-TW"/>
              </w:rPr>
              <w:t>卓越中心計畫</w:t>
            </w:r>
          </w:p>
        </w:tc>
        <w:tc>
          <w:tcPr>
            <w:tcW w:w="275" w:type="pct"/>
            <w:shd w:val="clear" w:color="FFFFFF" w:fill="FFFFFF"/>
            <w:tcMar>
              <w:top w:w="0" w:type="dxa"/>
              <w:left w:w="0" w:type="dxa"/>
              <w:bottom w:w="0" w:type="dxa"/>
              <w:right w:w="0" w:type="dxa"/>
            </w:tcMar>
          </w:tcPr>
          <w:p w14:paraId="7F2ABECD"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科技發展</w:t>
            </w:r>
            <w:proofErr w:type="spellEnd"/>
          </w:p>
        </w:tc>
        <w:tc>
          <w:tcPr>
            <w:tcW w:w="3225" w:type="pct"/>
            <w:shd w:val="clear" w:color="FFFFFF" w:fill="FFFFFF"/>
            <w:tcMar>
              <w:top w:w="0" w:type="dxa"/>
              <w:left w:w="0" w:type="dxa"/>
              <w:bottom w:w="0" w:type="dxa"/>
              <w:right w:w="0" w:type="dxa"/>
            </w:tcMar>
          </w:tcPr>
          <w:p w14:paraId="25E6C532"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一、負責國家任務導向型研究，提供政府機關短中期所需之應用技術研究。</w:t>
            </w:r>
          </w:p>
          <w:p w14:paraId="2127D96C"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二、建置國內關鍵基礎設施之</w:t>
            </w:r>
            <w:proofErr w:type="gramStart"/>
            <w:r w:rsidRPr="008D11C5">
              <w:rPr>
                <w:rFonts w:ascii="新細明體" w:eastAsia="新細明體" w:hAnsi="新細明體" w:cs="新細明體"/>
                <w:lang w:eastAsia="zh-TW"/>
              </w:rPr>
              <w:t>工控場</w:t>
            </w:r>
            <w:proofErr w:type="gramEnd"/>
            <w:r w:rsidRPr="008D11C5">
              <w:rPr>
                <w:rFonts w:ascii="新細明體" w:eastAsia="新細明體" w:hAnsi="新細明體" w:cs="新細明體"/>
                <w:lang w:eastAsia="zh-TW"/>
              </w:rPr>
              <w:t>域，支援教育訓練及攻防演練使用。</w:t>
            </w:r>
          </w:p>
          <w:p w14:paraId="10CCB7F0"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lastRenderedPageBreak/>
              <w:t>三、透過技術移轉方式，協助國內業者提升技術能力或成立新創公司，逐步進軍國際。</w:t>
            </w:r>
          </w:p>
        </w:tc>
      </w:tr>
      <w:tr w:rsidR="00BB5DEB" w:rsidRPr="00BB5DEB" w14:paraId="499B701B" w14:textId="77777777">
        <w:trPr>
          <w:trHeight w:val="159"/>
        </w:trPr>
        <w:tc>
          <w:tcPr>
            <w:tcW w:w="750" w:type="pct"/>
            <w:vMerge/>
            <w:shd w:val="clear" w:color="FFFFFF" w:fill="FFFFFF"/>
            <w:tcMar>
              <w:top w:w="0" w:type="dxa"/>
              <w:left w:w="0" w:type="dxa"/>
              <w:bottom w:w="0" w:type="dxa"/>
              <w:right w:w="0" w:type="dxa"/>
            </w:tcMar>
          </w:tcPr>
          <w:p w14:paraId="13CF6673"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lastRenderedPageBreak/>
              <w:t>資通安全科技發展業務</w:t>
            </w:r>
          </w:p>
        </w:tc>
        <w:tc>
          <w:tcPr>
            <w:tcW w:w="750" w:type="pct"/>
            <w:shd w:val="clear" w:color="FFFFFF" w:fill="FFFFFF"/>
            <w:tcMar>
              <w:top w:w="0" w:type="dxa"/>
              <w:left w:w="0" w:type="dxa"/>
              <w:bottom w:w="0" w:type="dxa"/>
              <w:right w:w="0" w:type="dxa"/>
            </w:tcMar>
          </w:tcPr>
          <w:p w14:paraId="1699F2C4" w14:textId="77777777" w:rsidR="00A77B3E" w:rsidRPr="008D11C5" w:rsidRDefault="00356073">
            <w:pPr>
              <w:spacing w:line="320" w:lineRule="exact"/>
              <w:jc w:val="both"/>
              <w:rPr>
                <w:rFonts w:ascii="新細明體" w:eastAsia="新細明體" w:hAnsi="新細明體" w:cs="新細明體"/>
                <w:lang w:eastAsia="zh-TW"/>
              </w:rPr>
            </w:pPr>
            <w:r w:rsidRPr="008D11C5">
              <w:rPr>
                <w:rFonts w:ascii="新細明體" w:eastAsia="新細明體" w:hAnsi="新細明體" w:cs="新細明體"/>
                <w:lang w:eastAsia="zh-TW"/>
              </w:rPr>
              <w:t>政府基層</w:t>
            </w:r>
            <w:proofErr w:type="gramStart"/>
            <w:r w:rsidRPr="008D11C5">
              <w:rPr>
                <w:rFonts w:ascii="新細明體" w:eastAsia="新細明體" w:hAnsi="新細明體" w:cs="新細明體"/>
                <w:lang w:eastAsia="zh-TW"/>
              </w:rPr>
              <w:t>機關資安主動</w:t>
            </w:r>
            <w:proofErr w:type="gramEnd"/>
            <w:r w:rsidRPr="008D11C5">
              <w:rPr>
                <w:rFonts w:ascii="新細明體" w:eastAsia="新細明體" w:hAnsi="新細明體" w:cs="新細明體"/>
                <w:lang w:eastAsia="zh-TW"/>
              </w:rPr>
              <w:t>防禦計畫</w:t>
            </w:r>
          </w:p>
        </w:tc>
        <w:tc>
          <w:tcPr>
            <w:tcW w:w="275" w:type="pct"/>
            <w:shd w:val="clear" w:color="FFFFFF" w:fill="FFFFFF"/>
            <w:tcMar>
              <w:top w:w="0" w:type="dxa"/>
              <w:left w:w="0" w:type="dxa"/>
              <w:bottom w:w="0" w:type="dxa"/>
              <w:right w:w="0" w:type="dxa"/>
            </w:tcMar>
          </w:tcPr>
          <w:p w14:paraId="2B030A64" w14:textId="77777777" w:rsidR="00A77B3E" w:rsidRPr="008D11C5" w:rsidRDefault="00356073">
            <w:pPr>
              <w:spacing w:line="320" w:lineRule="exact"/>
              <w:jc w:val="center"/>
              <w:rPr>
                <w:rFonts w:ascii="新細明體" w:eastAsia="新細明體" w:hAnsi="新細明體" w:cs="新細明體"/>
              </w:rPr>
            </w:pPr>
            <w:proofErr w:type="spellStart"/>
            <w:r w:rsidRPr="008D11C5">
              <w:rPr>
                <w:rFonts w:ascii="新細明體" w:eastAsia="新細明體" w:hAnsi="新細明體" w:cs="新細明體"/>
              </w:rPr>
              <w:t>科技發展</w:t>
            </w:r>
            <w:proofErr w:type="spellEnd"/>
          </w:p>
        </w:tc>
        <w:tc>
          <w:tcPr>
            <w:tcW w:w="3225" w:type="pct"/>
            <w:shd w:val="clear" w:color="FFFFFF" w:fill="FFFFFF"/>
            <w:tcMar>
              <w:top w:w="0" w:type="dxa"/>
              <w:left w:w="0" w:type="dxa"/>
              <w:bottom w:w="0" w:type="dxa"/>
              <w:right w:w="0" w:type="dxa"/>
            </w:tcMar>
          </w:tcPr>
          <w:p w14:paraId="2EB27938" w14:textId="77777777" w:rsidR="00A77B3E" w:rsidRPr="008D11C5"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一、推動資訊資源向上集中，提升地方政府資訊資源</w:t>
            </w:r>
            <w:proofErr w:type="gramStart"/>
            <w:r w:rsidRPr="008D11C5">
              <w:rPr>
                <w:rFonts w:ascii="新細明體" w:eastAsia="新細明體" w:hAnsi="新細明體" w:cs="新細明體"/>
                <w:lang w:eastAsia="zh-TW"/>
              </w:rPr>
              <w:t>及資安</w:t>
            </w:r>
            <w:proofErr w:type="gramEnd"/>
            <w:r w:rsidRPr="008D11C5">
              <w:rPr>
                <w:rFonts w:ascii="新細明體" w:eastAsia="新細明體" w:hAnsi="新細明體" w:cs="新細明體"/>
                <w:lang w:eastAsia="zh-TW"/>
              </w:rPr>
              <w:t>（訊）人力運用效率。</w:t>
            </w:r>
          </w:p>
          <w:p w14:paraId="0FE1197C" w14:textId="77777777" w:rsidR="00A77B3E" w:rsidRPr="00BB5DEB" w:rsidRDefault="00356073">
            <w:pPr>
              <w:spacing w:line="320" w:lineRule="exact"/>
              <w:ind w:left="480" w:hanging="480"/>
              <w:jc w:val="both"/>
              <w:rPr>
                <w:rFonts w:ascii="新細明體" w:eastAsia="新細明體" w:hAnsi="新細明體" w:cs="新細明體"/>
                <w:lang w:eastAsia="zh-TW"/>
              </w:rPr>
            </w:pPr>
            <w:r w:rsidRPr="008D11C5">
              <w:rPr>
                <w:rFonts w:ascii="新細明體" w:eastAsia="新細明體" w:hAnsi="新細明體" w:cs="新細明體"/>
                <w:lang w:eastAsia="zh-TW"/>
              </w:rPr>
              <w:t>二、推動與產學合作，共同落實資通安全管理法應辦事項。</w:t>
            </w:r>
          </w:p>
        </w:tc>
      </w:tr>
    </w:tbl>
    <w:p w14:paraId="6B288F47" w14:textId="77777777" w:rsidR="00A77B3E" w:rsidRPr="00BB5DEB" w:rsidRDefault="00A77B3E">
      <w:pPr>
        <w:spacing w:line="320" w:lineRule="exact"/>
        <w:jc w:val="both"/>
        <w:rPr>
          <w:rFonts w:ascii="新細明體" w:eastAsia="新細明體" w:hAnsi="新細明體" w:cs="新細明體"/>
          <w:lang w:eastAsia="zh-TW"/>
        </w:rPr>
      </w:pPr>
    </w:p>
    <w:p w14:paraId="0E0D7DF9" w14:textId="77777777" w:rsidR="00A77B3E" w:rsidRPr="00BB5DEB" w:rsidRDefault="00A77B3E">
      <w:pPr>
        <w:spacing w:line="320" w:lineRule="exact"/>
        <w:jc w:val="both"/>
        <w:rPr>
          <w:rFonts w:ascii="新細明體" w:eastAsia="新細明體" w:hAnsi="新細明體" w:cs="新細明體"/>
          <w:lang w:eastAsia="zh-TW"/>
        </w:rPr>
      </w:pPr>
    </w:p>
    <w:sectPr w:rsidR="00A77B3E" w:rsidRPr="00BB5DEB">
      <w:footerReference w:type="default" r:id="rId7"/>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9D053B" w14:textId="77777777" w:rsidR="00DC4176" w:rsidRDefault="00DC4176">
      <w:r>
        <w:separator/>
      </w:r>
    </w:p>
  </w:endnote>
  <w:endnote w:type="continuationSeparator" w:id="0">
    <w:p w14:paraId="0AE2A401" w14:textId="77777777" w:rsidR="00DC4176" w:rsidRDefault="00DC41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7611" w14:textId="7CD72E26" w:rsidR="005C3138" w:rsidRDefault="00356073">
    <w:pPr>
      <w:jc w:val="center"/>
      <w:rPr>
        <w:rFonts w:ascii="新細明體" w:eastAsia="新細明體" w:hAnsi="新細明體" w:cs="新細明體"/>
      </w:rPr>
    </w:pPr>
    <w:r>
      <w:rPr>
        <w:rFonts w:ascii="新細明體" w:eastAsia="新細明體" w:hAnsi="新細明體" w:cs="新細明體"/>
        <w:sz w:val="20"/>
      </w:rPr>
      <w:t>1</w:t>
    </w:r>
    <w:r w:rsidR="00711FB8">
      <w:rPr>
        <w:rFonts w:ascii="新細明體" w:eastAsia="新細明體" w:hAnsi="新細明體" w:cs="新細明體" w:hint="eastAsia"/>
        <w:sz w:val="20"/>
        <w:lang w:eastAsia="zh-TW"/>
      </w:rPr>
      <w:t>5</w:t>
    </w:r>
    <w:r>
      <w:rPr>
        <w:rFonts w:ascii="新細明體" w:eastAsia="新細明體" w:hAnsi="新細明體" w:cs="新細明體"/>
        <w:sz w:val="20"/>
      </w:rPr>
      <w:t>-</w:t>
    </w:r>
    <w:r>
      <w:rPr>
        <w:rFonts w:ascii="新細明體" w:eastAsia="新細明體" w:hAnsi="新細明體" w:cs="新細明體"/>
        <w:sz w:val="20"/>
      </w:rPr>
      <w:fldChar w:fldCharType="begin"/>
    </w:r>
    <w:r>
      <w:rPr>
        <w:rFonts w:ascii="新細明體" w:eastAsia="新細明體" w:hAnsi="新細明體" w:cs="新細明體"/>
        <w:sz w:val="20"/>
      </w:rPr>
      <w:instrText>PAGE</w:instrText>
    </w:r>
    <w:r>
      <w:rPr>
        <w:rFonts w:ascii="新細明體" w:eastAsia="新細明體" w:hAnsi="新細明體" w:cs="新細明體"/>
        <w:sz w:val="20"/>
      </w:rPr>
      <w:fldChar w:fldCharType="separate"/>
    </w:r>
    <w:r>
      <w:rPr>
        <w:rFonts w:ascii="新細明體" w:eastAsia="新細明體" w:hAnsi="新細明體" w:cs="新細明體"/>
        <w:noProof/>
        <w:sz w:val="20"/>
      </w:rPr>
      <w:t>1</w:t>
    </w:r>
    <w:r>
      <w:rPr>
        <w:rFonts w:ascii="新細明體" w:eastAsia="新細明體" w:hAnsi="新細明體" w:cs="新細明體"/>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B851E3" w14:textId="77777777" w:rsidR="00DC4176" w:rsidRDefault="00DC4176">
      <w:r>
        <w:separator/>
      </w:r>
    </w:p>
  </w:footnote>
  <w:footnote w:type="continuationSeparator" w:id="0">
    <w:p w14:paraId="31567D89" w14:textId="77777777" w:rsidR="00DC4176" w:rsidRDefault="00DC4176">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數位產業署政策規劃組">
    <w15:presenceInfo w15:providerId="AD" w15:userId="S::o.i2000.4@modatw.onmicrosoft.com::b3da9e83-104f-447b-9369-485426a784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154AAE"/>
    <w:rsid w:val="00356073"/>
    <w:rsid w:val="00400BCF"/>
    <w:rsid w:val="005C3138"/>
    <w:rsid w:val="00711FB8"/>
    <w:rsid w:val="007634D0"/>
    <w:rsid w:val="00824886"/>
    <w:rsid w:val="008D11C5"/>
    <w:rsid w:val="009D20F1"/>
    <w:rsid w:val="00A77B3E"/>
    <w:rsid w:val="00B13037"/>
    <w:rsid w:val="00BB5DEB"/>
    <w:rsid w:val="00CA2A55"/>
    <w:rsid w:val="00DC4176"/>
    <w:rsid w:val="00F86B8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B17C7C"/>
  <w15:docId w15:val="{5AAF6313-0647-4C5C-ACBE-101DE4ACF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356073"/>
    <w:pPr>
      <w:tabs>
        <w:tab w:val="center" w:pos="4153"/>
        <w:tab w:val="right" w:pos="8306"/>
      </w:tabs>
      <w:snapToGrid w:val="0"/>
    </w:pPr>
    <w:rPr>
      <w:sz w:val="20"/>
      <w:szCs w:val="20"/>
    </w:rPr>
  </w:style>
  <w:style w:type="character" w:customStyle="1" w:styleId="a4">
    <w:name w:val="頁首 字元"/>
    <w:basedOn w:val="a0"/>
    <w:link w:val="a3"/>
    <w:rsid w:val="00356073"/>
  </w:style>
  <w:style w:type="paragraph" w:styleId="a5">
    <w:name w:val="footer"/>
    <w:basedOn w:val="a"/>
    <w:link w:val="a6"/>
    <w:unhideWhenUsed/>
    <w:rsid w:val="00356073"/>
    <w:pPr>
      <w:tabs>
        <w:tab w:val="center" w:pos="4153"/>
        <w:tab w:val="right" w:pos="8306"/>
      </w:tabs>
      <w:snapToGrid w:val="0"/>
    </w:pPr>
    <w:rPr>
      <w:sz w:val="20"/>
      <w:szCs w:val="20"/>
    </w:rPr>
  </w:style>
  <w:style w:type="character" w:customStyle="1" w:styleId="a6">
    <w:name w:val="頁尾 字元"/>
    <w:basedOn w:val="a0"/>
    <w:link w:val="a5"/>
    <w:rsid w:val="003560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A5211A-8F22-4D70-93EF-8979031159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11</Pages>
  <Words>11157</Words>
  <Characters>619</Characters>
  <Application>Microsoft Office Word</Application>
  <DocSecurity>0</DocSecurity>
  <Lines>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李政達</dc:creator>
  <cp:lastModifiedBy>李政達</cp:lastModifiedBy>
  <cp:revision>9</cp:revision>
  <cp:lastPrinted>2023-07-31T08:08:00Z</cp:lastPrinted>
  <dcterms:created xsi:type="dcterms:W3CDTF">2023-07-31T08:08:00Z</dcterms:created>
  <dcterms:modified xsi:type="dcterms:W3CDTF">2023-08-02T02:57:00Z</dcterms:modified>
</cp:coreProperties>
</file>