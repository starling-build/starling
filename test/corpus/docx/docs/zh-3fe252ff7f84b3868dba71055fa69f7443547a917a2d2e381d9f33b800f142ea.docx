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left"/>
        <w:rPr>
          <w:rFonts w:ascii="黑体" w:hAnsi="黑体" w:eastAsia="黑体" w:cs="仿宋_GB2312"/>
          <w:sz w:val="32"/>
          <w:szCs w:val="32"/>
        </w:rPr>
      </w:pPr>
      <w:r>
        <w:rPr>
          <w:rFonts w:hint="eastAsia" w:ascii="黑体" w:hAnsi="黑体" w:eastAsia="黑体" w:cs="仿宋_GB2312"/>
          <w:sz w:val="32"/>
          <w:szCs w:val="32"/>
        </w:rPr>
        <w:t>附件</w:t>
      </w:r>
      <w:ins w:id="0" w:author="Root" w:date="2023-02-22T17:03:53Z">
        <w:r>
          <w:rPr>
            <w:rFonts w:hint="eastAsia" w:ascii="黑体" w:hAnsi="黑体" w:eastAsia="黑体" w:cs="仿宋_GB2312"/>
            <w:sz w:val="32"/>
            <w:szCs w:val="32"/>
            <w:lang w:val="en-US" w:eastAsia="zh-CN"/>
          </w:rPr>
          <w:t>2</w:t>
        </w:r>
      </w:ins>
      <w:del w:id="1" w:author="Root" w:date="2023-02-22T17:03:52Z">
        <w:r>
          <w:rPr>
            <w:rFonts w:hint="eastAsia" w:ascii="黑体" w:hAnsi="黑体" w:eastAsia="黑体" w:cs="仿宋_GB2312"/>
            <w:sz w:val="32"/>
            <w:szCs w:val="32"/>
          </w:rPr>
          <w:delText>5</w:delText>
        </w:r>
      </w:del>
    </w:p>
    <w:p>
      <w:pPr>
        <w:spacing w:line="560" w:lineRule="exact"/>
        <w:jc w:val="left"/>
        <w:rPr>
          <w:rFonts w:ascii="宋体" w:hAnsi="宋体"/>
          <w:sz w:val="30"/>
          <w:szCs w:val="30"/>
        </w:rPr>
      </w:pPr>
    </w:p>
    <w:p>
      <w:pPr>
        <w:spacing w:line="560" w:lineRule="exact"/>
        <w:jc w:val="center"/>
        <w:rPr>
          <w:rFonts w:hint="eastAsia" w:ascii="方正小标宋简体" w:hAnsi="方正小标宋_GBK" w:eastAsia="方正小标宋简体" w:cs="方正小标宋_GBK"/>
          <w:bCs/>
          <w:sz w:val="44"/>
          <w:szCs w:val="44"/>
        </w:rPr>
      </w:pPr>
      <w:r>
        <w:rPr>
          <w:rFonts w:hint="eastAsia" w:ascii="方正小标宋简体" w:hAnsi="方正小标宋_GBK" w:eastAsia="方正小标宋简体" w:cs="方正小标宋_GBK"/>
          <w:bCs/>
          <w:sz w:val="44"/>
          <w:szCs w:val="44"/>
        </w:rPr>
        <w:t>2022年度行政事业性国有资产报表编制</w:t>
      </w:r>
    </w:p>
    <w:p>
      <w:pPr>
        <w:spacing w:line="560" w:lineRule="exact"/>
        <w:jc w:val="center"/>
        <w:rPr>
          <w:rFonts w:hint="eastAsia" w:ascii="方正小标宋简体" w:hAnsi="方正小标宋_GBK" w:eastAsia="方正小标宋简体" w:cs="方正小标宋_GBK"/>
          <w:bCs/>
          <w:sz w:val="44"/>
          <w:szCs w:val="44"/>
        </w:rPr>
      </w:pPr>
      <w:r>
        <w:rPr>
          <w:rFonts w:hint="eastAsia" w:ascii="方正小标宋简体" w:hAnsi="方正小标宋_GBK" w:eastAsia="方正小标宋简体" w:cs="方正小标宋_GBK"/>
          <w:bCs/>
          <w:sz w:val="44"/>
          <w:szCs w:val="44"/>
        </w:rPr>
        <w:t>说       明</w:t>
      </w:r>
    </w:p>
    <w:p>
      <w:pPr>
        <w:spacing w:line="560" w:lineRule="exact"/>
        <w:jc w:val="center"/>
        <w:rPr>
          <w:rFonts w:hint="eastAsia" w:ascii="方正小标宋简体" w:hAnsi="方正小标宋_GBK" w:eastAsia="方正小标宋简体" w:cs="方正小标宋_GBK"/>
          <w:bCs/>
          <w:sz w:val="44"/>
          <w:szCs w:val="44"/>
        </w:rPr>
      </w:pPr>
    </w:p>
    <w:p>
      <w:pPr>
        <w:pStyle w:val="2"/>
        <w:spacing w:line="560" w:lineRule="exact"/>
        <w:rPr>
          <w:color w:val="auto"/>
        </w:rPr>
      </w:pPr>
      <w:r>
        <w:rPr>
          <w:rFonts w:hint="eastAsia"/>
          <w:color w:val="auto"/>
        </w:rPr>
        <w:t>第一部分：总体要求</w:t>
      </w:r>
    </w:p>
    <w:p>
      <w:pPr>
        <w:pStyle w:val="2"/>
        <w:spacing w:line="560" w:lineRule="exact"/>
        <w:rPr>
          <w:b/>
          <w:color w:val="auto"/>
        </w:rPr>
      </w:pPr>
      <w:r>
        <w:rPr>
          <w:rFonts w:hint="eastAsia"/>
          <w:color w:val="auto"/>
        </w:rPr>
        <w:t>一、编报范围</w:t>
      </w:r>
    </w:p>
    <w:p>
      <w:pPr>
        <w:spacing w:line="560" w:lineRule="exact"/>
        <w:ind w:firstLine="540"/>
        <w:rPr>
          <w:rFonts w:ascii="仿宋_GB2312" w:hAnsi="仿宋" w:eastAsia="仿宋_GB2312"/>
          <w:sz w:val="30"/>
          <w:szCs w:val="30"/>
        </w:rPr>
      </w:pPr>
      <w:r>
        <w:rPr>
          <w:rFonts w:hint="eastAsia" w:ascii="仿宋_GB2312" w:hAnsi="仿宋" w:eastAsia="仿宋_GB2312"/>
          <w:sz w:val="30"/>
          <w:szCs w:val="30"/>
        </w:rPr>
        <w:t>本套报表编报范围包括：</w:t>
      </w:r>
      <w:r>
        <w:rPr>
          <w:rFonts w:ascii="仿宋_GB2312" w:hAnsi="仿宋" w:eastAsia="仿宋_GB2312"/>
          <w:sz w:val="30"/>
          <w:szCs w:val="30"/>
        </w:rPr>
        <w:t>2022</w:t>
      </w:r>
      <w:r>
        <w:rPr>
          <w:rFonts w:hint="eastAsia" w:ascii="仿宋_GB2312" w:hAnsi="仿宋" w:eastAsia="仿宋_GB2312"/>
          <w:sz w:val="30"/>
          <w:szCs w:val="30"/>
        </w:rPr>
        <w:t>年12月31日以前经机构编制管理部门批准成立的，执行政府会计准则制度、军工科研事业单位会计制度的各级各类行政事业单位、社会团体；依法直接支配国有资产的，执行民间非营利组织会计制度的社会团体等单位（以下简称行政事业单位）。</w:t>
      </w:r>
    </w:p>
    <w:p>
      <w:pPr>
        <w:spacing w:line="560" w:lineRule="exact"/>
        <w:ind w:firstLine="540"/>
        <w:rPr>
          <w:rFonts w:ascii="仿宋_GB2312" w:hAnsi="仿宋" w:eastAsia="仿宋_GB2312"/>
          <w:sz w:val="30"/>
          <w:szCs w:val="30"/>
        </w:rPr>
      </w:pPr>
      <w:r>
        <w:rPr>
          <w:rFonts w:hint="eastAsia" w:ascii="仿宋_GB2312" w:hAnsi="仿宋" w:eastAsia="仿宋_GB2312"/>
          <w:sz w:val="30"/>
          <w:szCs w:val="30"/>
        </w:rPr>
        <w:t>执行企业类会计准则制度的事业单位</w:t>
      </w:r>
      <w:r>
        <w:rPr>
          <w:rFonts w:ascii="仿宋_GB2312" w:hAnsi="仿宋" w:eastAsia="仿宋_GB2312"/>
          <w:sz w:val="30"/>
          <w:szCs w:val="30"/>
        </w:rPr>
        <w:t>,</w:t>
      </w:r>
      <w:r>
        <w:rPr>
          <w:rFonts w:hint="eastAsia" w:ascii="仿宋_GB2312" w:hAnsi="仿宋" w:eastAsia="仿宋_GB2312"/>
          <w:sz w:val="30"/>
          <w:szCs w:val="30"/>
        </w:rPr>
        <w:t>行政单位附属的执行企业类会计准则制度的未脱钩经济实体，事业单位兴办、具有法人资格的企业，</w:t>
      </w:r>
      <w:r>
        <w:rPr>
          <w:rFonts w:ascii="仿宋_GB2312" w:hAnsi="仿宋" w:eastAsia="仿宋_GB2312"/>
          <w:sz w:val="30"/>
          <w:szCs w:val="30"/>
        </w:rPr>
        <w:t>2022</w:t>
      </w:r>
      <w:r>
        <w:rPr>
          <w:rFonts w:hint="eastAsia" w:ascii="仿宋_GB2312" w:hAnsi="仿宋" w:eastAsia="仿宋_GB2312"/>
          <w:sz w:val="30"/>
          <w:szCs w:val="30"/>
        </w:rPr>
        <w:t>年已完成脱钩的培训疗养机构、行业商会协会</w:t>
      </w:r>
      <w:r>
        <w:rPr>
          <w:rFonts w:ascii="仿宋_GB2312" w:hAnsi="仿宋" w:eastAsia="仿宋_GB2312"/>
          <w:sz w:val="30"/>
          <w:szCs w:val="30"/>
        </w:rPr>
        <w:t>，</w:t>
      </w:r>
      <w:r>
        <w:rPr>
          <w:rFonts w:hint="eastAsia" w:ascii="仿宋_GB2312" w:hAnsi="仿宋" w:eastAsia="仿宋_GB2312"/>
          <w:sz w:val="30"/>
          <w:szCs w:val="30"/>
        </w:rPr>
        <w:t>不列入此次填报范围。</w:t>
      </w:r>
    </w:p>
    <w:p>
      <w:pPr>
        <w:spacing w:line="560" w:lineRule="exact"/>
        <w:ind w:firstLine="540"/>
        <w:rPr>
          <w:rFonts w:ascii="仿宋_GB2312" w:hAnsi="仿宋" w:eastAsia="仿宋_GB2312"/>
          <w:sz w:val="30"/>
          <w:szCs w:val="30"/>
        </w:rPr>
      </w:pPr>
      <w:r>
        <w:rPr>
          <w:rFonts w:hint="eastAsia" w:ascii="仿宋_GB2312" w:hAnsi="仿宋" w:eastAsia="仿宋_GB2312"/>
          <w:sz w:val="30"/>
          <w:szCs w:val="30"/>
        </w:rPr>
        <w:t>解放军、武警部队不纳入本套报表填报范围。</w:t>
      </w:r>
    </w:p>
    <w:p>
      <w:pPr>
        <w:spacing w:line="560" w:lineRule="exact"/>
        <w:ind w:firstLine="540"/>
        <w:rPr>
          <w:rFonts w:ascii="仿宋_GB2312" w:hAnsi="仿宋" w:eastAsia="仿宋_GB2312"/>
          <w:sz w:val="30"/>
          <w:szCs w:val="30"/>
        </w:rPr>
      </w:pPr>
      <w:r>
        <w:rPr>
          <w:rFonts w:hint="eastAsia" w:ascii="仿宋_GB2312" w:hAnsi="仿宋" w:eastAsia="仿宋_GB2312"/>
          <w:sz w:val="30"/>
          <w:szCs w:val="30"/>
        </w:rPr>
        <w:t>涉密单位按照有关保密规定，报送汇总表有关数据。</w:t>
      </w:r>
    </w:p>
    <w:p>
      <w:pPr>
        <w:spacing w:line="560" w:lineRule="exact"/>
        <w:ind w:firstLine="540"/>
        <w:rPr>
          <w:rFonts w:ascii="仿宋_GB2312" w:hAnsi="仿宋" w:eastAsia="仿宋_GB2312"/>
          <w:sz w:val="30"/>
          <w:szCs w:val="30"/>
        </w:rPr>
      </w:pPr>
      <w:r>
        <w:rPr>
          <w:rFonts w:hint="eastAsia" w:ascii="仿宋_GB2312" w:hAnsi="仿宋" w:eastAsia="仿宋_GB2312"/>
          <w:sz w:val="30"/>
          <w:szCs w:val="30"/>
        </w:rPr>
        <w:t>各驻外机构占有使用的国有资产，各级总工会凡由国家拨付或国家拨付资金形成的资产，应纳入本表填报范围；各级人防部门管理的人防工程、指挥、通信、警报设备设施等国有资产已划转地方管理，应纳入地方报表填报范围。</w:t>
      </w:r>
    </w:p>
    <w:p>
      <w:pPr>
        <w:spacing w:line="560" w:lineRule="exact"/>
        <w:ind w:firstLine="540"/>
        <w:rPr>
          <w:rFonts w:ascii="仿宋_GB2312" w:hAnsi="仿宋" w:eastAsia="仿宋_GB2312"/>
          <w:sz w:val="30"/>
          <w:szCs w:val="30"/>
        </w:rPr>
      </w:pPr>
      <w:r>
        <w:rPr>
          <w:rFonts w:hint="eastAsia" w:ascii="仿宋_GB2312" w:hAnsi="仿宋" w:eastAsia="仿宋_GB2312"/>
          <w:sz w:val="30"/>
          <w:szCs w:val="30"/>
        </w:rPr>
        <w:t>执行事业单位财务规则的参照公务员法管理事业单位、执行民间非营利组织会计制度的社会团体等单位汇总表汇总至事业单位项下反映。</w:t>
      </w:r>
    </w:p>
    <w:p>
      <w:pPr>
        <w:pStyle w:val="2"/>
        <w:spacing w:line="560" w:lineRule="exact"/>
        <w:rPr>
          <w:b/>
          <w:color w:val="auto"/>
        </w:rPr>
      </w:pPr>
      <w:r>
        <w:rPr>
          <w:rFonts w:hint="eastAsia"/>
          <w:color w:val="auto"/>
        </w:rPr>
        <w:t>二、报表构成</w:t>
      </w:r>
    </w:p>
    <w:p>
      <w:pPr>
        <w:spacing w:line="560" w:lineRule="exact"/>
        <w:ind w:firstLine="612"/>
        <w:rPr>
          <w:rFonts w:ascii="仿宋_GB2312" w:hAnsi="仿宋" w:eastAsia="仿宋_GB2312"/>
          <w:bCs/>
          <w:sz w:val="30"/>
          <w:szCs w:val="30"/>
        </w:rPr>
      </w:pPr>
      <w:r>
        <w:rPr>
          <w:rFonts w:hint="eastAsia" w:ascii="仿宋_GB2312" w:hAnsi="仿宋" w:eastAsia="仿宋_GB2312"/>
          <w:bCs/>
          <w:sz w:val="30"/>
          <w:szCs w:val="30"/>
        </w:rPr>
        <w:t>本套《202</w:t>
      </w:r>
      <w:r>
        <w:rPr>
          <w:rFonts w:ascii="仿宋_GB2312" w:hAnsi="仿宋" w:eastAsia="仿宋_GB2312"/>
          <w:bCs/>
          <w:sz w:val="30"/>
          <w:szCs w:val="30"/>
        </w:rPr>
        <w:t>2</w:t>
      </w:r>
      <w:r>
        <w:rPr>
          <w:rFonts w:hint="eastAsia" w:ascii="仿宋_GB2312" w:hAnsi="仿宋" w:eastAsia="仿宋_GB2312"/>
          <w:bCs/>
          <w:sz w:val="30"/>
          <w:szCs w:val="30"/>
        </w:rPr>
        <w:t>年度行政事业性国有资产报表》包括单户表、汇总表两部分，其中：</w:t>
      </w:r>
    </w:p>
    <w:p>
      <w:pPr>
        <w:spacing w:line="560" w:lineRule="exact"/>
        <w:ind w:firstLine="612"/>
        <w:rPr>
          <w:rFonts w:ascii="仿宋_GB2312" w:hAnsi="仿宋" w:eastAsia="仿宋_GB2312"/>
          <w:bCs/>
          <w:sz w:val="30"/>
          <w:szCs w:val="30"/>
        </w:rPr>
      </w:pPr>
      <w:r>
        <w:rPr>
          <w:rFonts w:hint="eastAsia" w:ascii="仿宋_GB2312" w:hAnsi="仿宋" w:eastAsia="仿宋_GB2312"/>
          <w:bCs/>
          <w:sz w:val="30"/>
          <w:szCs w:val="30"/>
        </w:rPr>
        <w:t>（一）单户表由各行政事业单位编报，包括封面、1</w:t>
      </w:r>
      <w:r>
        <w:rPr>
          <w:rFonts w:ascii="仿宋_GB2312" w:hAnsi="仿宋" w:eastAsia="仿宋_GB2312"/>
          <w:bCs/>
          <w:sz w:val="30"/>
          <w:szCs w:val="30"/>
        </w:rPr>
        <w:t>8</w:t>
      </w:r>
      <w:r>
        <w:rPr>
          <w:rFonts w:hint="eastAsia" w:ascii="仿宋_GB2312" w:hAnsi="仿宋" w:eastAsia="仿宋_GB2312"/>
          <w:bCs/>
          <w:sz w:val="30"/>
          <w:szCs w:val="30"/>
        </w:rPr>
        <w:t>张主表，分别为：财资01资产负债表、财资02机构人员情况表、财资03固定和无形资产存量情况表、财资04土地情况表、财资05房屋情况表、财资06车辆情况表、财资07在建工程情况表、财资08固定和无形资产配置情况表、财资09资产出租出借情况表、财资10资产处置情况表、财资11对外投资情况表、</w:t>
      </w:r>
      <w:r>
        <w:rPr>
          <w:rFonts w:ascii="仿宋_GB2312" w:hAnsi="仿宋" w:eastAsia="仿宋_GB2312"/>
          <w:bCs/>
          <w:sz w:val="30"/>
          <w:szCs w:val="30"/>
        </w:rPr>
        <w:t>财资</w:t>
      </w:r>
      <w:r>
        <w:rPr>
          <w:rFonts w:hint="eastAsia" w:ascii="仿宋_GB2312" w:hAnsi="仿宋" w:eastAsia="仿宋_GB2312"/>
          <w:bCs/>
          <w:sz w:val="30"/>
          <w:szCs w:val="30"/>
        </w:rPr>
        <w:t>1</w:t>
      </w:r>
      <w:r>
        <w:rPr>
          <w:rFonts w:ascii="仿宋_GB2312" w:hAnsi="仿宋" w:eastAsia="仿宋_GB2312"/>
          <w:bCs/>
          <w:sz w:val="30"/>
          <w:szCs w:val="30"/>
        </w:rPr>
        <w:t>2</w:t>
      </w:r>
      <w:r>
        <w:rPr>
          <w:rFonts w:hint="eastAsia" w:ascii="仿宋_GB2312" w:hAnsi="仿宋" w:eastAsia="仿宋_GB2312"/>
          <w:bCs/>
          <w:sz w:val="30"/>
          <w:szCs w:val="30"/>
        </w:rPr>
        <w:t>-1公共基础设施-交通基础设施情况表、</w:t>
      </w:r>
      <w:r>
        <w:rPr>
          <w:rFonts w:ascii="仿宋_GB2312" w:hAnsi="仿宋" w:eastAsia="仿宋_GB2312"/>
          <w:bCs/>
          <w:sz w:val="30"/>
          <w:szCs w:val="30"/>
        </w:rPr>
        <w:t>财资</w:t>
      </w:r>
      <w:r>
        <w:rPr>
          <w:rFonts w:hint="eastAsia" w:ascii="仿宋_GB2312" w:hAnsi="仿宋" w:eastAsia="仿宋_GB2312"/>
          <w:bCs/>
          <w:sz w:val="30"/>
          <w:szCs w:val="30"/>
        </w:rPr>
        <w:t>1</w:t>
      </w:r>
      <w:r>
        <w:rPr>
          <w:rFonts w:ascii="仿宋_GB2312" w:hAnsi="仿宋" w:eastAsia="仿宋_GB2312"/>
          <w:bCs/>
          <w:sz w:val="30"/>
          <w:szCs w:val="30"/>
        </w:rPr>
        <w:t>2</w:t>
      </w:r>
      <w:r>
        <w:rPr>
          <w:rFonts w:hint="eastAsia" w:ascii="仿宋_GB2312" w:hAnsi="仿宋" w:eastAsia="仿宋_GB2312"/>
          <w:bCs/>
          <w:sz w:val="30"/>
          <w:szCs w:val="30"/>
        </w:rPr>
        <w:t>-2公共基础设施-水利基础设施情况表、</w:t>
      </w:r>
      <w:r>
        <w:rPr>
          <w:rFonts w:ascii="仿宋_GB2312" w:hAnsi="仿宋" w:eastAsia="仿宋_GB2312"/>
          <w:bCs/>
          <w:sz w:val="30"/>
          <w:szCs w:val="30"/>
        </w:rPr>
        <w:t>财资</w:t>
      </w:r>
      <w:r>
        <w:rPr>
          <w:rFonts w:hint="eastAsia" w:ascii="仿宋_GB2312" w:hAnsi="仿宋" w:eastAsia="仿宋_GB2312"/>
          <w:bCs/>
          <w:sz w:val="30"/>
          <w:szCs w:val="30"/>
        </w:rPr>
        <w:t>1</w:t>
      </w:r>
      <w:r>
        <w:rPr>
          <w:rFonts w:ascii="仿宋_GB2312" w:hAnsi="仿宋" w:eastAsia="仿宋_GB2312"/>
          <w:bCs/>
          <w:sz w:val="30"/>
          <w:szCs w:val="30"/>
        </w:rPr>
        <w:t>2</w:t>
      </w:r>
      <w:r>
        <w:rPr>
          <w:rFonts w:hint="eastAsia" w:ascii="仿宋_GB2312" w:hAnsi="仿宋" w:eastAsia="仿宋_GB2312"/>
          <w:bCs/>
          <w:sz w:val="30"/>
          <w:szCs w:val="30"/>
        </w:rPr>
        <w:t>-3公共基础设施-市政基础设施和其他基础设施情况表、</w:t>
      </w:r>
      <w:r>
        <w:rPr>
          <w:rFonts w:ascii="仿宋_GB2312" w:hAnsi="仿宋" w:eastAsia="仿宋_GB2312"/>
          <w:bCs/>
          <w:sz w:val="30"/>
          <w:szCs w:val="30"/>
        </w:rPr>
        <w:t>财资</w:t>
      </w:r>
      <w:r>
        <w:rPr>
          <w:rFonts w:hint="eastAsia" w:ascii="仿宋_GB2312" w:hAnsi="仿宋" w:eastAsia="仿宋_GB2312"/>
          <w:bCs/>
          <w:sz w:val="30"/>
          <w:szCs w:val="30"/>
        </w:rPr>
        <w:t>1</w:t>
      </w:r>
      <w:r>
        <w:rPr>
          <w:rFonts w:ascii="仿宋_GB2312" w:hAnsi="仿宋" w:eastAsia="仿宋_GB2312"/>
          <w:bCs/>
          <w:sz w:val="30"/>
          <w:szCs w:val="30"/>
        </w:rPr>
        <w:t>3</w:t>
      </w:r>
      <w:r>
        <w:rPr>
          <w:rFonts w:hint="eastAsia" w:ascii="仿宋_GB2312" w:hAnsi="仿宋" w:eastAsia="仿宋_GB2312"/>
          <w:bCs/>
          <w:sz w:val="30"/>
          <w:szCs w:val="30"/>
        </w:rPr>
        <w:t>政府储备物资情况表、</w:t>
      </w:r>
      <w:r>
        <w:rPr>
          <w:rFonts w:ascii="仿宋_GB2312" w:hAnsi="仿宋" w:eastAsia="仿宋_GB2312"/>
          <w:bCs/>
          <w:sz w:val="30"/>
          <w:szCs w:val="30"/>
        </w:rPr>
        <w:t>财资</w:t>
      </w:r>
      <w:r>
        <w:rPr>
          <w:rFonts w:hint="eastAsia" w:ascii="仿宋_GB2312" w:hAnsi="仿宋" w:eastAsia="仿宋_GB2312"/>
          <w:bCs/>
          <w:sz w:val="30"/>
          <w:szCs w:val="30"/>
        </w:rPr>
        <w:t>14文物文化资产情况表、</w:t>
      </w:r>
      <w:r>
        <w:rPr>
          <w:rFonts w:ascii="仿宋_GB2312" w:hAnsi="仿宋" w:eastAsia="仿宋_GB2312"/>
          <w:bCs/>
          <w:sz w:val="30"/>
          <w:szCs w:val="30"/>
        </w:rPr>
        <w:t>财资</w:t>
      </w:r>
      <w:r>
        <w:rPr>
          <w:rFonts w:hint="eastAsia" w:ascii="仿宋_GB2312" w:hAnsi="仿宋" w:eastAsia="仿宋_GB2312"/>
          <w:bCs/>
          <w:sz w:val="30"/>
          <w:szCs w:val="30"/>
        </w:rPr>
        <w:t>15保障性住房情况表、财资16PPP项目资产情况表。</w:t>
      </w:r>
    </w:p>
    <w:p>
      <w:pPr>
        <w:spacing w:line="560" w:lineRule="exact"/>
        <w:ind w:firstLine="612"/>
        <w:rPr>
          <w:rFonts w:ascii="仿宋_GB2312" w:hAnsi="仿宋" w:eastAsia="仿宋_GB2312"/>
          <w:bCs/>
          <w:sz w:val="30"/>
          <w:szCs w:val="30"/>
        </w:rPr>
      </w:pPr>
      <w:r>
        <w:rPr>
          <w:rFonts w:hint="eastAsia" w:ascii="仿宋_GB2312" w:hAnsi="仿宋" w:eastAsia="仿宋_GB2312"/>
          <w:bCs/>
          <w:sz w:val="30"/>
          <w:szCs w:val="30"/>
        </w:rPr>
        <w:t>（二）汇总表由单户表汇总</w:t>
      </w:r>
      <w:r>
        <w:rPr>
          <w:rFonts w:ascii="仿宋_GB2312" w:hAnsi="仿宋" w:eastAsia="仿宋_GB2312"/>
          <w:bCs/>
          <w:sz w:val="30"/>
          <w:szCs w:val="30"/>
        </w:rPr>
        <w:t>生成</w:t>
      </w:r>
      <w:r>
        <w:rPr>
          <w:rFonts w:hint="eastAsia" w:ascii="仿宋_GB2312" w:hAnsi="仿宋" w:eastAsia="仿宋_GB2312"/>
          <w:bCs/>
          <w:sz w:val="30"/>
          <w:szCs w:val="30"/>
        </w:rPr>
        <w:t>，由</w:t>
      </w:r>
      <w:r>
        <w:rPr>
          <w:rFonts w:ascii="仿宋_GB2312" w:hAnsi="仿宋" w:eastAsia="仿宋_GB2312"/>
          <w:bCs/>
          <w:sz w:val="30"/>
          <w:szCs w:val="30"/>
        </w:rPr>
        <w:t>各行政事业单位</w:t>
      </w:r>
      <w:r>
        <w:rPr>
          <w:rFonts w:hint="eastAsia" w:ascii="仿宋_GB2312" w:hAnsi="仿宋" w:eastAsia="仿宋_GB2312"/>
          <w:bCs/>
          <w:sz w:val="30"/>
          <w:szCs w:val="30"/>
        </w:rPr>
        <w:t>、各级主管部门、财政部门按照</w:t>
      </w:r>
      <w:r>
        <w:rPr>
          <w:rFonts w:ascii="仿宋_GB2312" w:hAnsi="仿宋" w:eastAsia="仿宋_GB2312"/>
          <w:bCs/>
          <w:sz w:val="30"/>
          <w:szCs w:val="30"/>
        </w:rPr>
        <w:t>财务隶属关系逐级</w:t>
      </w:r>
      <w:r>
        <w:rPr>
          <w:rFonts w:hint="eastAsia" w:ascii="仿宋_GB2312" w:hAnsi="仿宋" w:eastAsia="仿宋_GB2312"/>
          <w:bCs/>
          <w:sz w:val="30"/>
          <w:szCs w:val="30"/>
        </w:rPr>
        <w:t>汇总编报，包括封面和8张主表，分别为：财资综01资产负债汇总表、财资综02机构人员情况汇总表、财资综03-1资产情况汇总表（一）、财资综03-2资产情况汇总表（二）、财资综04资产配置情况汇总表、财资综05资产使用情况汇总表、财资综06资产处置情况汇总表和财资综07资产收益情况汇总表。</w:t>
      </w:r>
    </w:p>
    <w:p>
      <w:pPr>
        <w:pStyle w:val="2"/>
        <w:spacing w:line="560" w:lineRule="exact"/>
        <w:rPr>
          <w:b/>
          <w:color w:val="auto"/>
        </w:rPr>
      </w:pPr>
      <w:r>
        <w:rPr>
          <w:rFonts w:hint="eastAsia"/>
          <w:color w:val="auto"/>
        </w:rPr>
        <w:t>三、编报要求</w:t>
      </w:r>
    </w:p>
    <w:p>
      <w:pPr>
        <w:spacing w:line="560" w:lineRule="exact"/>
        <w:ind w:firstLine="708" w:firstLineChars="236"/>
        <w:rPr>
          <w:rFonts w:ascii="仿宋_GB2312" w:hAnsi="仿宋" w:eastAsia="仿宋_GB2312"/>
          <w:bCs/>
          <w:sz w:val="30"/>
          <w:szCs w:val="30"/>
        </w:rPr>
      </w:pPr>
      <w:r>
        <w:rPr>
          <w:rFonts w:hint="eastAsia" w:ascii="仿宋_GB2312" w:hAnsi="仿宋" w:eastAsia="仿宋_GB2312"/>
          <w:bCs/>
          <w:sz w:val="30"/>
          <w:szCs w:val="30"/>
        </w:rPr>
        <w:t>（一）按照财务隶属关系或预算管理级次，逐级汇总上报。</w:t>
      </w:r>
      <w:r>
        <w:rPr>
          <w:rFonts w:hint="eastAsia" w:ascii="仿宋_GB2312" w:hAnsi="仿宋" w:eastAsia="仿宋_GB2312"/>
          <w:bCs/>
          <w:sz w:val="30"/>
          <w:szCs w:val="30"/>
          <w:lang w:bidi="ar"/>
        </w:rPr>
        <w:t>实行经费自理的事业单位编报级次问题，按照《事业单位法人证书》所列举办单位确认所属关系。涉及两个或两个以上举办单位的，按排序第一的举办单位确认，纳入该举办单位资产报告编制范围；如举办单位之间有协议、章程或管理办法约定的，按约定执行，不得重复编报。</w:t>
      </w:r>
    </w:p>
    <w:p>
      <w:pPr>
        <w:spacing w:line="560" w:lineRule="exact"/>
        <w:ind w:firstLine="708" w:firstLineChars="236"/>
        <w:rPr>
          <w:rFonts w:ascii="仿宋_GB2312" w:hAnsi="仿宋" w:eastAsia="仿宋_GB2312"/>
          <w:bCs/>
          <w:sz w:val="30"/>
          <w:szCs w:val="30"/>
        </w:rPr>
      </w:pPr>
      <w:r>
        <w:rPr>
          <w:rFonts w:hint="eastAsia" w:ascii="仿宋_GB2312" w:hAnsi="仿宋" w:eastAsia="仿宋_GB2312"/>
          <w:bCs/>
          <w:sz w:val="30"/>
          <w:szCs w:val="30"/>
        </w:rPr>
        <w:t>（二）各行政事业单位应在各项资产全面盘点的基础上，真实、准确的填报和编制本套报表，并按要求编写填报说明和分析报告。严格按照政府会计准则制度的要求，进一步规范和加强长期股权投资核算，全面准确反映单位的长期股权投资情况。</w:t>
      </w:r>
    </w:p>
    <w:p>
      <w:pPr>
        <w:spacing w:line="560" w:lineRule="exact"/>
        <w:ind w:firstLine="708" w:firstLineChars="236"/>
        <w:rPr>
          <w:rFonts w:ascii="仿宋_GB2312" w:hAnsi="仿宋" w:eastAsia="仿宋_GB2312"/>
          <w:bCs/>
          <w:sz w:val="30"/>
          <w:szCs w:val="30"/>
        </w:rPr>
      </w:pPr>
      <w:r>
        <w:rPr>
          <w:rFonts w:hint="eastAsia" w:ascii="仿宋_GB2312" w:hAnsi="仿宋" w:eastAsia="仿宋_GB2312"/>
          <w:bCs/>
          <w:sz w:val="30"/>
          <w:szCs w:val="30"/>
        </w:rPr>
        <w:t>（三）行政事业性国有资产报告相关数据与部门决算、政府部门财务报告、国有企业财务会计决算报告同口径数据保持衔接一致。</w:t>
      </w:r>
    </w:p>
    <w:p>
      <w:pPr>
        <w:spacing w:line="560" w:lineRule="exact"/>
        <w:ind w:firstLine="708" w:firstLineChars="236"/>
        <w:rPr>
          <w:rFonts w:ascii="仿宋_GB2312" w:hAnsi="仿宋" w:eastAsia="仿宋_GB2312"/>
          <w:sz w:val="30"/>
          <w:szCs w:val="30"/>
        </w:rPr>
      </w:pPr>
      <w:r>
        <w:rPr>
          <w:rFonts w:hint="eastAsia" w:ascii="仿宋_GB2312" w:hAnsi="仿宋" w:eastAsia="仿宋_GB2312"/>
          <w:bCs/>
          <w:sz w:val="30"/>
          <w:szCs w:val="30"/>
        </w:rPr>
        <w:t>（四）</w:t>
      </w:r>
      <w:r>
        <w:rPr>
          <w:rFonts w:hint="eastAsia" w:ascii="仿宋_GB2312" w:hAnsi="仿宋" w:eastAsia="仿宋_GB2312"/>
          <w:sz w:val="30"/>
          <w:szCs w:val="30"/>
        </w:rPr>
        <w:t>本套报表的单户表录入金额单位为“元”（保留两位小数），汇总打印报表金额单位为“万元”（保留两位小数）。</w:t>
      </w:r>
    </w:p>
    <w:p>
      <w:pPr>
        <w:pStyle w:val="2"/>
        <w:spacing w:line="560" w:lineRule="exact"/>
        <w:rPr>
          <w:color w:val="auto"/>
        </w:rPr>
      </w:pPr>
      <w:r>
        <w:rPr>
          <w:rFonts w:hint="eastAsia"/>
          <w:color w:val="auto"/>
        </w:rPr>
        <w:t>第二部分</w:t>
      </w:r>
      <w:r>
        <w:rPr>
          <w:color w:val="auto"/>
        </w:rPr>
        <w:t>：</w:t>
      </w:r>
      <w:r>
        <w:rPr>
          <w:rFonts w:hint="eastAsia"/>
          <w:color w:val="auto"/>
        </w:rPr>
        <w:t>20</w:t>
      </w:r>
      <w:r>
        <w:rPr>
          <w:color w:val="auto"/>
        </w:rPr>
        <w:t>22</w:t>
      </w:r>
      <w:r>
        <w:rPr>
          <w:rFonts w:hint="eastAsia"/>
          <w:color w:val="auto"/>
        </w:rPr>
        <w:t>年度行政事业性国有资产报表编制说明</w:t>
      </w:r>
    </w:p>
    <w:p>
      <w:pPr>
        <w:pStyle w:val="2"/>
        <w:spacing w:line="560" w:lineRule="exact"/>
        <w:rPr>
          <w:b/>
          <w:color w:val="auto"/>
        </w:rPr>
      </w:pPr>
      <w:bookmarkStart w:id="0" w:name="OLE_LINK11"/>
      <w:r>
        <w:rPr>
          <w:rFonts w:hint="eastAsia"/>
          <w:color w:val="auto"/>
        </w:rPr>
        <w:t>一、单户封面编制说明</w:t>
      </w:r>
    </w:p>
    <w:bookmarkEnd w:id="0"/>
    <w:p>
      <w:pPr>
        <w:pStyle w:val="4"/>
        <w:spacing w:line="560" w:lineRule="exact"/>
        <w:ind w:firstLine="600"/>
        <w:rPr>
          <w:rFonts w:ascii="仿宋_GB2312" w:hAnsi="仿宋" w:eastAsia="仿宋_GB2312"/>
          <w:color w:val="auto"/>
          <w:sz w:val="30"/>
          <w:szCs w:val="30"/>
        </w:rPr>
      </w:pPr>
      <w:r>
        <w:rPr>
          <w:rFonts w:hint="eastAsia" w:ascii="仿宋_GB2312" w:hAnsi="仿宋" w:eastAsia="仿宋_GB2312"/>
          <w:color w:val="auto"/>
          <w:sz w:val="30"/>
          <w:szCs w:val="30"/>
        </w:rPr>
        <w:t>1.单位名称：填写单位全称，并在上报纸质文件时加盖单位公章。行政事业单位主管部门填报本级报表时，应在单位名称后加注“（本级）”。</w:t>
      </w:r>
    </w:p>
    <w:p>
      <w:pPr>
        <w:pStyle w:val="5"/>
        <w:tabs>
          <w:tab w:val="left" w:pos="180"/>
        </w:tabs>
        <w:spacing w:line="560" w:lineRule="exact"/>
        <w:ind w:left="-2" w:leftChars="-1" w:firstLine="542"/>
        <w:rPr>
          <w:rFonts w:ascii="仿宋_GB2312" w:hAnsi="仿宋" w:eastAsia="仿宋_GB2312"/>
          <w:sz w:val="30"/>
          <w:szCs w:val="30"/>
        </w:rPr>
      </w:pPr>
      <w:r>
        <w:rPr>
          <w:rFonts w:hint="eastAsia" w:ascii="仿宋_GB2312" w:hAnsi="仿宋" w:eastAsia="仿宋_GB2312"/>
          <w:sz w:val="30"/>
          <w:szCs w:val="30"/>
        </w:rPr>
        <w:t>2.单位负责人、资产管理负责人、填表人、座机号码、手机号码、单位地址，均按单位实际情况如实、完整填报，其中资产管理负责人是指承担资产管理职责部门的负责人；单位地址应按照省、市（地）、县（区）逐级填写详细</w:t>
      </w:r>
      <w:r>
        <w:rPr>
          <w:rFonts w:ascii="仿宋_GB2312" w:hAnsi="仿宋" w:eastAsia="仿宋_GB2312"/>
          <w:sz w:val="30"/>
          <w:szCs w:val="30"/>
        </w:rPr>
        <w:t>地址</w:t>
      </w:r>
      <w:r>
        <w:rPr>
          <w:rFonts w:hint="eastAsia" w:ascii="仿宋_GB2312" w:hAnsi="仿宋" w:eastAsia="仿宋_GB2312"/>
          <w:sz w:val="30"/>
          <w:szCs w:val="30"/>
        </w:rPr>
        <w:t>；手机号码填写填表人11位手机号码。</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3.报送日期：填列单位实际报送报表的日期。</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4.</w:t>
      </w:r>
      <w:r>
        <w:rPr>
          <w:rFonts w:hint="eastAsia" w:ascii="仿宋_GB2312" w:hAnsi="仿宋" w:eastAsia="仿宋_GB2312"/>
          <w:sz w:val="30"/>
        </w:rPr>
        <w:t>统一社会信用代码：依据登记管理部门发放的18位代码填写。尚未领取统一社会信用代码的单位，应主动与当地相关登记管理部门联系办理核发手续，并编报临时代码</w:t>
      </w:r>
      <w:r>
        <w:rPr>
          <w:rFonts w:hint="eastAsia" w:ascii="仿宋_GB2312" w:hAnsi="仿宋" w:eastAsia="仿宋_GB2312"/>
          <w:sz w:val="30"/>
          <w:szCs w:val="30"/>
        </w:rPr>
        <w:t>。</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5.财政预算代码：中央一级预算单位按财政部编制的三位代码填列，二级预算单位为六位代码，前三位填列其一级预算单位编码，后三位由一级预算单位从001－799依次自行编制，三级及以下预算单位以此类推。地方单位的财政预算代码应与部门预算代码一致。</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6.单位基本性质：依据政府编制管理部门确定的单位性质，根据共产党机关、政府机关、人大</w:t>
      </w:r>
      <w:ins w:id="2" w:author="zyr" w:date="2023-03-22T09:31:21Z">
        <w:r>
          <w:rPr>
            <w:rFonts w:hint="eastAsia" w:ascii="仿宋_GB2312" w:hAnsi="仿宋" w:eastAsia="仿宋_GB2312"/>
            <w:sz w:val="30"/>
            <w:szCs w:val="30"/>
            <w:lang w:val="en-US" w:eastAsia="zh-CN"/>
          </w:rPr>
          <w:t>常委会</w:t>
        </w:r>
      </w:ins>
      <w:r>
        <w:rPr>
          <w:rFonts w:hint="eastAsia" w:ascii="仿宋_GB2312" w:hAnsi="仿宋" w:eastAsia="仿宋_GB2312"/>
          <w:sz w:val="30"/>
          <w:szCs w:val="30"/>
        </w:rPr>
        <w:t>机关、政协机关、群众团体、民主党派、政法机关、参照公务员法管理事业单位、财政补助事业单位、经费自理事业单位、社会</w:t>
      </w:r>
      <w:r>
        <w:rPr>
          <w:rFonts w:ascii="仿宋_GB2312" w:hAnsi="仿宋" w:eastAsia="仿宋_GB2312"/>
          <w:sz w:val="30"/>
          <w:szCs w:val="30"/>
        </w:rPr>
        <w:t>团体</w:t>
      </w:r>
      <w:r>
        <w:rPr>
          <w:rFonts w:hint="eastAsia" w:ascii="仿宋_GB2312" w:hAnsi="仿宋" w:eastAsia="仿宋_GB2312"/>
          <w:sz w:val="30"/>
          <w:szCs w:val="30"/>
        </w:rPr>
        <w:t>及其他填列。主管部门、各级财政部门编报汇总报表时不填列本项。</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7.单位所在地区：反映单位实际所在地，依据国家标准《中华人民共和国行政区划代码》填列。</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8.单位类型：依据单位实际类型行政单位、事业单位（行政类事业单位 、公益一类事业单位、公益二类事业单位、生产经营类事业单位、暂未明确类别单位）、其他单位选择填列。</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9.隶属关系（国家标准：隶属关系-部门标识代码）：本代码</w:t>
      </w:r>
      <w:r>
        <w:rPr>
          <w:rFonts w:ascii="仿宋_GB2312" w:hAnsi="仿宋" w:eastAsia="仿宋_GB2312"/>
          <w:sz w:val="30"/>
          <w:szCs w:val="30"/>
        </w:rPr>
        <w:t>由“</w:t>
      </w:r>
      <w:r>
        <w:rPr>
          <w:rFonts w:hint="eastAsia" w:ascii="仿宋_GB2312" w:hAnsi="仿宋" w:eastAsia="仿宋_GB2312"/>
          <w:sz w:val="30"/>
          <w:szCs w:val="30"/>
        </w:rPr>
        <w:t>行政</w:t>
      </w:r>
      <w:r>
        <w:rPr>
          <w:rFonts w:ascii="仿宋_GB2312" w:hAnsi="仿宋" w:eastAsia="仿宋_GB2312"/>
          <w:sz w:val="30"/>
          <w:szCs w:val="30"/>
        </w:rPr>
        <w:t>隶属关系代码”</w:t>
      </w:r>
      <w:r>
        <w:rPr>
          <w:rFonts w:hint="eastAsia" w:ascii="仿宋_GB2312" w:hAnsi="仿宋" w:eastAsia="仿宋_GB2312"/>
          <w:sz w:val="30"/>
          <w:szCs w:val="30"/>
        </w:rPr>
        <w:t>和</w:t>
      </w:r>
      <w:r>
        <w:rPr>
          <w:rFonts w:ascii="仿宋_GB2312" w:hAnsi="仿宋" w:eastAsia="仿宋_GB2312"/>
          <w:sz w:val="30"/>
          <w:szCs w:val="30"/>
        </w:rPr>
        <w:t>“</w:t>
      </w:r>
      <w:r>
        <w:rPr>
          <w:rFonts w:hint="eastAsia" w:ascii="仿宋_GB2312" w:hAnsi="仿宋" w:eastAsia="仿宋_GB2312"/>
          <w:sz w:val="30"/>
          <w:szCs w:val="30"/>
        </w:rPr>
        <w:t>部门</w:t>
      </w:r>
      <w:r>
        <w:rPr>
          <w:rFonts w:ascii="仿宋_GB2312" w:hAnsi="仿宋" w:eastAsia="仿宋_GB2312"/>
          <w:sz w:val="30"/>
          <w:szCs w:val="30"/>
        </w:rPr>
        <w:t>标识代码”</w:t>
      </w:r>
      <w:r>
        <w:rPr>
          <w:rFonts w:hint="eastAsia" w:ascii="仿宋_GB2312" w:hAnsi="仿宋" w:eastAsia="仿宋_GB2312"/>
          <w:sz w:val="30"/>
          <w:szCs w:val="30"/>
        </w:rPr>
        <w:t>两部分</w:t>
      </w:r>
      <w:r>
        <w:rPr>
          <w:rFonts w:ascii="仿宋_GB2312" w:hAnsi="仿宋" w:eastAsia="仿宋_GB2312"/>
          <w:sz w:val="30"/>
          <w:szCs w:val="30"/>
        </w:rPr>
        <w:t>组成</w:t>
      </w:r>
      <w:r>
        <w:rPr>
          <w:rFonts w:hint="eastAsia" w:ascii="仿宋_GB2312" w:hAnsi="仿宋" w:eastAsia="仿宋_GB2312"/>
          <w:sz w:val="30"/>
          <w:szCs w:val="30"/>
        </w:rPr>
        <w:t>。具体</w:t>
      </w:r>
      <w:r>
        <w:rPr>
          <w:rFonts w:ascii="仿宋_GB2312" w:hAnsi="仿宋" w:eastAsia="仿宋_GB2312"/>
          <w:sz w:val="30"/>
          <w:szCs w:val="30"/>
        </w:rPr>
        <w:t>填报方法如下：</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（1）中央</w:t>
      </w:r>
      <w:r>
        <w:rPr>
          <w:rFonts w:ascii="仿宋_GB2312" w:hAnsi="仿宋" w:eastAsia="仿宋_GB2312"/>
          <w:sz w:val="30"/>
          <w:szCs w:val="30"/>
        </w:rPr>
        <w:t>单位</w:t>
      </w:r>
      <w:r>
        <w:rPr>
          <w:rFonts w:hint="eastAsia" w:ascii="仿宋_GB2312" w:hAnsi="仿宋" w:eastAsia="仿宋_GB2312"/>
          <w:sz w:val="30"/>
          <w:szCs w:val="30"/>
        </w:rPr>
        <w:t>（不论级次</w:t>
      </w:r>
      <w:r>
        <w:rPr>
          <w:rFonts w:ascii="仿宋_GB2312" w:hAnsi="仿宋" w:eastAsia="仿宋_GB2312"/>
          <w:sz w:val="30"/>
          <w:szCs w:val="30"/>
        </w:rPr>
        <w:t>和所在地区</w:t>
      </w:r>
      <w:r>
        <w:rPr>
          <w:rFonts w:hint="eastAsia" w:ascii="仿宋_GB2312" w:hAnsi="仿宋" w:eastAsia="仿宋_GB2312"/>
          <w:sz w:val="30"/>
          <w:szCs w:val="30"/>
        </w:rPr>
        <w:t>）</w:t>
      </w:r>
      <w:r>
        <w:rPr>
          <w:rFonts w:ascii="仿宋_GB2312" w:hAnsi="仿宋" w:eastAsia="仿宋_GB2312"/>
          <w:sz w:val="30"/>
          <w:szCs w:val="30"/>
        </w:rPr>
        <w:t>：</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“行政隶属</w:t>
      </w:r>
      <w:r>
        <w:rPr>
          <w:rFonts w:ascii="仿宋_GB2312" w:hAnsi="仿宋" w:eastAsia="仿宋_GB2312"/>
          <w:sz w:val="30"/>
          <w:szCs w:val="30"/>
        </w:rPr>
        <w:t>关系</w:t>
      </w:r>
      <w:r>
        <w:rPr>
          <w:rFonts w:hint="eastAsia" w:ascii="仿宋_GB2312" w:hAnsi="仿宋" w:eastAsia="仿宋_GB2312"/>
          <w:sz w:val="30"/>
          <w:szCs w:val="30"/>
        </w:rPr>
        <w:t>代码”均</w:t>
      </w:r>
      <w:r>
        <w:rPr>
          <w:rFonts w:ascii="仿宋_GB2312" w:hAnsi="仿宋" w:eastAsia="仿宋_GB2312"/>
          <w:sz w:val="30"/>
          <w:szCs w:val="30"/>
        </w:rPr>
        <w:t>填零，</w:t>
      </w:r>
      <w:r>
        <w:rPr>
          <w:rFonts w:hint="eastAsia" w:ascii="仿宋_GB2312" w:hAnsi="仿宋" w:eastAsia="仿宋_GB2312"/>
          <w:sz w:val="30"/>
          <w:szCs w:val="30"/>
        </w:rPr>
        <w:t>“部门</w:t>
      </w:r>
      <w:r>
        <w:rPr>
          <w:rFonts w:ascii="仿宋_GB2312" w:hAnsi="仿宋" w:eastAsia="仿宋_GB2312"/>
          <w:sz w:val="30"/>
          <w:szCs w:val="30"/>
        </w:rPr>
        <w:t>标识代码</w:t>
      </w:r>
      <w:r>
        <w:rPr>
          <w:rFonts w:hint="eastAsia" w:ascii="仿宋_GB2312" w:hAnsi="仿宋" w:eastAsia="仿宋_GB2312"/>
          <w:sz w:val="30"/>
          <w:szCs w:val="30"/>
        </w:rPr>
        <w:t>”</w:t>
      </w:r>
      <w:r>
        <w:rPr>
          <w:rFonts w:ascii="仿宋_GB2312" w:hAnsi="仿宋" w:eastAsia="仿宋_GB2312"/>
          <w:sz w:val="30"/>
          <w:szCs w:val="30"/>
        </w:rPr>
        <w:t>根据国家标准</w:t>
      </w:r>
      <w:r>
        <w:rPr>
          <w:rFonts w:hint="eastAsia" w:ascii="仿宋_GB2312" w:hAnsi="仿宋" w:eastAsia="仿宋_GB2312"/>
          <w:sz w:val="30"/>
          <w:szCs w:val="30"/>
        </w:rPr>
        <w:t>《中央</w:t>
      </w:r>
      <w:r>
        <w:rPr>
          <w:rFonts w:ascii="仿宋_GB2312" w:hAnsi="仿宋" w:eastAsia="仿宋_GB2312"/>
          <w:sz w:val="30"/>
          <w:szCs w:val="30"/>
        </w:rPr>
        <w:t>党政机关、人民团体及其他机构代码</w:t>
      </w:r>
      <w:r>
        <w:rPr>
          <w:rFonts w:hint="eastAsia" w:ascii="仿宋_GB2312" w:hAnsi="仿宋" w:eastAsia="仿宋_GB2312"/>
          <w:sz w:val="30"/>
          <w:szCs w:val="30"/>
        </w:rPr>
        <w:t>》编制</w:t>
      </w:r>
      <w:r>
        <w:rPr>
          <w:rFonts w:ascii="仿宋_GB2312" w:hAnsi="仿宋" w:eastAsia="仿宋_GB2312"/>
          <w:sz w:val="30"/>
          <w:szCs w:val="30"/>
        </w:rPr>
        <w:t>。</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（2）地方</w:t>
      </w:r>
      <w:r>
        <w:rPr>
          <w:rFonts w:ascii="仿宋_GB2312" w:hAnsi="仿宋" w:eastAsia="仿宋_GB2312"/>
          <w:sz w:val="30"/>
          <w:szCs w:val="30"/>
        </w:rPr>
        <w:t>单位：</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“行政隶属</w:t>
      </w:r>
      <w:r>
        <w:rPr>
          <w:rFonts w:ascii="仿宋_GB2312" w:hAnsi="仿宋" w:eastAsia="仿宋_GB2312"/>
          <w:sz w:val="30"/>
          <w:szCs w:val="30"/>
        </w:rPr>
        <w:t>关系</w:t>
      </w:r>
      <w:r>
        <w:rPr>
          <w:rFonts w:hint="eastAsia" w:ascii="仿宋_GB2312" w:hAnsi="仿宋" w:eastAsia="仿宋_GB2312"/>
          <w:sz w:val="30"/>
          <w:szCs w:val="30"/>
        </w:rPr>
        <w:t>代码”</w:t>
      </w:r>
      <w:r>
        <w:rPr>
          <w:rFonts w:ascii="仿宋_GB2312" w:hAnsi="仿宋" w:eastAsia="仿宋_GB2312"/>
          <w:sz w:val="30"/>
          <w:szCs w:val="30"/>
        </w:rPr>
        <w:t>根据国家标准《</w:t>
      </w:r>
      <w:r>
        <w:rPr>
          <w:rFonts w:hint="eastAsia" w:ascii="仿宋_GB2312" w:hAnsi="仿宋" w:eastAsia="仿宋_GB2312"/>
          <w:sz w:val="30"/>
          <w:szCs w:val="30"/>
        </w:rPr>
        <w:t>中华</w:t>
      </w:r>
      <w:r>
        <w:rPr>
          <w:rFonts w:ascii="仿宋_GB2312" w:hAnsi="仿宋" w:eastAsia="仿宋_GB2312"/>
          <w:sz w:val="30"/>
          <w:szCs w:val="30"/>
        </w:rPr>
        <w:t>人民共和国行政区划代码》</w:t>
      </w:r>
      <w:r>
        <w:rPr>
          <w:rFonts w:hint="eastAsia" w:ascii="仿宋_GB2312" w:hAnsi="仿宋" w:eastAsia="仿宋_GB2312"/>
          <w:sz w:val="30"/>
          <w:szCs w:val="30"/>
        </w:rPr>
        <w:t>编制</w:t>
      </w:r>
      <w:r>
        <w:rPr>
          <w:rFonts w:ascii="仿宋_GB2312" w:hAnsi="仿宋" w:eastAsia="仿宋_GB2312"/>
          <w:sz w:val="30"/>
          <w:szCs w:val="30"/>
        </w:rPr>
        <w:t>。具体</w:t>
      </w:r>
      <w:r>
        <w:rPr>
          <w:rFonts w:hint="eastAsia" w:ascii="仿宋_GB2312" w:hAnsi="仿宋" w:eastAsia="仿宋_GB2312"/>
          <w:sz w:val="30"/>
          <w:szCs w:val="30"/>
        </w:rPr>
        <w:t>编制</w:t>
      </w:r>
      <w:r>
        <w:rPr>
          <w:rFonts w:ascii="仿宋_GB2312" w:hAnsi="仿宋" w:eastAsia="仿宋_GB2312"/>
          <w:sz w:val="30"/>
          <w:szCs w:val="30"/>
        </w:rPr>
        <w:t>方法：省级单位以行政区划代码的前两位数字后加</w:t>
      </w:r>
      <w:r>
        <w:rPr>
          <w:rFonts w:hint="eastAsia" w:ascii="仿宋_GB2312" w:hAnsi="仿宋" w:eastAsia="仿宋_GB2312"/>
          <w:sz w:val="30"/>
          <w:szCs w:val="30"/>
        </w:rPr>
        <w:t>4个</w:t>
      </w:r>
      <w:r>
        <w:rPr>
          <w:rFonts w:ascii="仿宋_GB2312" w:hAnsi="仿宋" w:eastAsia="仿宋_GB2312"/>
          <w:sz w:val="30"/>
          <w:szCs w:val="30"/>
        </w:rPr>
        <w:t>零表示，如湖北省省属单位一律</w:t>
      </w:r>
      <w:r>
        <w:rPr>
          <w:rFonts w:hint="eastAsia" w:ascii="仿宋_GB2312" w:hAnsi="仿宋" w:eastAsia="仿宋_GB2312"/>
          <w:sz w:val="30"/>
          <w:szCs w:val="30"/>
        </w:rPr>
        <w:t>填列</w:t>
      </w:r>
      <w:r>
        <w:rPr>
          <w:rFonts w:ascii="仿宋_GB2312" w:hAnsi="仿宋" w:eastAsia="仿宋_GB2312"/>
          <w:sz w:val="30"/>
          <w:szCs w:val="30"/>
        </w:rPr>
        <w:t>“420000”</w:t>
      </w:r>
      <w:r>
        <w:rPr>
          <w:rFonts w:hint="eastAsia" w:ascii="仿宋_GB2312" w:hAnsi="仿宋" w:eastAsia="仿宋_GB2312"/>
          <w:sz w:val="30"/>
          <w:szCs w:val="30"/>
        </w:rPr>
        <w:t>；</w:t>
      </w:r>
      <w:r>
        <w:rPr>
          <w:rFonts w:ascii="仿宋_GB2312" w:hAnsi="仿宋" w:eastAsia="仿宋_GB2312"/>
          <w:sz w:val="30"/>
          <w:szCs w:val="30"/>
        </w:rPr>
        <w:t>地市级</w:t>
      </w:r>
      <w:r>
        <w:rPr>
          <w:rFonts w:hint="eastAsia" w:ascii="仿宋_GB2312" w:hAnsi="仿宋" w:eastAsia="仿宋_GB2312"/>
          <w:sz w:val="30"/>
          <w:szCs w:val="30"/>
        </w:rPr>
        <w:t>单位</w:t>
      </w:r>
      <w:r>
        <w:rPr>
          <w:rFonts w:ascii="仿宋_GB2312" w:hAnsi="仿宋" w:eastAsia="仿宋_GB2312"/>
          <w:sz w:val="30"/>
          <w:szCs w:val="30"/>
        </w:rPr>
        <w:t>以行政区划代码的前四位数字后加</w:t>
      </w:r>
      <w:r>
        <w:rPr>
          <w:rFonts w:hint="eastAsia" w:ascii="仿宋_GB2312" w:hAnsi="仿宋" w:eastAsia="仿宋_GB2312"/>
          <w:sz w:val="30"/>
          <w:szCs w:val="30"/>
        </w:rPr>
        <w:t>2个</w:t>
      </w:r>
      <w:r>
        <w:rPr>
          <w:rFonts w:ascii="仿宋_GB2312" w:hAnsi="仿宋" w:eastAsia="仿宋_GB2312"/>
          <w:sz w:val="30"/>
          <w:szCs w:val="30"/>
        </w:rPr>
        <w:t>零表示，如湖北省黄冈市市属单位一律</w:t>
      </w:r>
      <w:r>
        <w:rPr>
          <w:rFonts w:hint="eastAsia" w:ascii="仿宋_GB2312" w:hAnsi="仿宋" w:eastAsia="仿宋_GB2312"/>
          <w:sz w:val="30"/>
          <w:szCs w:val="30"/>
        </w:rPr>
        <w:t>填列“421100”；县级</w:t>
      </w:r>
      <w:r>
        <w:rPr>
          <w:rFonts w:ascii="仿宋_GB2312" w:hAnsi="仿宋" w:eastAsia="仿宋_GB2312"/>
          <w:sz w:val="30"/>
          <w:szCs w:val="30"/>
        </w:rPr>
        <w:t>（</w:t>
      </w:r>
      <w:r>
        <w:rPr>
          <w:rFonts w:hint="eastAsia" w:ascii="仿宋_GB2312" w:hAnsi="仿宋" w:eastAsia="仿宋_GB2312"/>
          <w:sz w:val="30"/>
          <w:szCs w:val="30"/>
        </w:rPr>
        <w:t>含</w:t>
      </w:r>
      <w:r>
        <w:rPr>
          <w:rFonts w:ascii="仿宋_GB2312" w:hAnsi="仿宋" w:eastAsia="仿宋_GB2312"/>
          <w:sz w:val="30"/>
          <w:szCs w:val="30"/>
        </w:rPr>
        <w:t>乡镇）</w:t>
      </w:r>
      <w:r>
        <w:rPr>
          <w:rFonts w:hint="eastAsia" w:ascii="仿宋_GB2312" w:hAnsi="仿宋" w:eastAsia="仿宋_GB2312"/>
          <w:sz w:val="30"/>
          <w:szCs w:val="30"/>
        </w:rPr>
        <w:t>所属</w:t>
      </w:r>
      <w:r>
        <w:rPr>
          <w:rFonts w:ascii="仿宋_GB2312" w:hAnsi="仿宋" w:eastAsia="仿宋_GB2312"/>
          <w:sz w:val="30"/>
          <w:szCs w:val="30"/>
        </w:rPr>
        <w:t>单位以行政区划代码的本身</w:t>
      </w:r>
      <w:r>
        <w:rPr>
          <w:rFonts w:hint="eastAsia" w:ascii="仿宋_GB2312" w:hAnsi="仿宋" w:eastAsia="仿宋_GB2312"/>
          <w:sz w:val="30"/>
          <w:szCs w:val="30"/>
        </w:rPr>
        <w:t>6位</w:t>
      </w:r>
      <w:r>
        <w:rPr>
          <w:rFonts w:ascii="仿宋_GB2312" w:hAnsi="仿宋" w:eastAsia="仿宋_GB2312"/>
          <w:sz w:val="30"/>
          <w:szCs w:val="30"/>
        </w:rPr>
        <w:t>数表示，如湖北省黄冈市红安县县级及乡镇级单位一律填列“421122”</w:t>
      </w:r>
      <w:r>
        <w:rPr>
          <w:rFonts w:hint="eastAsia" w:ascii="仿宋_GB2312" w:hAnsi="仿宋" w:eastAsia="仿宋_GB2312"/>
          <w:sz w:val="30"/>
          <w:szCs w:val="30"/>
        </w:rPr>
        <w:t>。</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“部门</w:t>
      </w:r>
      <w:r>
        <w:rPr>
          <w:rFonts w:ascii="仿宋_GB2312" w:hAnsi="仿宋" w:eastAsia="仿宋_GB2312"/>
          <w:sz w:val="30"/>
          <w:szCs w:val="30"/>
        </w:rPr>
        <w:t>标识代码</w:t>
      </w:r>
      <w:r>
        <w:rPr>
          <w:rFonts w:hint="eastAsia" w:ascii="仿宋_GB2312" w:hAnsi="仿宋" w:eastAsia="仿宋_GB2312"/>
          <w:sz w:val="30"/>
          <w:szCs w:val="30"/>
        </w:rPr>
        <w:t>”按照</w:t>
      </w:r>
      <w:r>
        <w:rPr>
          <w:rFonts w:ascii="仿宋_GB2312" w:hAnsi="仿宋" w:eastAsia="仿宋_GB2312"/>
          <w:sz w:val="30"/>
          <w:szCs w:val="30"/>
        </w:rPr>
        <w:t>单位财务或归口管理的部门、机构，比照国家标准</w:t>
      </w:r>
      <w:r>
        <w:rPr>
          <w:rFonts w:hint="eastAsia" w:ascii="仿宋_GB2312" w:hAnsi="仿宋" w:eastAsia="仿宋_GB2312"/>
          <w:sz w:val="30"/>
          <w:szCs w:val="30"/>
        </w:rPr>
        <w:t>《中央</w:t>
      </w:r>
      <w:r>
        <w:rPr>
          <w:rFonts w:ascii="仿宋_GB2312" w:hAnsi="仿宋" w:eastAsia="仿宋_GB2312"/>
          <w:sz w:val="30"/>
          <w:szCs w:val="30"/>
        </w:rPr>
        <w:t>党政机关、人民团体及其他机构代码</w:t>
      </w:r>
      <w:r>
        <w:rPr>
          <w:rFonts w:hint="eastAsia" w:ascii="仿宋_GB2312" w:hAnsi="仿宋" w:eastAsia="仿宋_GB2312"/>
          <w:sz w:val="30"/>
          <w:szCs w:val="30"/>
        </w:rPr>
        <w:t>》填报</w:t>
      </w:r>
      <w:r>
        <w:rPr>
          <w:rFonts w:ascii="仿宋_GB2312" w:hAnsi="仿宋" w:eastAsia="仿宋_GB2312"/>
          <w:sz w:val="30"/>
          <w:szCs w:val="30"/>
        </w:rPr>
        <w:t>。各级</w:t>
      </w:r>
      <w:r>
        <w:rPr>
          <w:rFonts w:hint="eastAsia" w:ascii="仿宋_GB2312" w:hAnsi="仿宋" w:eastAsia="仿宋_GB2312"/>
          <w:sz w:val="30"/>
          <w:szCs w:val="30"/>
        </w:rPr>
        <w:t>政府</w:t>
      </w:r>
      <w:r>
        <w:rPr>
          <w:rFonts w:ascii="仿宋_GB2312" w:hAnsi="仿宋" w:eastAsia="仿宋_GB2312"/>
          <w:sz w:val="30"/>
          <w:szCs w:val="30"/>
        </w:rPr>
        <w:t>财政部门汇总本级预算单位</w:t>
      </w:r>
      <w:r>
        <w:rPr>
          <w:rFonts w:hint="eastAsia" w:ascii="仿宋_GB2312" w:hAnsi="仿宋" w:eastAsia="仿宋_GB2312"/>
          <w:sz w:val="30"/>
          <w:szCs w:val="30"/>
        </w:rPr>
        <w:t>或者</w:t>
      </w:r>
      <w:r>
        <w:rPr>
          <w:rFonts w:ascii="仿宋_GB2312" w:hAnsi="仿宋" w:eastAsia="仿宋_GB2312"/>
          <w:sz w:val="30"/>
          <w:szCs w:val="30"/>
        </w:rPr>
        <w:t>下级财政报送</w:t>
      </w:r>
      <w:r>
        <w:rPr>
          <w:rFonts w:hint="eastAsia" w:ascii="仿宋_GB2312" w:hAnsi="仿宋" w:eastAsia="仿宋_GB2312"/>
          <w:sz w:val="30"/>
          <w:szCs w:val="30"/>
        </w:rPr>
        <w:t>资产</w:t>
      </w:r>
      <w:r>
        <w:rPr>
          <w:rFonts w:ascii="仿宋_GB2312" w:hAnsi="仿宋" w:eastAsia="仿宋_GB2312"/>
          <w:sz w:val="30"/>
          <w:szCs w:val="30"/>
        </w:rPr>
        <w:t>数据时建立的汇总报表，一律选择“999”</w:t>
      </w:r>
      <w:r>
        <w:rPr>
          <w:rFonts w:hint="eastAsia" w:ascii="仿宋_GB2312" w:hAnsi="仿宋" w:eastAsia="仿宋_GB2312"/>
          <w:sz w:val="30"/>
          <w:szCs w:val="30"/>
        </w:rPr>
        <w:t>（财政</w:t>
      </w:r>
      <w:r>
        <w:rPr>
          <w:rFonts w:ascii="仿宋_GB2312" w:hAnsi="仿宋" w:eastAsia="仿宋_GB2312"/>
          <w:sz w:val="30"/>
          <w:szCs w:val="30"/>
        </w:rPr>
        <w:t>汇总</w:t>
      </w:r>
      <w:r>
        <w:rPr>
          <w:rFonts w:hint="eastAsia" w:ascii="仿宋_GB2312" w:hAnsi="仿宋" w:eastAsia="仿宋_GB2312"/>
          <w:sz w:val="30"/>
          <w:szCs w:val="30"/>
        </w:rPr>
        <w:t>）填列</w:t>
      </w:r>
      <w:r>
        <w:rPr>
          <w:rFonts w:ascii="仿宋_GB2312" w:hAnsi="仿宋" w:eastAsia="仿宋_GB2312"/>
          <w:sz w:val="30"/>
          <w:szCs w:val="30"/>
        </w:rPr>
        <w:t>。</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10.单位在职人员工资使用科目：根据本单位202</w:t>
      </w:r>
      <w:r>
        <w:rPr>
          <w:rFonts w:ascii="仿宋_GB2312" w:hAnsi="仿宋" w:eastAsia="仿宋_GB2312"/>
          <w:sz w:val="30"/>
          <w:szCs w:val="30"/>
        </w:rPr>
        <w:t>2</w:t>
      </w:r>
      <w:r>
        <w:rPr>
          <w:rFonts w:hint="eastAsia" w:ascii="仿宋_GB2312" w:hAnsi="仿宋" w:eastAsia="仿宋_GB2312"/>
          <w:sz w:val="30"/>
          <w:szCs w:val="30"/>
        </w:rPr>
        <w:t>年部门预算批复表中基本支出人员经费（不含社会保障支出和住房改革支出）功能分类科目编码的前三位，对照《202</w:t>
      </w:r>
      <w:r>
        <w:rPr>
          <w:rFonts w:ascii="仿宋_GB2312" w:hAnsi="仿宋" w:eastAsia="仿宋_GB2312"/>
          <w:sz w:val="30"/>
          <w:szCs w:val="30"/>
        </w:rPr>
        <w:t>2</w:t>
      </w:r>
      <w:r>
        <w:rPr>
          <w:rFonts w:hint="eastAsia" w:ascii="仿宋_GB2312" w:hAnsi="仿宋" w:eastAsia="仿宋_GB2312"/>
          <w:sz w:val="30"/>
          <w:szCs w:val="30"/>
        </w:rPr>
        <w:t>年政府收支功能科目》中一般公共预算支出功能分类科目选择填列，包括：201 一般公共服务支出、202 外交支出、203 国防支出、204 公共安全支出、205 教育支出、206 科学技术支出、20701 文化和旅游、20702 文物、20703 体育、20706 新闻出版电影、20708 广播电视、20799 其他文化体育与传媒支出、208 社会保障和就业支出、210 卫生健康支出、211 节能环保支出、212 城乡社区支出、213 农林水支出、214 交通运输支出、215 资源勘探信息等支出、216 商业服务业等支出、217 金融支出、219 援助其他地区支出、220 自然资源海洋气象等支出、221 住房保障支出、222 粮油物资储备支出、224 灾害防治及应急管理支出、229 其他支出。</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11.单位执行会计制度：反映单位</w:t>
      </w:r>
      <w:del w:id="3" w:author="zyr" w:date="2023-03-22T09:35:51Z">
        <w:r>
          <w:rPr>
            <w:rFonts w:hint="default" w:ascii="仿宋_GB2312" w:hAnsi="仿宋" w:eastAsia="仿宋_GB2312"/>
            <w:sz w:val="30"/>
            <w:szCs w:val="30"/>
            <w:lang w:val="en-US"/>
          </w:rPr>
          <w:delText>截止</w:delText>
        </w:r>
      </w:del>
      <w:ins w:id="4" w:author="zyr" w:date="2023-03-22T09:35:52Z">
        <w:r>
          <w:rPr>
            <w:rFonts w:hint="eastAsia" w:ascii="仿宋_GB2312" w:hAnsi="仿宋" w:eastAsia="仿宋_GB2312"/>
            <w:sz w:val="30"/>
            <w:szCs w:val="30"/>
            <w:lang w:val="en-US" w:eastAsia="zh-CN"/>
          </w:rPr>
          <w:t>截至</w:t>
        </w:r>
      </w:ins>
      <w:r>
        <w:rPr>
          <w:rFonts w:hint="eastAsia" w:ascii="仿宋_GB2312" w:hAnsi="仿宋" w:eastAsia="仿宋_GB2312"/>
          <w:sz w:val="30"/>
          <w:szCs w:val="30"/>
        </w:rPr>
        <w:t>20</w:t>
      </w:r>
      <w:r>
        <w:rPr>
          <w:rFonts w:ascii="仿宋_GB2312" w:hAnsi="仿宋" w:eastAsia="仿宋_GB2312"/>
          <w:sz w:val="30"/>
          <w:szCs w:val="30"/>
        </w:rPr>
        <w:t>22</w:t>
      </w:r>
      <w:r>
        <w:rPr>
          <w:rFonts w:hint="eastAsia" w:ascii="仿宋_GB2312" w:hAnsi="仿宋" w:eastAsia="仿宋_GB2312"/>
          <w:sz w:val="30"/>
          <w:szCs w:val="30"/>
        </w:rPr>
        <w:t>年12月31日执行的会计制度，分为政府会计准则制度、民间非营利组织会计制度和军工科研事业单位会计制度。主管部门、各级财政部门编报汇总报表时不填列本项。</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12</w:t>
      </w:r>
      <w:r>
        <w:rPr>
          <w:rFonts w:ascii="仿宋_GB2312" w:hAnsi="仿宋" w:eastAsia="仿宋_GB2312"/>
          <w:sz w:val="30"/>
          <w:szCs w:val="30"/>
        </w:rPr>
        <w:t>.</w:t>
      </w:r>
      <w:r>
        <w:rPr>
          <w:rFonts w:hint="eastAsia"/>
        </w:rPr>
        <w:t xml:space="preserve"> </w:t>
      </w:r>
      <w:r>
        <w:rPr>
          <w:rFonts w:hint="eastAsia" w:ascii="仿宋_GB2312" w:hAnsi="仿宋" w:eastAsia="仿宋_GB2312"/>
          <w:sz w:val="30"/>
          <w:szCs w:val="30"/>
        </w:rPr>
        <w:t>参照公务员法管理事业单位执行财务规则：单位性质选择“21.参照公务员法管理事业单位”时，执行财务规则按1</w:t>
      </w:r>
      <w:r>
        <w:rPr>
          <w:rFonts w:ascii="仿宋_GB2312" w:hAnsi="仿宋" w:eastAsia="仿宋_GB2312"/>
          <w:sz w:val="30"/>
          <w:szCs w:val="30"/>
        </w:rPr>
        <w:t>0.</w:t>
      </w:r>
      <w:r>
        <w:rPr>
          <w:rFonts w:hint="eastAsia" w:ascii="仿宋_GB2312" w:hAnsi="仿宋" w:eastAsia="仿宋_GB2312"/>
          <w:sz w:val="30"/>
          <w:szCs w:val="30"/>
        </w:rPr>
        <w:t>行政单位财务规则、2</w:t>
      </w:r>
      <w:r>
        <w:rPr>
          <w:rFonts w:ascii="仿宋_GB2312" w:hAnsi="仿宋" w:eastAsia="仿宋_GB2312"/>
          <w:sz w:val="30"/>
          <w:szCs w:val="30"/>
        </w:rPr>
        <w:t>0.</w:t>
      </w:r>
      <w:r>
        <w:rPr>
          <w:rFonts w:hint="eastAsia" w:ascii="仿宋_GB2312" w:hAnsi="仿宋" w:eastAsia="仿宋_GB2312"/>
          <w:sz w:val="30"/>
          <w:szCs w:val="30"/>
        </w:rPr>
        <w:t>事业单位财务规则及其他选择填写。</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13.机构行业类型：依据国家标准《国民经济行业分类》（GB/T4754-2017）填列。单位应当根据</w:t>
      </w:r>
      <w:r>
        <w:rPr>
          <w:rFonts w:ascii="仿宋_GB2312" w:hAnsi="仿宋" w:eastAsia="仿宋_GB2312"/>
          <w:sz w:val="30"/>
          <w:szCs w:val="30"/>
        </w:rPr>
        <w:t>实际从事</w:t>
      </w:r>
      <w:r>
        <w:rPr>
          <w:rFonts w:hint="eastAsia" w:ascii="仿宋_GB2312" w:hAnsi="仿宋" w:eastAsia="仿宋_GB2312"/>
          <w:sz w:val="30"/>
          <w:szCs w:val="30"/>
        </w:rPr>
        <w:t>经济活动的性质，结合</w:t>
      </w:r>
      <w:r>
        <w:rPr>
          <w:rFonts w:hint="eastAsia" w:ascii="仿宋_GB2312" w:eastAsia="仿宋_GB2312"/>
          <w:sz w:val="32"/>
          <w:szCs w:val="32"/>
        </w:rPr>
        <w:t>“</w:t>
      </w:r>
      <w:r>
        <w:rPr>
          <w:rFonts w:hint="eastAsia" w:ascii="仿宋_GB2312" w:hAnsi="仿宋" w:eastAsia="仿宋_GB2312"/>
          <w:sz w:val="30"/>
          <w:szCs w:val="30"/>
        </w:rPr>
        <w:t>基本支出人员经费功能分类”选择相应的</w:t>
      </w:r>
      <w:r>
        <w:rPr>
          <w:rFonts w:ascii="仿宋_GB2312" w:hAnsi="仿宋" w:eastAsia="仿宋_GB2312"/>
          <w:sz w:val="30"/>
          <w:szCs w:val="30"/>
        </w:rPr>
        <w:t>行业分类</w:t>
      </w:r>
      <w:r>
        <w:rPr>
          <w:rFonts w:hint="eastAsia" w:ascii="仿宋_GB2312" w:hAnsi="仿宋" w:eastAsia="仿宋_GB2312"/>
          <w:sz w:val="30"/>
          <w:szCs w:val="30"/>
        </w:rPr>
        <w:t>进行选择</w:t>
      </w:r>
      <w:r>
        <w:rPr>
          <w:rFonts w:ascii="仿宋_GB2312" w:hAnsi="仿宋" w:eastAsia="仿宋_GB2312"/>
          <w:sz w:val="30"/>
          <w:szCs w:val="30"/>
        </w:rPr>
        <w:t>填列</w:t>
      </w:r>
      <w:r>
        <w:rPr>
          <w:rFonts w:hint="eastAsia" w:ascii="仿宋_GB2312" w:hAnsi="仿宋" w:eastAsia="仿宋_GB2312"/>
          <w:sz w:val="30"/>
          <w:szCs w:val="30"/>
        </w:rPr>
        <w:t>。</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bookmarkStart w:id="1" w:name="_Hlk524441887"/>
      <w:r>
        <w:rPr>
          <w:rFonts w:hint="eastAsia" w:ascii="仿宋_GB2312" w:hAnsi="仿宋" w:eastAsia="仿宋_GB2312"/>
          <w:sz w:val="30"/>
          <w:szCs w:val="30"/>
        </w:rPr>
        <w:t>4.预算管理级次：反映单位归属政府级次，包括中央、省、地（市）、县、乡镇五级政府级次。直辖市（</w:t>
      </w:r>
      <w:r>
        <w:rPr>
          <w:rFonts w:ascii="仿宋_GB2312" w:hAnsi="仿宋" w:eastAsia="仿宋_GB2312"/>
          <w:sz w:val="30"/>
          <w:szCs w:val="30"/>
        </w:rPr>
        <w:t>北京</w:t>
      </w:r>
      <w:r>
        <w:rPr>
          <w:rFonts w:hint="eastAsia" w:ascii="仿宋_GB2312" w:hAnsi="仿宋" w:eastAsia="仿宋_GB2312"/>
          <w:sz w:val="30"/>
          <w:szCs w:val="30"/>
        </w:rPr>
        <w:t>、</w:t>
      </w:r>
      <w:r>
        <w:rPr>
          <w:rFonts w:ascii="仿宋_GB2312" w:hAnsi="仿宋" w:eastAsia="仿宋_GB2312"/>
          <w:sz w:val="30"/>
          <w:szCs w:val="30"/>
        </w:rPr>
        <w:t>上海</w:t>
      </w:r>
      <w:r>
        <w:rPr>
          <w:rFonts w:hint="eastAsia" w:ascii="仿宋_GB2312" w:hAnsi="仿宋" w:eastAsia="仿宋_GB2312"/>
          <w:sz w:val="30"/>
          <w:szCs w:val="30"/>
        </w:rPr>
        <w:t>、</w:t>
      </w:r>
      <w:r>
        <w:rPr>
          <w:rFonts w:ascii="仿宋_GB2312" w:hAnsi="仿宋" w:eastAsia="仿宋_GB2312"/>
          <w:sz w:val="30"/>
          <w:szCs w:val="30"/>
        </w:rPr>
        <w:t>重庆</w:t>
      </w:r>
      <w:r>
        <w:rPr>
          <w:rFonts w:hint="eastAsia" w:ascii="仿宋_GB2312" w:hAnsi="仿宋" w:eastAsia="仿宋_GB2312"/>
          <w:sz w:val="30"/>
          <w:szCs w:val="30"/>
        </w:rPr>
        <w:t>、</w:t>
      </w:r>
      <w:r>
        <w:rPr>
          <w:rFonts w:ascii="仿宋_GB2312" w:hAnsi="仿宋" w:eastAsia="仿宋_GB2312"/>
          <w:sz w:val="30"/>
          <w:szCs w:val="30"/>
        </w:rPr>
        <w:t>天津</w:t>
      </w:r>
      <w:r>
        <w:rPr>
          <w:rFonts w:hint="eastAsia" w:ascii="仿宋_GB2312" w:hAnsi="仿宋" w:eastAsia="仿宋_GB2312"/>
          <w:sz w:val="30"/>
          <w:szCs w:val="30"/>
        </w:rPr>
        <w:t>）和计划单列市（大连、深圳、厦门、宁波、青岛）的预算管理级次按照省级政府填报，区、乡镇按照地（市）、县（区）级政府填报。</w:t>
      </w:r>
      <w:bookmarkEnd w:id="1"/>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5.</w:t>
      </w:r>
      <w:r>
        <w:rPr>
          <w:rFonts w:hint="eastAsia" w:ascii="仿宋_GB2312" w:hAnsi="仿宋" w:eastAsia="仿宋_GB2312"/>
          <w:sz w:val="30"/>
          <w:szCs w:val="30"/>
        </w:rPr>
        <w:t>是否有驻外机构：依据单位驻外机构实际情况选择是、否填列。驻外机构包括我国驻外外交机构和中央行政事业单位驻外非外交性质代表机构、常设机构、办事机构等。</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6</w:t>
      </w:r>
      <w:r>
        <w:rPr>
          <w:rFonts w:hint="eastAsia" w:ascii="仿宋_GB2312" w:hAnsi="仿宋" w:eastAsia="仿宋_GB2312"/>
          <w:sz w:val="30"/>
          <w:szCs w:val="30"/>
        </w:rPr>
        <w:t>.是否编报部门决算：依据单位编报部门决算的实际情况选择是、否填列。</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7</w:t>
      </w:r>
      <w:r>
        <w:rPr>
          <w:rFonts w:hint="eastAsia" w:ascii="仿宋_GB2312" w:hAnsi="仿宋" w:eastAsia="仿宋_GB2312"/>
          <w:sz w:val="30"/>
          <w:szCs w:val="30"/>
        </w:rPr>
        <w:t>.上报因素：</w:t>
      </w:r>
      <w:r>
        <w:rPr>
          <w:rFonts w:hint="eastAsia" w:ascii="仿宋_GB2312" w:eastAsia="仿宋_GB2312"/>
          <w:sz w:val="30"/>
          <w:szCs w:val="30"/>
        </w:rPr>
        <w:t>根据单位实际报送情况选择填列。</w:t>
      </w:r>
      <w:r>
        <w:rPr>
          <w:rFonts w:hint="eastAsia" w:ascii="仿宋_GB2312" w:hAnsi="仿宋" w:eastAsia="仿宋_GB2312"/>
          <w:sz w:val="30"/>
          <w:szCs w:val="30"/>
        </w:rPr>
        <w:t>主管部门、各级财政部门编报汇总报表时不填列本项。</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“0”表示连续上报，由连续编报资产报表且报表类型未改变的单位使用。如单位只是组织机构代码发生改变，仍选择连续上报。</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rPr>
        <w:t>“1”表示新增单位，由新设立的单位（包括因机构改革合并、分立等设立的单位）</w:t>
      </w:r>
      <w:r>
        <w:rPr>
          <w:rFonts w:hint="eastAsia" w:ascii="仿宋_GB2312" w:hAnsi="仿宋" w:eastAsia="仿宋_GB2312"/>
          <w:sz w:val="30"/>
          <w:szCs w:val="30"/>
        </w:rPr>
        <w:t>、因会计制度变更新纳入填报范围的单位</w:t>
      </w:r>
      <w:r>
        <w:rPr>
          <w:rFonts w:hint="eastAsia" w:ascii="仿宋_GB2312" w:hAnsi="仿宋" w:eastAsia="仿宋_GB2312"/>
          <w:sz w:val="30"/>
        </w:rPr>
        <w:t>和同财政部门新建立经费缴拨关系的社会团体使用。</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“2”表示上年应报未报，由上一年度应编未编资产报表的单位使用。</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w:t>
      </w:r>
      <w:r>
        <w:rPr>
          <w:rFonts w:ascii="仿宋_GB2312" w:hAnsi="仿宋" w:eastAsia="仿宋_GB2312"/>
          <w:sz w:val="30"/>
          <w:szCs w:val="30"/>
        </w:rPr>
        <w:t>3</w:t>
      </w:r>
      <w:r>
        <w:rPr>
          <w:rFonts w:hint="eastAsia" w:ascii="仿宋_GB2312" w:hAnsi="仿宋" w:eastAsia="仿宋_GB2312"/>
          <w:sz w:val="30"/>
          <w:szCs w:val="30"/>
        </w:rPr>
        <w:t>”表示隶属关系改变，由当年因机构改革等原因改变隶属关系的单位使用。</w:t>
      </w:r>
    </w:p>
    <w:p>
      <w:pPr>
        <w:pStyle w:val="5"/>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8</w:t>
      </w:r>
      <w:r>
        <w:rPr>
          <w:rFonts w:hint="eastAsia" w:ascii="仿宋_GB2312" w:hAnsi="仿宋" w:eastAsia="仿宋_GB2312"/>
          <w:sz w:val="30"/>
          <w:szCs w:val="30"/>
        </w:rPr>
        <w:t>.</w:t>
      </w:r>
      <w:bookmarkStart w:id="2" w:name="_Hlk22853081"/>
      <w:r>
        <w:rPr>
          <w:rFonts w:hint="eastAsia" w:ascii="仿宋_GB2312" w:hAnsi="仿宋" w:eastAsia="仿宋_GB2312"/>
          <w:sz w:val="30"/>
          <w:szCs w:val="30"/>
        </w:rPr>
        <w:t>资产模块使用情况：根据日常资产管理业务使用的信息系统选择“财政部统一开发系统”、“其他系统”填列。</w:t>
      </w:r>
      <w:bookmarkEnd w:id="2"/>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9.</w:t>
      </w:r>
      <w:r>
        <w:rPr>
          <w:rFonts w:hint="eastAsia" w:ascii="仿宋_GB2312" w:hAnsi="仿宋" w:eastAsia="仿宋_GB2312"/>
          <w:sz w:val="30"/>
          <w:szCs w:val="30"/>
        </w:rPr>
        <w:t>是否编报政府部门财务报告:</w:t>
      </w:r>
      <w:r>
        <w:rPr>
          <w:rFonts w:hint="eastAsia"/>
        </w:rPr>
        <w:t xml:space="preserve"> </w:t>
      </w:r>
      <w:r>
        <w:rPr>
          <w:rFonts w:hint="eastAsia" w:ascii="仿宋_GB2312" w:hAnsi="仿宋" w:eastAsia="仿宋_GB2312"/>
          <w:sz w:val="30"/>
          <w:szCs w:val="30"/>
        </w:rPr>
        <w:t>依据单位编报政府部门财务报告的实际情况选择是、否填列。</w:t>
      </w:r>
    </w:p>
    <w:p>
      <w:pPr>
        <w:pStyle w:val="5"/>
        <w:spacing w:line="560" w:lineRule="exact"/>
        <w:ind w:firstLine="600" w:firstLineChars="200"/>
        <w:rPr>
          <w:rFonts w:ascii="仿宋_GB2312" w:hAnsi="仿宋" w:eastAsia="仿宋_GB2312"/>
          <w:bCs/>
          <w:sz w:val="30"/>
          <w:szCs w:val="30"/>
        </w:rPr>
      </w:pPr>
      <w:r>
        <w:rPr>
          <w:rFonts w:ascii="仿宋_GB2312" w:hAnsi="仿宋" w:eastAsia="仿宋_GB2312"/>
          <w:sz w:val="30"/>
          <w:szCs w:val="30"/>
        </w:rPr>
        <w:t>20</w:t>
      </w:r>
      <w:r>
        <w:rPr>
          <w:rFonts w:hint="eastAsia" w:ascii="仿宋_GB2312" w:hAnsi="仿宋" w:eastAsia="仿宋_GB2312"/>
          <w:sz w:val="30"/>
          <w:szCs w:val="30"/>
        </w:rPr>
        <w:t>.报表类型：按单位具体填报的报表类型选择填列。其中：“0”表示单户表，由独立核算行政事业单位编制报表时使用。“1”表示汇总表，由各主管部门或地方各级财政部门编报汇总表时使用</w:t>
      </w:r>
      <w:r>
        <w:rPr>
          <w:rFonts w:hint="eastAsia" w:ascii="仿宋_GB2312" w:hAnsi="仿宋" w:eastAsia="仿宋_GB2312"/>
          <w:bCs/>
          <w:sz w:val="30"/>
          <w:szCs w:val="30"/>
        </w:rPr>
        <w:t>。</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w:t>
      </w:r>
      <w:r>
        <w:rPr>
          <w:rFonts w:ascii="仿宋_GB2312" w:hAnsi="仿宋" w:eastAsia="仿宋_GB2312"/>
          <w:sz w:val="30"/>
          <w:szCs w:val="30"/>
        </w:rPr>
        <w:t>1.</w:t>
      </w:r>
      <w:r>
        <w:rPr>
          <w:rFonts w:hint="eastAsia" w:ascii="仿宋_GB2312" w:hAnsi="仿宋" w:eastAsia="仿宋_GB2312"/>
          <w:sz w:val="30"/>
          <w:szCs w:val="30"/>
        </w:rPr>
        <w:t>备用码（六位）：各主管部门可根据需要自行编制代码，下发基层单位填报。</w:t>
      </w:r>
    </w:p>
    <w:p>
      <w:pPr>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逻辑性审核公式：</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单位名称应不少于三个汉字；</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单位负责人应不少于两个汉字；</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资产管理负责人应不少于两个汉字；</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填表人应不少于两个汉字；</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座机号码不应为空，区号首位应为“0”且号码均为数字；</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手机号码不应为空，首位应为“1”且为11位数字；</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单位地址应大于10字符的长度；</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报送日期不应为空；</w:t>
      </w:r>
    </w:p>
    <w:p>
      <w:pPr>
        <w:numPr>
          <w:ilvl w:val="0"/>
          <w:numId w:val="1"/>
        </w:numPr>
        <w:spacing w:line="560" w:lineRule="exact"/>
        <w:ind w:left="0" w:firstLine="567"/>
        <w:rPr>
          <w:rFonts w:ascii="仿宋_GB2312" w:hAnsi="仿宋" w:eastAsia="仿宋_GB2312"/>
          <w:sz w:val="30"/>
          <w:szCs w:val="30"/>
        </w:rPr>
      </w:pPr>
      <w:r>
        <w:rPr>
          <w:rFonts w:hint="eastAsia" w:ascii="仿宋_GB2312" w:hAnsi="仿宋" w:eastAsia="仿宋_GB2312"/>
          <w:sz w:val="30"/>
        </w:rPr>
        <w:t>统一社会信用代码应为18位，且编码符合强制性国家标准GB 32100-2015《法人和其他组织统一社会信用代码编码规则》、IDCL规则要求</w:t>
      </w:r>
      <w:r>
        <w:rPr>
          <w:rFonts w:hint="eastAsia" w:ascii="仿宋_GB2312" w:hAnsi="仿宋" w:eastAsia="仿宋_GB2312"/>
          <w:sz w:val="30"/>
          <w:szCs w:val="30"/>
        </w:rPr>
        <w:t>；</w:t>
      </w:r>
    </w:p>
    <w:p>
      <w:pPr>
        <w:numPr>
          <w:ilvl w:val="0"/>
          <w:numId w:val="1"/>
        </w:numPr>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单位类型不应为空；</w:t>
      </w:r>
    </w:p>
    <w:p>
      <w:pPr>
        <w:numPr>
          <w:ilvl w:val="0"/>
          <w:numId w:val="1"/>
        </w:numPr>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当单位基本性质选择“11.共产党机关 12.政府机关 13.人大</w:t>
      </w:r>
      <w:ins w:id="5" w:author="zyr" w:date="2023-03-22T09:31:30Z">
        <w:r>
          <w:rPr>
            <w:rFonts w:hint="eastAsia" w:ascii="仿宋_GB2312" w:hAnsi="仿宋" w:eastAsia="仿宋_GB2312"/>
            <w:sz w:val="30"/>
            <w:szCs w:val="30"/>
            <w:lang w:val="en-US" w:eastAsia="zh-CN"/>
          </w:rPr>
          <w:t>常委会</w:t>
        </w:r>
      </w:ins>
      <w:r>
        <w:rPr>
          <w:rFonts w:hint="eastAsia" w:ascii="仿宋_GB2312" w:hAnsi="仿宋" w:eastAsia="仿宋_GB2312"/>
          <w:sz w:val="30"/>
          <w:szCs w:val="30"/>
        </w:rPr>
        <w:t>机关 14.政协机关 15.群众团体 16.民主党派 17.政法机关”时，单位类型应选择“行政单位”；</w:t>
      </w:r>
    </w:p>
    <w:p>
      <w:pPr>
        <w:numPr>
          <w:ilvl w:val="0"/>
          <w:numId w:val="1"/>
        </w:numPr>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当单位基本性质选择“21.参照公务员法管理事业单位 22.财政补助事业单位 23.经费自理事业单位”时，单位类型应选择“21.行政类事业单位 22.公益一类事业单位 23.公益二类事业单位 24.生产经营类事业单位 29.暂未明确类别单位”；</w:t>
      </w:r>
    </w:p>
    <w:p>
      <w:pPr>
        <w:numPr>
          <w:ilvl w:val="0"/>
          <w:numId w:val="1"/>
        </w:numPr>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当单位基本性质选择“31.社会团体及其他”时，单位类型应选择“</w:t>
      </w:r>
      <w:r>
        <w:rPr>
          <w:rFonts w:ascii="仿宋_GB2312" w:hAnsi="仿宋" w:eastAsia="仿宋_GB2312"/>
          <w:sz w:val="30"/>
          <w:szCs w:val="30"/>
        </w:rPr>
        <w:t>9.</w:t>
      </w:r>
      <w:r>
        <w:rPr>
          <w:rFonts w:hint="eastAsia" w:ascii="仿宋_GB2312" w:hAnsi="仿宋" w:eastAsia="仿宋_GB2312"/>
          <w:sz w:val="30"/>
          <w:szCs w:val="30"/>
        </w:rPr>
        <w:t>其他”；</w:t>
      </w:r>
    </w:p>
    <w:p>
      <w:pPr>
        <w:numPr>
          <w:ilvl w:val="0"/>
          <w:numId w:val="1"/>
        </w:numPr>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财政预算代码不应为空，代码位数应为</w:t>
      </w:r>
      <w:r>
        <w:rPr>
          <w:rFonts w:ascii="仿宋_GB2312" w:hAnsi="仿宋" w:eastAsia="仿宋_GB2312"/>
          <w:sz w:val="30"/>
          <w:szCs w:val="30"/>
        </w:rPr>
        <w:t>3</w:t>
      </w:r>
      <w:r>
        <w:rPr>
          <w:rFonts w:hint="eastAsia" w:ascii="仿宋_GB2312" w:hAnsi="仿宋" w:eastAsia="仿宋_GB2312"/>
          <w:sz w:val="30"/>
          <w:szCs w:val="30"/>
        </w:rPr>
        <w:t>位、6位、</w:t>
      </w:r>
      <w:r>
        <w:rPr>
          <w:rFonts w:ascii="仿宋_GB2312" w:hAnsi="仿宋" w:eastAsia="仿宋_GB2312"/>
          <w:sz w:val="30"/>
          <w:szCs w:val="30"/>
        </w:rPr>
        <w:t>9</w:t>
      </w:r>
      <w:r>
        <w:rPr>
          <w:rFonts w:hint="eastAsia" w:ascii="仿宋_GB2312" w:hAnsi="仿宋" w:eastAsia="仿宋_GB2312"/>
          <w:sz w:val="30"/>
          <w:szCs w:val="30"/>
        </w:rPr>
        <w:t>位等（3的倍数）；</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单位所在地区（国家标准：行政区划代码）不应为空；</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隶属关系不应为空；</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部门标识代码不应为空；</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单位在职人员工资使用科目不能为空；</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单位执行会计制度不应为空；</w:t>
      </w:r>
    </w:p>
    <w:p>
      <w:pPr>
        <w:numPr>
          <w:ilvl w:val="0"/>
          <w:numId w:val="1"/>
        </w:numPr>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单位基本性质选择“21.参照公务员法管理事业单位”时，参照公务员法管理事业单位执行财务规则必填，否则必须为空；</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上报因素不应为空；</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单位基本性质不应为空；</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机构</w:t>
      </w:r>
      <w:r>
        <w:rPr>
          <w:rFonts w:ascii="仿宋_GB2312" w:hAnsi="仿宋" w:eastAsia="仿宋_GB2312"/>
          <w:sz w:val="30"/>
          <w:szCs w:val="30"/>
        </w:rPr>
        <w:t>行业类型不应为空；</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预算管理级次不应为空；</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是否编报部门决算不应为空；</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是否编报政府部门财务报告不应为空；</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资产模块使用情况不应为空；</w:t>
      </w:r>
    </w:p>
    <w:p>
      <w:pPr>
        <w:numPr>
          <w:ilvl w:val="0"/>
          <w:numId w:val="1"/>
        </w:numPr>
        <w:spacing w:line="560" w:lineRule="exact"/>
        <w:ind w:left="987"/>
        <w:rPr>
          <w:rFonts w:ascii="仿宋_GB2312" w:hAnsi="仿宋" w:eastAsia="仿宋_GB2312"/>
          <w:sz w:val="30"/>
          <w:szCs w:val="30"/>
        </w:rPr>
      </w:pPr>
      <w:r>
        <w:rPr>
          <w:rFonts w:hint="eastAsia" w:ascii="仿宋_GB2312" w:hAnsi="仿宋" w:eastAsia="仿宋_GB2312"/>
          <w:sz w:val="30"/>
          <w:szCs w:val="30"/>
        </w:rPr>
        <w:t>除经费自理事业单位外，财政预算代码不应为空；</w:t>
      </w:r>
    </w:p>
    <w:p>
      <w:pPr>
        <w:numPr>
          <w:ilvl w:val="0"/>
          <w:numId w:val="1"/>
        </w:numPr>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当单位基本性质选择“11 共产党机关、12 政府机关、13 人大</w:t>
      </w:r>
      <w:ins w:id="6" w:author="zyr" w:date="2023-03-22T09:31:35Z">
        <w:r>
          <w:rPr>
            <w:rFonts w:hint="eastAsia" w:ascii="仿宋_GB2312" w:hAnsi="仿宋" w:eastAsia="仿宋_GB2312"/>
            <w:sz w:val="30"/>
            <w:szCs w:val="30"/>
            <w:lang w:val="en-US" w:eastAsia="zh-CN"/>
          </w:rPr>
          <w:t>常委会</w:t>
        </w:r>
      </w:ins>
      <w:r>
        <w:rPr>
          <w:rFonts w:hint="eastAsia" w:ascii="仿宋_GB2312" w:hAnsi="仿宋" w:eastAsia="仿宋_GB2312"/>
          <w:sz w:val="30"/>
          <w:szCs w:val="30"/>
        </w:rPr>
        <w:t>机关、14 政协机关、15 群众团体、16 民主党派、17 政法机关”，机构行业类型只能选择S</w:t>
      </w:r>
      <w:r>
        <w:rPr>
          <w:rFonts w:ascii="仿宋_GB2312" w:hAnsi="仿宋" w:eastAsia="仿宋_GB2312"/>
          <w:sz w:val="30"/>
          <w:szCs w:val="30"/>
        </w:rPr>
        <w:t xml:space="preserve"> </w:t>
      </w:r>
      <w:r>
        <w:rPr>
          <w:rFonts w:hint="eastAsia" w:ascii="仿宋_GB2312" w:hAnsi="仿宋" w:eastAsia="仿宋_GB2312"/>
          <w:sz w:val="30"/>
          <w:szCs w:val="30"/>
        </w:rPr>
        <w:t>公共管理、社会保障和社会组织和T</w:t>
      </w:r>
      <w:r>
        <w:rPr>
          <w:rFonts w:ascii="仿宋_GB2312" w:hAnsi="仿宋" w:eastAsia="仿宋_GB2312"/>
          <w:sz w:val="30"/>
          <w:szCs w:val="30"/>
        </w:rPr>
        <w:t xml:space="preserve"> </w:t>
      </w:r>
      <w:r>
        <w:rPr>
          <w:rFonts w:hint="eastAsia" w:ascii="仿宋_GB2312" w:hAnsi="仿宋" w:eastAsia="仿宋_GB2312"/>
          <w:sz w:val="30"/>
          <w:szCs w:val="30"/>
        </w:rPr>
        <w:t>国际组织；</w:t>
      </w:r>
    </w:p>
    <w:p>
      <w:pPr>
        <w:numPr>
          <w:ilvl w:val="0"/>
          <w:numId w:val="1"/>
        </w:numPr>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当卫生、教育、科技行业的“基本支出人员经费功能分类”与“机构行业类型”差异较大时，请根据“基本支出人员经费功能分类”修改“机构行业类型”；</w:t>
      </w:r>
    </w:p>
    <w:p>
      <w:pPr>
        <w:numPr>
          <w:ilvl w:val="0"/>
          <w:numId w:val="1"/>
        </w:numPr>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单位会计制度为民间非营利组织会计制度时，单位性质只能选择社会团体和其他；</w:t>
      </w:r>
    </w:p>
    <w:p>
      <w:pPr>
        <w:numPr>
          <w:ilvl w:val="0"/>
          <w:numId w:val="1"/>
        </w:numPr>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单位会计制度为军工科研事业单位会计制度时，单位基本性质不能选择</w:t>
      </w:r>
      <w:r>
        <w:rPr>
          <w:rFonts w:ascii="仿宋_GB2312" w:hAnsi="仿宋" w:eastAsia="仿宋_GB2312"/>
          <w:sz w:val="30"/>
          <w:szCs w:val="30"/>
        </w:rPr>
        <w:t>11.共产党机关 12.政府机关 13.人大</w:t>
      </w:r>
      <w:ins w:id="7" w:author="zyr" w:date="2023-03-22T09:31:45Z">
        <w:r>
          <w:rPr>
            <w:rFonts w:hint="eastAsia" w:ascii="仿宋_GB2312" w:hAnsi="仿宋" w:eastAsia="仿宋_GB2312"/>
            <w:sz w:val="30"/>
            <w:szCs w:val="30"/>
            <w:lang w:val="en-US" w:eastAsia="zh-CN"/>
          </w:rPr>
          <w:t>常委会</w:t>
        </w:r>
      </w:ins>
      <w:r>
        <w:rPr>
          <w:rFonts w:ascii="仿宋_GB2312" w:hAnsi="仿宋" w:eastAsia="仿宋_GB2312"/>
          <w:sz w:val="30"/>
          <w:szCs w:val="30"/>
        </w:rPr>
        <w:t>机关 14.政协机关 15.群众团体 16.民主党派 17.政法机关 21.参照公务员法管理事业单位</w:t>
      </w:r>
      <w:r>
        <w:rPr>
          <w:rFonts w:hint="eastAsia" w:ascii="仿宋_GB2312" w:hAnsi="仿宋" w:eastAsia="仿宋_GB2312"/>
          <w:sz w:val="30"/>
          <w:szCs w:val="30"/>
        </w:rPr>
        <w:t>；</w:t>
      </w:r>
    </w:p>
    <w:p>
      <w:pPr>
        <w:numPr>
          <w:ilvl w:val="0"/>
          <w:numId w:val="1"/>
        </w:numPr>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是否有驻外机构不应为空。</w:t>
      </w:r>
    </w:p>
    <w:p>
      <w:pPr>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核实性公式：</w:t>
      </w:r>
    </w:p>
    <w:p>
      <w:pPr>
        <w:numPr>
          <w:ilvl w:val="0"/>
          <w:numId w:val="1"/>
        </w:numPr>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当文化旅游行业的“基本支出人员经费功能分类”与“机构行业类型”差异较大时，提示核实性错误，需结合实际情况修改或填写情况说明；</w:t>
      </w:r>
    </w:p>
    <w:p>
      <w:pPr>
        <w:numPr>
          <w:ilvl w:val="0"/>
          <w:numId w:val="1"/>
        </w:numPr>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单位“是否编报政府部门财务报告”，如填写否，提示核实性错误，需结合实际情况修改或填写情况说明。</w:t>
      </w:r>
    </w:p>
    <w:p>
      <w:pPr>
        <w:pStyle w:val="2"/>
        <w:spacing w:line="560" w:lineRule="exact"/>
        <w:rPr>
          <w:b/>
          <w:color w:val="auto"/>
        </w:rPr>
      </w:pPr>
      <w:r>
        <w:rPr>
          <w:rFonts w:hint="eastAsia"/>
          <w:color w:val="auto"/>
        </w:rPr>
        <w:t>二、资产负债表（财资01表）</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本表反映行政事业单位期初、期末的资产、</w:t>
      </w:r>
      <w:r>
        <w:rPr>
          <w:rFonts w:ascii="仿宋_GB2312" w:hAnsi="仿宋" w:eastAsia="仿宋_GB2312"/>
          <w:sz w:val="30"/>
          <w:szCs w:val="30"/>
        </w:rPr>
        <w:t>负债</w:t>
      </w:r>
      <w:r>
        <w:rPr>
          <w:rFonts w:hint="eastAsia" w:ascii="仿宋_GB2312" w:hAnsi="仿宋" w:eastAsia="仿宋_GB2312"/>
          <w:sz w:val="30"/>
          <w:szCs w:val="30"/>
        </w:rPr>
        <w:t>和净资产账面情况。表中数据以</w:t>
      </w:r>
      <w:r>
        <w:rPr>
          <w:rFonts w:ascii="仿宋_GB2312" w:hAnsi="仿宋" w:eastAsia="仿宋_GB2312"/>
          <w:sz w:val="30"/>
          <w:szCs w:val="30"/>
        </w:rPr>
        <w:t>财务会计报表和</w:t>
      </w:r>
      <w:r>
        <w:rPr>
          <w:rFonts w:hint="eastAsia" w:ascii="仿宋_GB2312" w:hAnsi="仿宋" w:eastAsia="仿宋_GB2312"/>
          <w:sz w:val="30"/>
          <w:szCs w:val="30"/>
        </w:rPr>
        <w:t>资产模块</w:t>
      </w:r>
      <w:r>
        <w:rPr>
          <w:rFonts w:ascii="仿宋_GB2312" w:hAnsi="仿宋" w:eastAsia="仿宋_GB2312"/>
          <w:sz w:val="30"/>
          <w:szCs w:val="30"/>
        </w:rPr>
        <w:t>相关数据为基础</w:t>
      </w:r>
      <w:r>
        <w:rPr>
          <w:rFonts w:hint="eastAsia" w:ascii="仿宋_GB2312" w:hAnsi="仿宋" w:eastAsia="仿宋_GB2312"/>
          <w:sz w:val="30"/>
          <w:szCs w:val="30"/>
        </w:rPr>
        <w:t>进行</w:t>
      </w:r>
      <w:r>
        <w:rPr>
          <w:rFonts w:ascii="仿宋_GB2312" w:hAnsi="仿宋" w:eastAsia="仿宋_GB2312"/>
          <w:sz w:val="30"/>
          <w:szCs w:val="30"/>
        </w:rPr>
        <w:t>填报</w:t>
      </w:r>
      <w:r>
        <w:rPr>
          <w:rFonts w:hint="eastAsia" w:ascii="仿宋_GB2312" w:hAnsi="仿宋" w:eastAsia="仿宋_GB2312"/>
          <w:sz w:val="30"/>
          <w:szCs w:val="30"/>
        </w:rPr>
        <w:t>。</w:t>
      </w:r>
    </w:p>
    <w:p>
      <w:pPr>
        <w:adjustRightInd w:val="0"/>
        <w:snapToGrid w:val="0"/>
        <w:spacing w:line="560" w:lineRule="exact"/>
        <w:ind w:firstLine="602" w:firstLineChars="200"/>
        <w:rPr>
          <w:rFonts w:ascii="仿宋_GB2312" w:hAnsi="仿宋" w:eastAsia="仿宋_GB2312"/>
          <w:b/>
          <w:bCs/>
          <w:sz w:val="30"/>
          <w:szCs w:val="30"/>
        </w:rPr>
      </w:pPr>
      <w:r>
        <w:rPr>
          <w:rFonts w:hint="eastAsia" w:ascii="仿宋_GB2312" w:hAnsi="仿宋" w:eastAsia="仿宋_GB2312"/>
          <w:b/>
          <w:bCs/>
          <w:sz w:val="30"/>
          <w:szCs w:val="30"/>
        </w:rPr>
        <w:t>主要指标</w:t>
      </w:r>
      <w:r>
        <w:rPr>
          <w:rFonts w:ascii="仿宋_GB2312" w:hAnsi="仿宋" w:eastAsia="仿宋_GB2312"/>
          <w:b/>
          <w:bCs/>
          <w:sz w:val="30"/>
          <w:szCs w:val="30"/>
        </w:rPr>
        <w:t>说明：</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w:t>
      </w:r>
      <w:r>
        <w:rPr>
          <w:rFonts w:hint="eastAsia" w:ascii="仿宋_GB2312" w:hAnsi="仿宋" w:eastAsia="仿宋_GB2312"/>
          <w:sz w:val="30"/>
          <w:szCs w:val="30"/>
        </w:rPr>
        <w:t>短期</w:t>
      </w:r>
      <w:r>
        <w:rPr>
          <w:rFonts w:ascii="仿宋_GB2312" w:hAnsi="仿宋" w:eastAsia="仿宋_GB2312"/>
          <w:sz w:val="30"/>
          <w:szCs w:val="30"/>
        </w:rPr>
        <w:t>投资：反映</w:t>
      </w:r>
      <w:r>
        <w:rPr>
          <w:rFonts w:hint="eastAsia" w:ascii="仿宋_GB2312" w:hAnsi="仿宋" w:eastAsia="仿宋_GB2312"/>
          <w:sz w:val="30"/>
          <w:szCs w:val="30"/>
        </w:rPr>
        <w:t>按照规定取得的，持有</w:t>
      </w:r>
      <w:r>
        <w:rPr>
          <w:rFonts w:ascii="仿宋_GB2312" w:hAnsi="仿宋" w:eastAsia="仿宋_GB2312"/>
          <w:sz w:val="30"/>
          <w:szCs w:val="30"/>
        </w:rPr>
        <w:t>时间不超过</w:t>
      </w:r>
      <w:r>
        <w:rPr>
          <w:rFonts w:hint="eastAsia" w:ascii="仿宋_GB2312" w:hAnsi="仿宋" w:eastAsia="仿宋_GB2312"/>
          <w:sz w:val="30"/>
          <w:szCs w:val="30"/>
        </w:rPr>
        <w:t>1年（含1年）</w:t>
      </w:r>
      <w:r>
        <w:rPr>
          <w:rFonts w:ascii="仿宋_GB2312" w:hAnsi="仿宋" w:eastAsia="仿宋_GB2312"/>
          <w:sz w:val="30"/>
          <w:szCs w:val="30"/>
        </w:rPr>
        <w:t>的投</w:t>
      </w:r>
      <w:r>
        <w:rPr>
          <w:rFonts w:hint="eastAsia" w:ascii="仿宋_GB2312" w:hAnsi="仿宋" w:eastAsia="仿宋_GB2312"/>
          <w:sz w:val="30"/>
          <w:szCs w:val="30"/>
        </w:rPr>
        <w:t>资。行政单位不得填列。</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w:t>
      </w:r>
      <w:r>
        <w:rPr>
          <w:rFonts w:ascii="仿宋_GB2312" w:hAnsi="仿宋" w:eastAsia="仿宋_GB2312"/>
          <w:sz w:val="30"/>
          <w:szCs w:val="30"/>
        </w:rPr>
        <w:t>.</w:t>
      </w:r>
      <w:r>
        <w:rPr>
          <w:rFonts w:hint="eastAsia" w:ascii="仿宋_GB2312" w:hAnsi="仿宋" w:eastAsia="仿宋_GB2312"/>
          <w:sz w:val="30"/>
          <w:szCs w:val="30"/>
        </w:rPr>
        <w:t>长期股权</w:t>
      </w:r>
      <w:r>
        <w:rPr>
          <w:rFonts w:ascii="仿宋_GB2312" w:hAnsi="仿宋" w:eastAsia="仿宋_GB2312"/>
          <w:sz w:val="30"/>
          <w:szCs w:val="30"/>
        </w:rPr>
        <w:t>投资：</w:t>
      </w:r>
      <w:r>
        <w:rPr>
          <w:rFonts w:hint="eastAsia" w:ascii="仿宋_GB2312" w:hAnsi="仿宋" w:eastAsia="仿宋_GB2312"/>
          <w:sz w:val="30"/>
          <w:szCs w:val="30"/>
        </w:rPr>
        <w:t>反映按照规定取得的，</w:t>
      </w:r>
      <w:r>
        <w:rPr>
          <w:rFonts w:ascii="仿宋_GB2312" w:hAnsi="仿宋" w:eastAsia="仿宋_GB2312"/>
          <w:sz w:val="30"/>
          <w:szCs w:val="30"/>
        </w:rPr>
        <w:t>持有时间超过</w:t>
      </w:r>
      <w:r>
        <w:rPr>
          <w:rFonts w:hint="eastAsia" w:ascii="仿宋_GB2312" w:hAnsi="仿宋" w:eastAsia="仿宋_GB2312"/>
          <w:sz w:val="30"/>
          <w:szCs w:val="30"/>
        </w:rPr>
        <w:t>1年</w:t>
      </w:r>
      <w:r>
        <w:rPr>
          <w:rFonts w:ascii="仿宋_GB2312" w:hAnsi="仿宋" w:eastAsia="仿宋_GB2312"/>
          <w:sz w:val="30"/>
          <w:szCs w:val="30"/>
        </w:rPr>
        <w:t>（</w:t>
      </w:r>
      <w:r>
        <w:rPr>
          <w:rFonts w:hint="eastAsia" w:ascii="仿宋_GB2312" w:hAnsi="仿宋" w:eastAsia="仿宋_GB2312"/>
          <w:sz w:val="30"/>
          <w:szCs w:val="30"/>
        </w:rPr>
        <w:t>不含1年</w:t>
      </w:r>
      <w:r>
        <w:rPr>
          <w:rFonts w:ascii="仿宋_GB2312" w:hAnsi="仿宋" w:eastAsia="仿宋_GB2312"/>
          <w:sz w:val="30"/>
          <w:szCs w:val="30"/>
        </w:rPr>
        <w:t>）</w:t>
      </w:r>
      <w:r>
        <w:rPr>
          <w:rFonts w:hint="eastAsia" w:ascii="仿宋_GB2312" w:hAnsi="仿宋" w:eastAsia="仿宋_GB2312"/>
          <w:sz w:val="30"/>
          <w:szCs w:val="30"/>
        </w:rPr>
        <w:t>的</w:t>
      </w:r>
      <w:r>
        <w:rPr>
          <w:rFonts w:ascii="仿宋_GB2312" w:hAnsi="仿宋" w:eastAsia="仿宋_GB2312"/>
          <w:sz w:val="30"/>
          <w:szCs w:val="30"/>
        </w:rPr>
        <w:t>股权性质</w:t>
      </w:r>
      <w:r>
        <w:rPr>
          <w:rFonts w:hint="eastAsia" w:ascii="仿宋_GB2312" w:hAnsi="仿宋" w:eastAsia="仿宋_GB2312"/>
          <w:sz w:val="30"/>
          <w:szCs w:val="30"/>
        </w:rPr>
        <w:t>的</w:t>
      </w:r>
      <w:r>
        <w:rPr>
          <w:rFonts w:ascii="仿宋_GB2312" w:hAnsi="仿宋" w:eastAsia="仿宋_GB2312"/>
          <w:sz w:val="30"/>
          <w:szCs w:val="30"/>
        </w:rPr>
        <w:t>投资。</w:t>
      </w:r>
      <w:r>
        <w:rPr>
          <w:rFonts w:hint="eastAsia" w:ascii="仿宋_GB2312" w:hAnsi="仿宋" w:eastAsia="仿宋_GB2312"/>
          <w:sz w:val="30"/>
          <w:szCs w:val="30"/>
        </w:rPr>
        <w:t>行政单位不得填列。</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3</w:t>
      </w:r>
      <w:r>
        <w:rPr>
          <w:rFonts w:ascii="仿宋_GB2312" w:hAnsi="仿宋" w:eastAsia="仿宋_GB2312"/>
          <w:sz w:val="30"/>
          <w:szCs w:val="30"/>
        </w:rPr>
        <w:t>.</w:t>
      </w:r>
      <w:r>
        <w:rPr>
          <w:rFonts w:hint="eastAsia" w:ascii="仿宋_GB2312" w:hAnsi="仿宋" w:eastAsia="仿宋_GB2312"/>
          <w:sz w:val="30"/>
          <w:szCs w:val="30"/>
        </w:rPr>
        <w:t>长期债券</w:t>
      </w:r>
      <w:r>
        <w:rPr>
          <w:rFonts w:ascii="仿宋_GB2312" w:hAnsi="仿宋" w:eastAsia="仿宋_GB2312"/>
          <w:sz w:val="30"/>
          <w:szCs w:val="30"/>
        </w:rPr>
        <w:t>投资：</w:t>
      </w:r>
      <w:r>
        <w:rPr>
          <w:rFonts w:hint="eastAsia" w:ascii="仿宋_GB2312" w:hAnsi="仿宋" w:eastAsia="仿宋_GB2312"/>
          <w:sz w:val="30"/>
          <w:szCs w:val="30"/>
        </w:rPr>
        <w:t>反映按照规定取得的，</w:t>
      </w:r>
      <w:r>
        <w:rPr>
          <w:rFonts w:ascii="仿宋_GB2312" w:hAnsi="仿宋" w:eastAsia="仿宋_GB2312"/>
          <w:sz w:val="30"/>
          <w:szCs w:val="30"/>
        </w:rPr>
        <w:t>持有时间超过</w:t>
      </w:r>
      <w:r>
        <w:rPr>
          <w:rFonts w:hint="eastAsia" w:ascii="仿宋_GB2312" w:hAnsi="仿宋" w:eastAsia="仿宋_GB2312"/>
          <w:sz w:val="30"/>
          <w:szCs w:val="30"/>
        </w:rPr>
        <w:t>1年</w:t>
      </w:r>
      <w:r>
        <w:rPr>
          <w:rFonts w:ascii="仿宋_GB2312" w:hAnsi="仿宋" w:eastAsia="仿宋_GB2312"/>
          <w:sz w:val="30"/>
          <w:szCs w:val="30"/>
        </w:rPr>
        <w:t>（</w:t>
      </w:r>
      <w:r>
        <w:rPr>
          <w:rFonts w:hint="eastAsia" w:ascii="仿宋_GB2312" w:hAnsi="仿宋" w:eastAsia="仿宋_GB2312"/>
          <w:sz w:val="30"/>
          <w:szCs w:val="30"/>
        </w:rPr>
        <w:t>不含1年</w:t>
      </w:r>
      <w:r>
        <w:rPr>
          <w:rFonts w:ascii="仿宋_GB2312" w:hAnsi="仿宋" w:eastAsia="仿宋_GB2312"/>
          <w:sz w:val="30"/>
          <w:szCs w:val="30"/>
        </w:rPr>
        <w:t>）</w:t>
      </w:r>
      <w:r>
        <w:rPr>
          <w:rFonts w:hint="eastAsia" w:ascii="仿宋_GB2312" w:hAnsi="仿宋" w:eastAsia="仿宋_GB2312"/>
          <w:sz w:val="30"/>
          <w:szCs w:val="30"/>
        </w:rPr>
        <w:t>的</w:t>
      </w:r>
      <w:r>
        <w:rPr>
          <w:rFonts w:ascii="仿宋_GB2312" w:hAnsi="仿宋" w:eastAsia="仿宋_GB2312"/>
          <w:sz w:val="30"/>
          <w:szCs w:val="30"/>
        </w:rPr>
        <w:t>债权性质投资。</w:t>
      </w:r>
      <w:r>
        <w:rPr>
          <w:rFonts w:hint="eastAsia" w:ascii="仿宋_GB2312" w:hAnsi="仿宋" w:eastAsia="仿宋_GB2312"/>
          <w:sz w:val="30"/>
          <w:szCs w:val="30"/>
        </w:rPr>
        <w:t>行政单位不得填列。</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4.固定资产原值：反映固定资产原始价值，期初、期末</w:t>
      </w:r>
      <w:r>
        <w:rPr>
          <w:rFonts w:ascii="仿宋_GB2312" w:hAnsi="仿宋" w:eastAsia="仿宋_GB2312"/>
          <w:sz w:val="30"/>
          <w:szCs w:val="30"/>
        </w:rPr>
        <w:t>数取自</w:t>
      </w:r>
      <w:r>
        <w:rPr>
          <w:rFonts w:hint="eastAsia" w:ascii="仿宋_GB2312" w:hAnsi="仿宋" w:eastAsia="仿宋_GB2312"/>
          <w:sz w:val="30"/>
          <w:szCs w:val="30"/>
        </w:rPr>
        <w:t>资产模块</w:t>
      </w:r>
      <w:r>
        <w:rPr>
          <w:rFonts w:ascii="仿宋_GB2312" w:hAnsi="仿宋" w:eastAsia="仿宋_GB2312"/>
          <w:sz w:val="30"/>
          <w:szCs w:val="30"/>
        </w:rPr>
        <w:t>固定资产卡片</w:t>
      </w:r>
      <w:bookmarkStart w:id="3" w:name="OLE_LINK1"/>
      <w:r>
        <w:rPr>
          <w:rFonts w:ascii="仿宋_GB2312" w:hAnsi="仿宋" w:eastAsia="仿宋_GB2312"/>
          <w:sz w:val="30"/>
          <w:szCs w:val="30"/>
        </w:rPr>
        <w:t>。</w:t>
      </w:r>
      <w:bookmarkEnd w:id="3"/>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5</w:t>
      </w:r>
      <w:r>
        <w:rPr>
          <w:rFonts w:ascii="仿宋_GB2312" w:hAnsi="仿宋" w:eastAsia="仿宋_GB2312"/>
          <w:sz w:val="30"/>
          <w:szCs w:val="30"/>
        </w:rPr>
        <w:t>.</w:t>
      </w:r>
      <w:r>
        <w:rPr>
          <w:rFonts w:hint="eastAsia" w:ascii="仿宋_GB2312" w:hAnsi="仿宋" w:eastAsia="仿宋_GB2312"/>
          <w:sz w:val="30"/>
          <w:szCs w:val="30"/>
        </w:rPr>
        <w:t>固定资产累计</w:t>
      </w:r>
      <w:r>
        <w:rPr>
          <w:rFonts w:ascii="仿宋_GB2312" w:hAnsi="仿宋" w:eastAsia="仿宋_GB2312"/>
          <w:sz w:val="30"/>
          <w:szCs w:val="30"/>
        </w:rPr>
        <w:t>折旧</w:t>
      </w:r>
      <w:r>
        <w:rPr>
          <w:rFonts w:hint="eastAsia" w:ascii="仿宋_GB2312" w:hAnsi="仿宋" w:eastAsia="仿宋_GB2312"/>
          <w:sz w:val="30"/>
          <w:szCs w:val="30"/>
        </w:rPr>
        <w:t>：反映单位按照规定计提的累计折旧额，期初、期末</w:t>
      </w:r>
      <w:r>
        <w:rPr>
          <w:rFonts w:ascii="仿宋_GB2312" w:hAnsi="仿宋" w:eastAsia="仿宋_GB2312"/>
          <w:sz w:val="30"/>
          <w:szCs w:val="30"/>
        </w:rPr>
        <w:t>数取自</w:t>
      </w:r>
      <w:r>
        <w:rPr>
          <w:rFonts w:hint="eastAsia" w:ascii="仿宋_GB2312" w:hAnsi="仿宋" w:eastAsia="仿宋_GB2312"/>
          <w:sz w:val="30"/>
          <w:szCs w:val="30"/>
        </w:rPr>
        <w:t>资产模块</w:t>
      </w:r>
      <w:r>
        <w:rPr>
          <w:rFonts w:ascii="仿宋_GB2312" w:hAnsi="仿宋" w:eastAsia="仿宋_GB2312"/>
          <w:sz w:val="30"/>
          <w:szCs w:val="30"/>
        </w:rPr>
        <w:t>固定资产卡片。</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6</w:t>
      </w:r>
      <w:r>
        <w:rPr>
          <w:rFonts w:ascii="仿宋_GB2312" w:hAnsi="仿宋" w:eastAsia="仿宋_GB2312"/>
          <w:sz w:val="30"/>
          <w:szCs w:val="30"/>
        </w:rPr>
        <w:t>.</w:t>
      </w:r>
      <w:r>
        <w:rPr>
          <w:rFonts w:hint="eastAsia" w:ascii="仿宋_GB2312" w:hAnsi="仿宋" w:eastAsia="仿宋_GB2312"/>
          <w:sz w:val="30"/>
          <w:szCs w:val="30"/>
        </w:rPr>
        <w:t>无形资产原值：反映无形资产原始价值，期初、期末</w:t>
      </w:r>
      <w:r>
        <w:rPr>
          <w:rFonts w:ascii="仿宋_GB2312" w:hAnsi="仿宋" w:eastAsia="仿宋_GB2312"/>
          <w:sz w:val="30"/>
          <w:szCs w:val="30"/>
        </w:rPr>
        <w:t>数取自</w:t>
      </w:r>
      <w:r>
        <w:rPr>
          <w:rFonts w:hint="eastAsia" w:ascii="仿宋_GB2312" w:hAnsi="仿宋" w:eastAsia="仿宋_GB2312"/>
          <w:sz w:val="30"/>
          <w:szCs w:val="30"/>
        </w:rPr>
        <w:t>资产模块无形</w:t>
      </w:r>
      <w:r>
        <w:rPr>
          <w:rFonts w:ascii="仿宋_GB2312" w:hAnsi="仿宋" w:eastAsia="仿宋_GB2312"/>
          <w:sz w:val="30"/>
          <w:szCs w:val="30"/>
        </w:rPr>
        <w:t>资产卡片。</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7</w:t>
      </w:r>
      <w:r>
        <w:rPr>
          <w:rFonts w:ascii="仿宋_GB2312" w:hAnsi="仿宋" w:eastAsia="仿宋_GB2312"/>
          <w:sz w:val="30"/>
          <w:szCs w:val="30"/>
        </w:rPr>
        <w:t>.</w:t>
      </w:r>
      <w:r>
        <w:rPr>
          <w:rFonts w:hint="eastAsia" w:ascii="仿宋_GB2312" w:hAnsi="仿宋" w:eastAsia="仿宋_GB2312"/>
          <w:sz w:val="30"/>
          <w:szCs w:val="30"/>
        </w:rPr>
        <w:t>无形资产累计</w:t>
      </w:r>
      <w:r>
        <w:rPr>
          <w:rFonts w:ascii="仿宋_GB2312" w:hAnsi="仿宋" w:eastAsia="仿宋_GB2312"/>
          <w:sz w:val="30"/>
          <w:szCs w:val="30"/>
        </w:rPr>
        <w:t>摊销</w:t>
      </w:r>
      <w:r>
        <w:rPr>
          <w:rFonts w:hint="eastAsia" w:ascii="仿宋_GB2312" w:hAnsi="仿宋" w:eastAsia="仿宋_GB2312"/>
          <w:sz w:val="30"/>
          <w:szCs w:val="30"/>
        </w:rPr>
        <w:t>:反映单位按照规定计提的累计摊销额，期初、期末</w:t>
      </w:r>
      <w:r>
        <w:rPr>
          <w:rFonts w:ascii="仿宋_GB2312" w:hAnsi="仿宋" w:eastAsia="仿宋_GB2312"/>
          <w:sz w:val="30"/>
          <w:szCs w:val="30"/>
        </w:rPr>
        <w:t>数取自</w:t>
      </w:r>
      <w:r>
        <w:rPr>
          <w:rFonts w:hint="eastAsia" w:ascii="仿宋_GB2312" w:hAnsi="仿宋" w:eastAsia="仿宋_GB2312"/>
          <w:sz w:val="30"/>
          <w:szCs w:val="30"/>
        </w:rPr>
        <w:t>资产模块无形</w:t>
      </w:r>
      <w:r>
        <w:rPr>
          <w:rFonts w:ascii="仿宋_GB2312" w:hAnsi="仿宋" w:eastAsia="仿宋_GB2312"/>
          <w:sz w:val="30"/>
          <w:szCs w:val="30"/>
        </w:rPr>
        <w:t>资产卡片。</w:t>
      </w:r>
    </w:p>
    <w:p>
      <w:pPr>
        <w:adjustRightInd w:val="0"/>
        <w:snapToGrid w:val="0"/>
        <w:spacing w:line="560" w:lineRule="exact"/>
        <w:ind w:firstLine="600" w:firstLineChars="200"/>
        <w:rPr>
          <w:rFonts w:ascii="仿宋_GB2312" w:hAnsi="仿宋" w:eastAsia="仿宋_GB2312"/>
          <w:sz w:val="30"/>
          <w:szCs w:val="30"/>
        </w:rPr>
      </w:pPr>
      <w:bookmarkStart w:id="4" w:name="_Hlk524444485"/>
      <w:r>
        <w:rPr>
          <w:rFonts w:hint="eastAsia" w:ascii="仿宋_GB2312" w:hAnsi="仿宋" w:eastAsia="仿宋_GB2312"/>
          <w:sz w:val="30"/>
          <w:szCs w:val="30"/>
        </w:rPr>
        <w:t>8</w:t>
      </w:r>
      <w:r>
        <w:rPr>
          <w:rFonts w:ascii="仿宋_GB2312" w:hAnsi="仿宋" w:eastAsia="仿宋_GB2312"/>
          <w:sz w:val="30"/>
          <w:szCs w:val="30"/>
        </w:rPr>
        <w:t>.</w:t>
      </w:r>
      <w:r>
        <w:rPr>
          <w:rFonts w:hint="eastAsia" w:ascii="仿宋_GB2312" w:hAnsi="仿宋" w:eastAsia="仿宋_GB2312"/>
          <w:sz w:val="30"/>
          <w:szCs w:val="30"/>
        </w:rPr>
        <w:t>待处理财产损溢:</w:t>
      </w:r>
      <w:r>
        <w:rPr>
          <w:rFonts w:ascii="仿宋_GB2312" w:hAnsi="仿宋" w:eastAsia="仿宋_GB2312"/>
          <w:sz w:val="30"/>
          <w:szCs w:val="30"/>
        </w:rPr>
        <w:t>按照政府会计</w:t>
      </w:r>
      <w:r>
        <w:rPr>
          <w:rFonts w:hint="eastAsia" w:ascii="仿宋_GB2312" w:hAnsi="仿宋" w:eastAsia="仿宋_GB2312"/>
          <w:sz w:val="30"/>
          <w:szCs w:val="30"/>
        </w:rPr>
        <w:t>准则</w:t>
      </w:r>
      <w:r>
        <w:rPr>
          <w:rFonts w:ascii="仿宋_GB2312" w:hAnsi="仿宋" w:eastAsia="仿宋_GB2312"/>
          <w:sz w:val="30"/>
          <w:szCs w:val="30"/>
        </w:rPr>
        <w:t>制度要求</w:t>
      </w:r>
      <w:r>
        <w:rPr>
          <w:rFonts w:hint="eastAsia" w:ascii="仿宋_GB2312" w:hAnsi="仿宋" w:eastAsia="仿宋_GB2312"/>
          <w:sz w:val="30"/>
          <w:szCs w:val="30"/>
        </w:rPr>
        <w:t>，待处理财产损溢科目按规定报经批准后及时进行相应的账务处理，年终结账前一般应处理完毕，故本表该科目期初、期末数不得填列。同时因固定、无形资产数据从资产信息系统卡片中提取，如不将财务</w:t>
      </w:r>
      <w:r>
        <w:rPr>
          <w:rFonts w:ascii="仿宋_GB2312" w:hAnsi="仿宋" w:eastAsia="仿宋_GB2312"/>
          <w:sz w:val="30"/>
          <w:szCs w:val="30"/>
        </w:rPr>
        <w:t>会计报表中</w:t>
      </w:r>
      <w:r>
        <w:rPr>
          <w:rFonts w:hint="eastAsia" w:ascii="仿宋_GB2312" w:hAnsi="仿宋" w:eastAsia="仿宋_GB2312"/>
          <w:sz w:val="30"/>
          <w:szCs w:val="30"/>
        </w:rPr>
        <w:t>待处理财产损溢科目</w:t>
      </w:r>
      <w:r>
        <w:rPr>
          <w:rFonts w:ascii="仿宋_GB2312" w:hAnsi="仿宋" w:eastAsia="仿宋_GB2312"/>
          <w:sz w:val="30"/>
          <w:szCs w:val="30"/>
        </w:rPr>
        <w:t>数据还原相应科目</w:t>
      </w:r>
      <w:r>
        <w:rPr>
          <w:rFonts w:hint="eastAsia" w:ascii="仿宋_GB2312" w:hAnsi="仿宋" w:eastAsia="仿宋_GB2312"/>
          <w:sz w:val="30"/>
          <w:szCs w:val="30"/>
        </w:rPr>
        <w:t>，</w:t>
      </w:r>
      <w:r>
        <w:rPr>
          <w:rFonts w:ascii="仿宋_GB2312" w:hAnsi="仿宋" w:eastAsia="仿宋_GB2312"/>
          <w:sz w:val="30"/>
          <w:szCs w:val="30"/>
        </w:rPr>
        <w:t>会导致数据重复填列。</w:t>
      </w:r>
      <w:bookmarkEnd w:id="4"/>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9</w:t>
      </w:r>
      <w:r>
        <w:rPr>
          <w:rFonts w:ascii="仿宋_GB2312" w:hAnsi="仿宋" w:eastAsia="仿宋_GB2312"/>
          <w:sz w:val="30"/>
          <w:szCs w:val="30"/>
        </w:rPr>
        <w:t>.</w:t>
      </w:r>
      <w:r>
        <w:rPr>
          <w:rFonts w:hint="eastAsia" w:ascii="仿宋_GB2312" w:hAnsi="仿宋" w:eastAsia="仿宋_GB2312"/>
          <w:sz w:val="30"/>
          <w:szCs w:val="30"/>
        </w:rPr>
        <w:t>在建工程：反映在建建设项目工程的实际成本。</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10</w:t>
      </w:r>
      <w:r>
        <w:rPr>
          <w:rFonts w:ascii="仿宋_GB2312" w:hAnsi="仿宋" w:eastAsia="仿宋_GB2312"/>
          <w:sz w:val="30"/>
          <w:szCs w:val="30"/>
        </w:rPr>
        <w:t>.</w:t>
      </w:r>
      <w:r>
        <w:rPr>
          <w:rFonts w:hint="eastAsia" w:ascii="仿宋_GB2312" w:hAnsi="仿宋" w:eastAsia="仿宋_GB2312"/>
          <w:sz w:val="30"/>
          <w:szCs w:val="30"/>
        </w:rPr>
        <w:t>公共基础设施原值：反映公共基础设施的原始价值。</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11.公共基础设施累计折旧（摊销）：反映单位按照规定计提的累计折旧（摊销）额。</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12.政府储备物资：反映单位控制的政府储备物资成本。</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13.文物文化资产：反映单位为满足社会公共需求而控制的文物文化资产成本。</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14.保障性住房原值：反映单位为满足社会公共需求而控制的保障性住房的原值。</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15.保障性住房累计折旧：反映单位应计提的累计折旧额。</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16.PPP项目资产：反映单位依法依规签订的PPP项目合 同资产原值。</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17.减：PPP项目资产累计折旧（摊销）：反映单位应计提的累计折旧（摊销）额。</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8.</w:t>
      </w:r>
      <w:r>
        <w:rPr>
          <w:rFonts w:hint="eastAsia" w:ascii="仿宋_GB2312" w:hAnsi="仿宋" w:eastAsia="仿宋_GB2312"/>
          <w:sz w:val="30"/>
          <w:szCs w:val="30"/>
        </w:rPr>
        <w:t>其他非流动资产：反映上述各项之外的其他非流动资产的合计数。</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9.受托代理资产</w:t>
      </w:r>
      <w:r>
        <w:rPr>
          <w:rFonts w:hint="eastAsia" w:ascii="仿宋_GB2312" w:hAnsi="仿宋" w:eastAsia="仿宋_GB2312"/>
          <w:sz w:val="30"/>
          <w:szCs w:val="30"/>
        </w:rPr>
        <w:t>：</w:t>
      </w:r>
      <w:r>
        <w:rPr>
          <w:rFonts w:ascii="仿宋_GB2312" w:hAnsi="仿宋" w:eastAsia="仿宋_GB2312"/>
          <w:sz w:val="30"/>
          <w:szCs w:val="30"/>
        </w:rPr>
        <w:t>反映单位期末受托代理资产的价值</w:t>
      </w:r>
      <w:r>
        <w:rPr>
          <w:rFonts w:hint="eastAsia" w:ascii="仿宋_GB2312" w:hAnsi="仿宋" w:eastAsia="仿宋_GB2312"/>
          <w:sz w:val="30"/>
          <w:szCs w:val="30"/>
        </w:rPr>
        <w:t>。</w:t>
      </w:r>
      <w:r>
        <w:rPr>
          <w:rFonts w:ascii="仿宋_GB2312" w:hAnsi="仿宋" w:eastAsia="仿宋_GB2312"/>
          <w:sz w:val="30"/>
          <w:szCs w:val="30"/>
        </w:rPr>
        <w:t>按照政府会计</w:t>
      </w:r>
      <w:r>
        <w:rPr>
          <w:rFonts w:hint="eastAsia" w:ascii="仿宋_GB2312" w:hAnsi="仿宋" w:eastAsia="仿宋_GB2312"/>
          <w:sz w:val="30"/>
          <w:szCs w:val="30"/>
        </w:rPr>
        <w:t>准则</w:t>
      </w:r>
      <w:r>
        <w:rPr>
          <w:rFonts w:ascii="仿宋_GB2312" w:hAnsi="仿宋" w:eastAsia="仿宋_GB2312"/>
          <w:sz w:val="30"/>
          <w:szCs w:val="30"/>
        </w:rPr>
        <w:t>制度要求</w:t>
      </w:r>
      <w:r>
        <w:rPr>
          <w:rFonts w:hint="eastAsia" w:ascii="仿宋_GB2312" w:hAnsi="仿宋" w:eastAsia="仿宋_GB2312"/>
          <w:sz w:val="30"/>
          <w:szCs w:val="30"/>
        </w:rPr>
        <w:t>，本科目</w:t>
      </w:r>
      <w:r>
        <w:rPr>
          <w:rFonts w:ascii="仿宋_GB2312" w:hAnsi="仿宋" w:eastAsia="仿宋_GB2312"/>
          <w:sz w:val="30"/>
          <w:szCs w:val="30"/>
        </w:rPr>
        <w:t>应根据</w:t>
      </w:r>
      <w:r>
        <w:rPr>
          <w:rFonts w:hint="eastAsia" w:ascii="仿宋_GB2312" w:hAnsi="仿宋" w:eastAsia="仿宋_GB2312"/>
          <w:sz w:val="30"/>
          <w:szCs w:val="30"/>
        </w:rPr>
        <w:t>“</w:t>
      </w:r>
      <w:r>
        <w:rPr>
          <w:rFonts w:ascii="仿宋_GB2312" w:hAnsi="仿宋" w:eastAsia="仿宋_GB2312"/>
          <w:sz w:val="30"/>
          <w:szCs w:val="30"/>
        </w:rPr>
        <w:t>受托代理资产</w:t>
      </w:r>
      <w:r>
        <w:rPr>
          <w:rFonts w:hint="eastAsia" w:ascii="仿宋_GB2312" w:hAnsi="仿宋" w:eastAsia="仿宋_GB2312"/>
          <w:sz w:val="30"/>
          <w:szCs w:val="30"/>
        </w:rPr>
        <w:t>”科目期初、期末余额与“库存现金”、“银行存款”科目下“</w:t>
      </w:r>
      <w:r>
        <w:rPr>
          <w:rFonts w:ascii="仿宋_GB2312" w:hAnsi="仿宋" w:eastAsia="仿宋_GB2312"/>
          <w:sz w:val="30"/>
          <w:szCs w:val="30"/>
        </w:rPr>
        <w:t>受托代理资产</w:t>
      </w:r>
      <w:r>
        <w:rPr>
          <w:rFonts w:hint="eastAsia" w:ascii="仿宋_GB2312" w:hAnsi="仿宋" w:eastAsia="仿宋_GB2312"/>
          <w:sz w:val="30"/>
          <w:szCs w:val="30"/>
        </w:rPr>
        <w:t>”明细科目期初、期末余额的合计数填列。</w:t>
      </w:r>
    </w:p>
    <w:p>
      <w:pPr>
        <w:adjustRightInd w:val="0"/>
        <w:snapToGrid w:val="0"/>
        <w:spacing w:line="560" w:lineRule="exact"/>
        <w:ind w:firstLine="600" w:firstLineChars="200"/>
        <w:rPr>
          <w:rFonts w:ascii="仿宋_GB2312" w:hAnsi="仿宋" w:eastAsia="仿宋_GB2312"/>
          <w:sz w:val="30"/>
          <w:szCs w:val="30"/>
        </w:rPr>
      </w:pPr>
      <w:r>
        <w:rPr>
          <w:rFonts w:ascii="仿宋_GB2312" w:hAnsi="仿宋" w:eastAsia="仿宋_GB2312"/>
          <w:sz w:val="30"/>
          <w:szCs w:val="30"/>
        </w:rPr>
        <w:t>20.</w:t>
      </w:r>
      <w:r>
        <w:rPr>
          <w:rFonts w:hint="eastAsia" w:ascii="仿宋_GB2312" w:hAnsi="仿宋" w:eastAsia="仿宋_GB2312"/>
          <w:sz w:val="30"/>
          <w:szCs w:val="30"/>
        </w:rPr>
        <w:t>除固定、无形资产相关</w:t>
      </w:r>
      <w:r>
        <w:rPr>
          <w:rFonts w:ascii="仿宋_GB2312" w:hAnsi="仿宋" w:eastAsia="仿宋_GB2312"/>
          <w:sz w:val="30"/>
          <w:szCs w:val="30"/>
        </w:rPr>
        <w:t>科目</w:t>
      </w:r>
      <w:r>
        <w:rPr>
          <w:rFonts w:hint="eastAsia" w:ascii="仿宋_GB2312" w:hAnsi="仿宋" w:eastAsia="仿宋_GB2312"/>
          <w:sz w:val="30"/>
          <w:szCs w:val="30"/>
        </w:rPr>
        <w:t>外，其他科目期初、期末</w:t>
      </w:r>
      <w:r>
        <w:rPr>
          <w:rFonts w:ascii="仿宋_GB2312" w:hAnsi="仿宋" w:eastAsia="仿宋_GB2312"/>
          <w:sz w:val="30"/>
          <w:szCs w:val="30"/>
        </w:rPr>
        <w:t>数</w:t>
      </w:r>
      <w:r>
        <w:rPr>
          <w:rFonts w:hint="eastAsia" w:ascii="仿宋_GB2312" w:hAnsi="仿宋" w:eastAsia="仿宋_GB2312"/>
          <w:sz w:val="30"/>
          <w:szCs w:val="30"/>
        </w:rPr>
        <w:t>应</w:t>
      </w:r>
      <w:r>
        <w:rPr>
          <w:rFonts w:ascii="仿宋_GB2312" w:hAnsi="仿宋" w:eastAsia="仿宋_GB2312"/>
          <w:sz w:val="30"/>
          <w:szCs w:val="30"/>
        </w:rPr>
        <w:t>依据财务会计报表相关数据</w:t>
      </w:r>
      <w:r>
        <w:rPr>
          <w:rFonts w:hint="eastAsia" w:ascii="仿宋_GB2312" w:hAnsi="仿宋" w:eastAsia="仿宋_GB2312"/>
          <w:sz w:val="30"/>
          <w:szCs w:val="30"/>
        </w:rPr>
        <w:t>手工</w:t>
      </w:r>
      <w:r>
        <w:rPr>
          <w:rFonts w:ascii="仿宋_GB2312" w:hAnsi="仿宋" w:eastAsia="仿宋_GB2312"/>
          <w:sz w:val="30"/>
          <w:szCs w:val="30"/>
        </w:rPr>
        <w:t>填列。</w:t>
      </w:r>
    </w:p>
    <w:p>
      <w:pPr>
        <w:adjustRightInd w:val="0"/>
        <w:snapToGrid w:val="0"/>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逻辑性审核公式：</w:t>
      </w:r>
    </w:p>
    <w:p>
      <w:pPr>
        <w:adjustRightInd w:val="0"/>
        <w:snapToGrid w:val="0"/>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表内</w:t>
      </w:r>
      <w:r>
        <w:rPr>
          <w:rFonts w:ascii="仿宋_GB2312" w:hAnsi="仿宋" w:eastAsia="仿宋_GB2312"/>
          <w:b/>
          <w:sz w:val="30"/>
          <w:szCs w:val="30"/>
        </w:rPr>
        <w:t>公式：</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1行1~2栏＝(2+1</w:t>
      </w:r>
      <w:r>
        <w:rPr>
          <w:rFonts w:ascii="仿宋_GB2312" w:hAnsi="仿宋" w:eastAsia="仿宋_GB2312"/>
          <w:sz w:val="30"/>
          <w:szCs w:val="30"/>
        </w:rPr>
        <w:t>6</w:t>
      </w:r>
      <w:r>
        <w:rPr>
          <w:rFonts w:hint="eastAsia" w:ascii="仿宋_GB2312" w:hAnsi="仿宋" w:eastAsia="仿宋_GB2312"/>
          <w:sz w:val="30"/>
          <w:szCs w:val="30"/>
        </w:rPr>
        <w:t>+42)行1~2栏；</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2行1~2栏＝(3+4+5+6+7+8+9+10+11+12+1</w:t>
      </w:r>
      <w:r>
        <w:rPr>
          <w:rFonts w:ascii="仿宋_GB2312" w:hAnsi="仿宋" w:eastAsia="仿宋_GB2312"/>
          <w:sz w:val="30"/>
          <w:szCs w:val="30"/>
        </w:rPr>
        <w:t>3</w:t>
      </w:r>
      <w:r>
        <w:rPr>
          <w:rFonts w:hint="eastAsia" w:ascii="仿宋_GB2312" w:hAnsi="仿宋" w:eastAsia="仿宋_GB2312"/>
          <w:sz w:val="30"/>
          <w:szCs w:val="30"/>
        </w:rPr>
        <w:t>+14+15)行1~2栏；</w:t>
      </w:r>
    </w:p>
    <w:p>
      <w:pPr>
        <w:numPr>
          <w:ilvl w:val="0"/>
          <w:numId w:val="2"/>
        </w:numPr>
        <w:adjustRightInd w:val="0"/>
        <w:snapToGrid w:val="0"/>
        <w:spacing w:line="560" w:lineRule="exact"/>
        <w:ind w:left="0" w:firstLine="567"/>
        <w:jc w:val="left"/>
        <w:rPr>
          <w:rFonts w:ascii="仿宋_GB2312" w:hAnsi="仿宋" w:eastAsia="仿宋_GB2312"/>
          <w:sz w:val="30"/>
          <w:szCs w:val="30"/>
        </w:rPr>
      </w:pPr>
      <w:r>
        <w:rPr>
          <w:rFonts w:hint="eastAsia" w:ascii="仿宋_GB2312" w:hAnsi="仿宋" w:eastAsia="仿宋_GB2312"/>
          <w:sz w:val="30"/>
          <w:szCs w:val="30"/>
        </w:rPr>
        <w:t>16行1~2栏＝(17+18+21+22+23+26+27+30+31+32+35+38+39+41)行1~2栏；</w:t>
      </w:r>
    </w:p>
    <w:p>
      <w:pPr>
        <w:numPr>
          <w:ilvl w:val="0"/>
          <w:numId w:val="2"/>
        </w:numPr>
        <w:adjustRightInd w:val="0"/>
        <w:snapToGrid w:val="0"/>
        <w:spacing w:line="560" w:lineRule="exact"/>
        <w:ind w:left="987"/>
        <w:rPr>
          <w:rFonts w:ascii="仿宋_GB2312" w:hAnsi="仿宋" w:eastAsia="仿宋_GB2312"/>
          <w:sz w:val="30"/>
          <w:szCs w:val="30"/>
        </w:rPr>
      </w:pPr>
      <w:r>
        <w:rPr>
          <w:rFonts w:hint="eastAsia" w:ascii="仿宋_GB2312" w:hAnsi="仿宋" w:eastAsia="仿宋_GB2312"/>
          <w:sz w:val="30"/>
          <w:szCs w:val="30"/>
        </w:rPr>
        <w:t>21行1~2栏＝（19-20）行1~2栏；</w:t>
      </w:r>
    </w:p>
    <w:p>
      <w:pPr>
        <w:numPr>
          <w:ilvl w:val="0"/>
          <w:numId w:val="2"/>
        </w:numPr>
        <w:adjustRightInd w:val="0"/>
        <w:snapToGrid w:val="0"/>
        <w:spacing w:line="560" w:lineRule="exact"/>
        <w:ind w:left="987"/>
        <w:rPr>
          <w:rFonts w:ascii="仿宋_GB2312" w:hAnsi="仿宋" w:eastAsia="仿宋_GB2312"/>
          <w:sz w:val="30"/>
          <w:szCs w:val="30"/>
        </w:rPr>
      </w:pPr>
      <w:r>
        <w:rPr>
          <w:rFonts w:hint="eastAsia" w:ascii="仿宋_GB2312" w:hAnsi="仿宋" w:eastAsia="仿宋_GB2312"/>
          <w:sz w:val="30"/>
          <w:szCs w:val="30"/>
        </w:rPr>
        <w:t>26行1~2栏＝（24-25）行1~2栏；</w:t>
      </w:r>
    </w:p>
    <w:p>
      <w:pPr>
        <w:numPr>
          <w:ilvl w:val="0"/>
          <w:numId w:val="2"/>
        </w:numPr>
        <w:adjustRightInd w:val="0"/>
        <w:snapToGrid w:val="0"/>
        <w:spacing w:line="560" w:lineRule="exact"/>
        <w:ind w:left="987"/>
        <w:rPr>
          <w:rFonts w:ascii="仿宋_GB2312" w:hAnsi="仿宋" w:eastAsia="仿宋_GB2312"/>
          <w:sz w:val="30"/>
          <w:szCs w:val="30"/>
        </w:rPr>
      </w:pPr>
      <w:r>
        <w:rPr>
          <w:rFonts w:hint="eastAsia" w:ascii="仿宋_GB2312" w:hAnsi="仿宋" w:eastAsia="仿宋_GB2312"/>
          <w:sz w:val="30"/>
          <w:szCs w:val="30"/>
        </w:rPr>
        <w:t>30行1~2栏＝（28-29）行1~2栏；</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35行1~2栏＝（33-34）行1~2栏；</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38行1~2栏＝（36-37）行1~2栏；</w:t>
      </w:r>
    </w:p>
    <w:p>
      <w:pPr>
        <w:numPr>
          <w:ilvl w:val="0"/>
          <w:numId w:val="2"/>
        </w:numPr>
        <w:adjustRightInd w:val="0"/>
        <w:snapToGrid w:val="0"/>
        <w:spacing w:line="560" w:lineRule="exact"/>
        <w:ind w:left="987"/>
        <w:rPr>
          <w:rFonts w:ascii="仿宋_GB2312" w:hAnsi="仿宋" w:eastAsia="仿宋_GB2312"/>
          <w:sz w:val="30"/>
          <w:szCs w:val="30"/>
        </w:rPr>
      </w:pPr>
      <w:r>
        <w:rPr>
          <w:rFonts w:hint="eastAsia" w:ascii="仿宋_GB2312" w:hAnsi="仿宋" w:eastAsia="仿宋_GB2312"/>
          <w:sz w:val="30"/>
          <w:szCs w:val="30"/>
        </w:rPr>
        <w:t>43行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栏＝(44+59+64)行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w:t>
      </w:r>
    </w:p>
    <w:p>
      <w:pPr>
        <w:numPr>
          <w:ilvl w:val="0"/>
          <w:numId w:val="2"/>
        </w:numPr>
        <w:adjustRightInd w:val="0"/>
        <w:snapToGrid w:val="0"/>
        <w:spacing w:line="560" w:lineRule="exact"/>
        <w:ind w:left="0" w:firstLine="567"/>
        <w:jc w:val="left"/>
        <w:rPr>
          <w:rFonts w:ascii="仿宋_GB2312" w:hAnsi="仿宋" w:eastAsia="仿宋_GB2312"/>
          <w:sz w:val="30"/>
          <w:szCs w:val="30"/>
        </w:rPr>
      </w:pPr>
      <w:r>
        <w:rPr>
          <w:rFonts w:hint="eastAsia" w:ascii="仿宋_GB2312" w:hAnsi="仿宋" w:eastAsia="仿宋_GB2312"/>
          <w:sz w:val="30"/>
          <w:szCs w:val="30"/>
        </w:rPr>
        <w:t>44行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栏＝(45+46+47+48+49+50+51+52+53+54+55+56+57+58)行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w:t>
      </w:r>
    </w:p>
    <w:p>
      <w:pPr>
        <w:numPr>
          <w:ilvl w:val="0"/>
          <w:numId w:val="2"/>
        </w:numPr>
        <w:adjustRightInd w:val="0"/>
        <w:snapToGrid w:val="0"/>
        <w:spacing w:line="560" w:lineRule="exact"/>
        <w:ind w:left="987"/>
        <w:rPr>
          <w:rFonts w:ascii="仿宋_GB2312" w:hAnsi="仿宋" w:eastAsia="仿宋_GB2312"/>
          <w:sz w:val="30"/>
          <w:szCs w:val="30"/>
        </w:rPr>
      </w:pPr>
      <w:r>
        <w:rPr>
          <w:rFonts w:hint="eastAsia" w:ascii="仿宋_GB2312" w:hAnsi="仿宋" w:eastAsia="仿宋_GB2312"/>
          <w:sz w:val="30"/>
          <w:szCs w:val="30"/>
        </w:rPr>
        <w:t>59行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栏＝(60+61+62+63)行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w:t>
      </w:r>
    </w:p>
    <w:p>
      <w:pPr>
        <w:numPr>
          <w:ilvl w:val="0"/>
          <w:numId w:val="2"/>
        </w:numPr>
        <w:adjustRightInd w:val="0"/>
        <w:snapToGrid w:val="0"/>
        <w:spacing w:line="560" w:lineRule="exact"/>
        <w:ind w:left="987"/>
        <w:rPr>
          <w:rFonts w:ascii="仿宋_GB2312" w:hAnsi="仿宋" w:eastAsia="仿宋_GB2312"/>
          <w:sz w:val="30"/>
          <w:szCs w:val="30"/>
        </w:rPr>
      </w:pPr>
      <w:r>
        <w:rPr>
          <w:rFonts w:hint="eastAsia" w:ascii="仿宋_GB2312" w:hAnsi="仿宋" w:eastAsia="仿宋_GB2312"/>
          <w:sz w:val="30"/>
          <w:szCs w:val="30"/>
        </w:rPr>
        <w:t>80行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栏＝(81+82+83</w:t>
      </w:r>
      <w:r>
        <w:rPr>
          <w:rFonts w:ascii="仿宋_GB2312" w:hAnsi="仿宋" w:eastAsia="仿宋_GB2312"/>
          <w:sz w:val="30"/>
          <w:szCs w:val="30"/>
        </w:rPr>
        <w:t>+84</w:t>
      </w:r>
      <w:r>
        <w:rPr>
          <w:rFonts w:hint="eastAsia" w:ascii="仿宋_GB2312" w:hAnsi="仿宋" w:eastAsia="仿宋_GB2312"/>
          <w:sz w:val="30"/>
          <w:szCs w:val="30"/>
        </w:rPr>
        <w:t>)行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w:t>
      </w:r>
    </w:p>
    <w:p>
      <w:pPr>
        <w:numPr>
          <w:ilvl w:val="0"/>
          <w:numId w:val="2"/>
        </w:numPr>
        <w:adjustRightInd w:val="0"/>
        <w:snapToGrid w:val="0"/>
        <w:spacing w:line="560" w:lineRule="exact"/>
        <w:ind w:left="987"/>
        <w:rPr>
          <w:rFonts w:ascii="仿宋_GB2312" w:hAnsi="仿宋" w:eastAsia="仿宋_GB2312"/>
          <w:sz w:val="30"/>
          <w:szCs w:val="30"/>
        </w:rPr>
      </w:pPr>
      <w:r>
        <w:rPr>
          <w:rFonts w:hint="eastAsia" w:ascii="仿宋_GB2312" w:hAnsi="仿宋" w:eastAsia="仿宋_GB2312"/>
          <w:sz w:val="30"/>
          <w:szCs w:val="30"/>
        </w:rPr>
        <w:t>80行（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栏）＝1行（</w:t>
      </w:r>
      <w:r>
        <w:rPr>
          <w:rFonts w:ascii="仿宋_GB2312" w:hAnsi="仿宋" w:eastAsia="仿宋_GB2312"/>
          <w:sz w:val="30"/>
          <w:szCs w:val="30"/>
        </w:rPr>
        <w:t>1</w:t>
      </w:r>
      <w:r>
        <w:rPr>
          <w:rFonts w:hint="eastAsia" w:ascii="仿宋_GB2312" w:hAnsi="仿宋" w:eastAsia="仿宋_GB2312"/>
          <w:sz w:val="30"/>
          <w:szCs w:val="30"/>
        </w:rPr>
        <w:t>~</w:t>
      </w:r>
      <w:r>
        <w:rPr>
          <w:rFonts w:ascii="仿宋_GB2312" w:hAnsi="仿宋" w:eastAsia="仿宋_GB2312"/>
          <w:sz w:val="30"/>
          <w:szCs w:val="30"/>
        </w:rPr>
        <w:t>2</w:t>
      </w:r>
      <w:r>
        <w:rPr>
          <w:rFonts w:hint="eastAsia" w:ascii="仿宋_GB2312" w:hAnsi="仿宋" w:eastAsia="仿宋_GB2312"/>
          <w:sz w:val="30"/>
          <w:szCs w:val="30"/>
        </w:rPr>
        <w:t>栏）-</w:t>
      </w:r>
      <w:r>
        <w:rPr>
          <w:rFonts w:ascii="仿宋_GB2312" w:hAnsi="仿宋" w:eastAsia="仿宋_GB2312"/>
          <w:sz w:val="30"/>
          <w:szCs w:val="30"/>
        </w:rPr>
        <w:t>43</w:t>
      </w:r>
      <w:r>
        <w:rPr>
          <w:rFonts w:hint="eastAsia" w:ascii="仿宋_GB2312" w:hAnsi="仿宋" w:eastAsia="仿宋_GB2312"/>
          <w:sz w:val="30"/>
          <w:szCs w:val="30"/>
        </w:rPr>
        <w:t>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w:t>
      </w:r>
    </w:p>
    <w:p>
      <w:pPr>
        <w:numPr>
          <w:ilvl w:val="0"/>
          <w:numId w:val="2"/>
        </w:numPr>
        <w:adjustRightInd w:val="0"/>
        <w:snapToGrid w:val="0"/>
        <w:spacing w:line="560" w:lineRule="exact"/>
        <w:ind w:left="987"/>
        <w:rPr>
          <w:rFonts w:ascii="仿宋_GB2312" w:hAnsi="仿宋" w:eastAsia="仿宋_GB2312"/>
          <w:sz w:val="30"/>
          <w:szCs w:val="30"/>
        </w:rPr>
      </w:pPr>
      <w:r>
        <w:rPr>
          <w:rFonts w:hint="eastAsia" w:ascii="仿宋_GB2312" w:hAnsi="仿宋" w:eastAsia="仿宋_GB2312"/>
          <w:sz w:val="30"/>
          <w:szCs w:val="30"/>
        </w:rPr>
        <w:t>42行1~2栏＝64行3~4栏；</w:t>
      </w:r>
    </w:p>
    <w:p>
      <w:pPr>
        <w:numPr>
          <w:ilvl w:val="0"/>
          <w:numId w:val="2"/>
        </w:numPr>
        <w:adjustRightInd w:val="0"/>
        <w:snapToGrid w:val="0"/>
        <w:spacing w:line="560" w:lineRule="exact"/>
        <w:ind w:left="987"/>
        <w:rPr>
          <w:rFonts w:ascii="仿宋_GB2312" w:hAnsi="仿宋" w:eastAsia="仿宋_GB2312"/>
          <w:sz w:val="30"/>
          <w:szCs w:val="30"/>
        </w:rPr>
      </w:pPr>
      <w:r>
        <w:rPr>
          <w:rFonts w:hint="eastAsia" w:ascii="仿宋_GB2312" w:hAnsi="仿宋" w:eastAsia="仿宋_GB2312"/>
          <w:sz w:val="30"/>
          <w:szCs w:val="30"/>
        </w:rPr>
        <w:t>83行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栏大于零，则17行1~2栏应大于零；</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封面单位会计制度选择“</w:t>
      </w:r>
      <w:r>
        <w:rPr>
          <w:rFonts w:ascii="仿宋_GB2312" w:hAnsi="仿宋" w:eastAsia="仿宋_GB2312"/>
          <w:sz w:val="30"/>
          <w:szCs w:val="30"/>
        </w:rPr>
        <w:t>31</w:t>
      </w:r>
      <w:r>
        <w:rPr>
          <w:rFonts w:hint="eastAsia" w:ascii="仿宋_GB2312" w:hAnsi="仿宋" w:eastAsia="仿宋_GB2312"/>
          <w:sz w:val="30"/>
          <w:szCs w:val="30"/>
        </w:rPr>
        <w:t>.民间非营利组织会计制度”时，资产负债表9行、10行、22行、27~31行、33~39行、4</w:t>
      </w:r>
      <w:r>
        <w:rPr>
          <w:rFonts w:ascii="仿宋_GB2312" w:hAnsi="仿宋" w:eastAsia="仿宋_GB2312"/>
          <w:sz w:val="30"/>
          <w:szCs w:val="30"/>
        </w:rPr>
        <w:t>1</w:t>
      </w:r>
      <w:r>
        <w:rPr>
          <w:rFonts w:hint="eastAsia" w:ascii="仿宋_GB2312" w:hAnsi="仿宋" w:eastAsia="仿宋_GB2312"/>
          <w:sz w:val="30"/>
          <w:szCs w:val="30"/>
        </w:rPr>
        <w:t>行1、2栏，48行、52行、53行、83、84行3、4栏应为空；</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封面单位会计制度选择“</w:t>
      </w:r>
      <w:r>
        <w:rPr>
          <w:rFonts w:ascii="仿宋_GB2312" w:hAnsi="仿宋" w:eastAsia="仿宋_GB2312"/>
          <w:sz w:val="30"/>
          <w:szCs w:val="30"/>
        </w:rPr>
        <w:t>11.</w:t>
      </w:r>
      <w:r>
        <w:rPr>
          <w:rFonts w:hint="eastAsia" w:ascii="仿宋_GB2312" w:hAnsi="仿宋" w:eastAsia="仿宋_GB2312"/>
          <w:sz w:val="30"/>
          <w:szCs w:val="30"/>
        </w:rPr>
        <w:t>政府会计准则制度”，当单位基本性质选择“11.共产党机关”、“12.政府机关”、“13.人大</w:t>
      </w:r>
      <w:ins w:id="8" w:author="zyr" w:date="2023-03-22T09:31:49Z">
        <w:r>
          <w:rPr>
            <w:rFonts w:hint="eastAsia" w:ascii="仿宋_GB2312" w:hAnsi="仿宋" w:eastAsia="仿宋_GB2312"/>
            <w:sz w:val="30"/>
            <w:szCs w:val="30"/>
            <w:lang w:val="en-US" w:eastAsia="zh-CN"/>
          </w:rPr>
          <w:t>常委会</w:t>
        </w:r>
      </w:ins>
      <w:r>
        <w:rPr>
          <w:rFonts w:hint="eastAsia" w:ascii="仿宋_GB2312" w:hAnsi="仿宋" w:eastAsia="仿宋_GB2312"/>
          <w:sz w:val="30"/>
          <w:szCs w:val="30"/>
        </w:rPr>
        <w:t>机关”、“14.政协机关”、“15.群众团体”、“16.民主党派”、“17.政法机关”或参照公务员法管理事业单位执行财务规则选择“行政单位财务规则”时，4行、6行、9~10行、17~18行1、2栏，45行、50行、53~54行、60行、82~83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栏应为空；</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除4</w:t>
      </w:r>
      <w:r>
        <w:rPr>
          <w:rFonts w:ascii="仿宋_GB2312" w:hAnsi="仿宋" w:eastAsia="仿宋_GB2312"/>
          <w:sz w:val="30"/>
          <w:szCs w:val="30"/>
        </w:rPr>
        <w:t>6</w:t>
      </w:r>
      <w:r>
        <w:rPr>
          <w:rFonts w:hint="eastAsia" w:ascii="仿宋_GB2312" w:hAnsi="仿宋" w:eastAsia="仿宋_GB2312"/>
          <w:sz w:val="30"/>
          <w:szCs w:val="30"/>
        </w:rPr>
        <w:t>行、4</w:t>
      </w:r>
      <w:r>
        <w:rPr>
          <w:rFonts w:ascii="仿宋_GB2312" w:hAnsi="仿宋" w:eastAsia="仿宋_GB2312"/>
          <w:sz w:val="30"/>
          <w:szCs w:val="30"/>
        </w:rPr>
        <w:t>7</w:t>
      </w:r>
      <w:r>
        <w:rPr>
          <w:rFonts w:hint="eastAsia" w:ascii="仿宋_GB2312" w:hAnsi="仿宋" w:eastAsia="仿宋_GB2312"/>
          <w:sz w:val="30"/>
          <w:szCs w:val="30"/>
        </w:rPr>
        <w:t>行、4</w:t>
      </w:r>
      <w:r>
        <w:rPr>
          <w:rFonts w:ascii="仿宋_GB2312" w:hAnsi="仿宋" w:eastAsia="仿宋_GB2312"/>
          <w:sz w:val="30"/>
          <w:szCs w:val="30"/>
        </w:rPr>
        <w:t>9</w:t>
      </w:r>
      <w:r>
        <w:rPr>
          <w:rFonts w:hint="eastAsia" w:ascii="仿宋_GB2312" w:hAnsi="仿宋" w:eastAsia="仿宋_GB2312"/>
          <w:sz w:val="30"/>
          <w:szCs w:val="30"/>
        </w:rPr>
        <w:t>行、8</w:t>
      </w:r>
      <w:r>
        <w:rPr>
          <w:rFonts w:ascii="仿宋_GB2312" w:hAnsi="仿宋" w:eastAsia="仿宋_GB2312"/>
          <w:sz w:val="30"/>
          <w:szCs w:val="30"/>
        </w:rPr>
        <w:t>1</w:t>
      </w:r>
      <w:r>
        <w:rPr>
          <w:rFonts w:hint="eastAsia" w:ascii="仿宋_GB2312" w:hAnsi="仿宋" w:eastAsia="仿宋_GB2312"/>
          <w:sz w:val="30"/>
          <w:szCs w:val="30"/>
        </w:rPr>
        <w:t>行、8</w:t>
      </w:r>
      <w:r>
        <w:rPr>
          <w:rFonts w:ascii="仿宋_GB2312" w:hAnsi="仿宋" w:eastAsia="仿宋_GB2312"/>
          <w:sz w:val="30"/>
          <w:szCs w:val="30"/>
        </w:rPr>
        <w:t>3</w:t>
      </w:r>
      <w:r>
        <w:rPr>
          <w:rFonts w:hint="eastAsia" w:ascii="仿宋_GB2312" w:hAnsi="仿宋" w:eastAsia="仿宋_GB2312"/>
          <w:sz w:val="30"/>
          <w:szCs w:val="30"/>
        </w:rPr>
        <w:t>行</w:t>
      </w:r>
      <w:r>
        <w:rPr>
          <w:rFonts w:ascii="仿宋_GB2312" w:hAnsi="仿宋" w:eastAsia="仿宋_GB2312"/>
          <w:sz w:val="30"/>
          <w:szCs w:val="30"/>
        </w:rPr>
        <w:t>3</w:t>
      </w:r>
      <w:r>
        <w:rPr>
          <w:rFonts w:hint="eastAsia" w:ascii="仿宋_GB2312" w:hAnsi="仿宋" w:eastAsia="仿宋_GB2312"/>
          <w:sz w:val="30"/>
          <w:szCs w:val="30"/>
        </w:rPr>
        <w:t>、4栏外，其他指标应大于等于0；</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当封面单位基本性质选择</w:t>
      </w:r>
      <w:r>
        <w:rPr>
          <w:rFonts w:ascii="仿宋_GB2312" w:hAnsi="仿宋" w:eastAsia="仿宋_GB2312"/>
          <w:sz w:val="30"/>
          <w:szCs w:val="30"/>
        </w:rPr>
        <w:t>“22.</w:t>
      </w:r>
      <w:r>
        <w:rPr>
          <w:rFonts w:hint="eastAsia" w:ascii="仿宋_GB2312" w:hAnsi="仿宋" w:eastAsia="仿宋_GB2312"/>
          <w:sz w:val="30"/>
          <w:szCs w:val="30"/>
        </w:rPr>
        <w:t>财政补助事业单位”、“</w:t>
      </w:r>
      <w:r>
        <w:rPr>
          <w:rFonts w:ascii="仿宋_GB2312" w:hAnsi="仿宋" w:eastAsia="仿宋_GB2312"/>
          <w:sz w:val="30"/>
          <w:szCs w:val="30"/>
        </w:rPr>
        <w:t>23.</w:t>
      </w:r>
      <w:r>
        <w:rPr>
          <w:rFonts w:hint="eastAsia" w:ascii="仿宋_GB2312" w:hAnsi="仿宋" w:eastAsia="仿宋_GB2312"/>
          <w:sz w:val="30"/>
          <w:szCs w:val="30"/>
        </w:rPr>
        <w:t>经费自理事业单位”或参照公务员法管理事业单位执行财务规则选择“事业单位财务规则及其他”或当封面单位执行会计制度选择“</w:t>
      </w:r>
      <w:r>
        <w:rPr>
          <w:rFonts w:ascii="仿宋_GB2312" w:hAnsi="仿宋" w:eastAsia="仿宋_GB2312"/>
          <w:sz w:val="30"/>
          <w:szCs w:val="30"/>
        </w:rPr>
        <w:t>31</w:t>
      </w:r>
      <w:r>
        <w:rPr>
          <w:rFonts w:hint="eastAsia" w:ascii="仿宋_GB2312" w:hAnsi="仿宋" w:eastAsia="仿宋_GB2312"/>
          <w:sz w:val="30"/>
          <w:szCs w:val="30"/>
        </w:rPr>
        <w:t>.民间非营利组织会计制度”时，</w:t>
      </w:r>
      <w:r>
        <w:rPr>
          <w:rFonts w:ascii="仿宋_GB2312" w:hAnsi="仿宋" w:eastAsia="仿宋_GB2312"/>
          <w:sz w:val="30"/>
          <w:szCs w:val="30"/>
        </w:rPr>
        <w:t>5</w:t>
      </w:r>
      <w:r>
        <w:rPr>
          <w:rFonts w:hint="eastAsia" w:ascii="仿宋_GB2312" w:hAnsi="仿宋" w:eastAsia="仿宋_GB2312"/>
          <w:sz w:val="30"/>
          <w:szCs w:val="30"/>
        </w:rPr>
        <w:t>2行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栏应为空。</w:t>
      </w:r>
    </w:p>
    <w:p>
      <w:pPr>
        <w:numPr>
          <w:ilvl w:val="255"/>
          <w:numId w:val="0"/>
        </w:numPr>
        <w:adjustRightInd w:val="0"/>
        <w:snapToGrid w:val="0"/>
        <w:spacing w:line="560" w:lineRule="exact"/>
        <w:ind w:left="567"/>
        <w:rPr>
          <w:rFonts w:ascii="仿宋_GB2312" w:hAnsi="仿宋" w:eastAsia="仿宋_GB2312"/>
          <w:b/>
          <w:sz w:val="30"/>
          <w:szCs w:val="30"/>
        </w:rPr>
      </w:pPr>
      <w:r>
        <w:rPr>
          <w:rFonts w:hint="eastAsia" w:ascii="仿宋_GB2312" w:hAnsi="仿宋" w:eastAsia="仿宋_GB2312"/>
          <w:b/>
          <w:sz w:val="30"/>
          <w:szCs w:val="30"/>
        </w:rPr>
        <w:t>表间公式：</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4行2栏</w:t>
      </w:r>
      <w:r>
        <w:rPr>
          <w:rFonts w:ascii="仿宋_GB2312" w:hAnsi="仿宋" w:eastAsia="仿宋_GB2312"/>
          <w:sz w:val="30"/>
          <w:szCs w:val="30"/>
        </w:rPr>
        <w:t>=财资</w:t>
      </w:r>
      <w:r>
        <w:rPr>
          <w:rFonts w:hint="eastAsia" w:ascii="仿宋_GB2312" w:hAnsi="仿宋" w:eastAsia="仿宋_GB2312"/>
          <w:sz w:val="30"/>
          <w:szCs w:val="30"/>
        </w:rPr>
        <w:t>11表</w:t>
      </w:r>
      <w:r>
        <w:rPr>
          <w:rFonts w:ascii="仿宋_GB2312" w:hAnsi="仿宋" w:eastAsia="仿宋_GB2312"/>
          <w:sz w:val="30"/>
          <w:szCs w:val="30"/>
        </w:rPr>
        <w:t>2</w:t>
      </w:r>
      <w:r>
        <w:rPr>
          <w:rFonts w:hint="eastAsia" w:ascii="仿宋_GB2312" w:hAnsi="仿宋" w:eastAsia="仿宋_GB2312"/>
          <w:sz w:val="30"/>
          <w:szCs w:val="30"/>
        </w:rPr>
        <w:t>行</w:t>
      </w:r>
      <w:r>
        <w:rPr>
          <w:rFonts w:ascii="仿宋_GB2312" w:hAnsi="仿宋" w:eastAsia="仿宋_GB2312"/>
          <w:sz w:val="30"/>
          <w:szCs w:val="30"/>
        </w:rPr>
        <w:t>1</w:t>
      </w:r>
      <w:r>
        <w:rPr>
          <w:rFonts w:hint="eastAsia" w:ascii="仿宋_GB2312" w:hAnsi="仿宋" w:eastAsia="仿宋_GB2312"/>
          <w:sz w:val="30"/>
          <w:szCs w:val="30"/>
        </w:rPr>
        <w:t>2栏之和（13栏投资</w:t>
      </w:r>
      <w:r>
        <w:rPr>
          <w:rFonts w:ascii="仿宋_GB2312" w:hAnsi="仿宋" w:eastAsia="仿宋_GB2312"/>
          <w:sz w:val="30"/>
          <w:szCs w:val="30"/>
        </w:rPr>
        <w:t>性质=</w:t>
      </w:r>
      <w:r>
        <w:rPr>
          <w:rFonts w:hint="eastAsia" w:ascii="仿宋_GB2312" w:hAnsi="仿宋" w:eastAsia="仿宋_GB2312"/>
          <w:sz w:val="30"/>
          <w:szCs w:val="30"/>
        </w:rPr>
        <w:t>短期</w:t>
      </w:r>
      <w:r>
        <w:rPr>
          <w:rFonts w:ascii="仿宋_GB2312" w:hAnsi="仿宋" w:eastAsia="仿宋_GB2312"/>
          <w:sz w:val="30"/>
          <w:szCs w:val="30"/>
        </w:rPr>
        <w:t>投资</w:t>
      </w:r>
      <w:r>
        <w:rPr>
          <w:rFonts w:hint="eastAsia" w:ascii="仿宋_GB2312" w:hAnsi="仿宋" w:eastAsia="仿宋_GB2312"/>
          <w:sz w:val="30"/>
          <w:szCs w:val="30"/>
        </w:rPr>
        <w:t>）；</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17行2栏=</w:t>
      </w:r>
      <w:r>
        <w:rPr>
          <w:rFonts w:ascii="仿宋_GB2312" w:hAnsi="仿宋" w:eastAsia="仿宋_GB2312"/>
          <w:sz w:val="30"/>
          <w:szCs w:val="30"/>
        </w:rPr>
        <w:t>财资</w:t>
      </w:r>
      <w:r>
        <w:rPr>
          <w:rFonts w:hint="eastAsia" w:ascii="仿宋_GB2312" w:hAnsi="仿宋" w:eastAsia="仿宋_GB2312"/>
          <w:sz w:val="30"/>
          <w:szCs w:val="30"/>
        </w:rPr>
        <w:t>11表</w:t>
      </w:r>
      <w:r>
        <w:rPr>
          <w:rFonts w:ascii="仿宋_GB2312" w:hAnsi="仿宋" w:eastAsia="仿宋_GB2312"/>
          <w:sz w:val="30"/>
          <w:szCs w:val="30"/>
        </w:rPr>
        <w:t>2</w:t>
      </w:r>
      <w:r>
        <w:rPr>
          <w:rFonts w:hint="eastAsia" w:ascii="仿宋_GB2312" w:hAnsi="仿宋" w:eastAsia="仿宋_GB2312"/>
          <w:sz w:val="30"/>
          <w:szCs w:val="30"/>
        </w:rPr>
        <w:t>行12栏之和（13栏投资性质=“长期股权投资”）；</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18行2栏=</w:t>
      </w:r>
      <w:r>
        <w:rPr>
          <w:rFonts w:ascii="仿宋_GB2312" w:hAnsi="仿宋" w:eastAsia="仿宋_GB2312"/>
          <w:sz w:val="30"/>
          <w:szCs w:val="30"/>
        </w:rPr>
        <w:t>财资</w:t>
      </w:r>
      <w:r>
        <w:rPr>
          <w:rFonts w:hint="eastAsia" w:ascii="仿宋_GB2312" w:hAnsi="仿宋" w:eastAsia="仿宋_GB2312"/>
          <w:sz w:val="30"/>
          <w:szCs w:val="30"/>
        </w:rPr>
        <w:t>11表</w:t>
      </w:r>
      <w:r>
        <w:rPr>
          <w:rFonts w:ascii="仿宋_GB2312" w:hAnsi="仿宋" w:eastAsia="仿宋_GB2312"/>
          <w:sz w:val="30"/>
          <w:szCs w:val="30"/>
        </w:rPr>
        <w:t>2</w:t>
      </w:r>
      <w:r>
        <w:rPr>
          <w:rFonts w:hint="eastAsia" w:ascii="仿宋_GB2312" w:hAnsi="仿宋" w:eastAsia="仿宋_GB2312"/>
          <w:sz w:val="30"/>
          <w:szCs w:val="30"/>
        </w:rPr>
        <w:t>行12栏之和（13栏投资性质=“长期债券投资”）；</w:t>
      </w:r>
    </w:p>
    <w:p>
      <w:pPr>
        <w:numPr>
          <w:ilvl w:val="0"/>
          <w:numId w:val="3"/>
        </w:numPr>
        <w:adjustRightInd w:val="0"/>
        <w:snapToGrid w:val="0"/>
        <w:spacing w:line="560" w:lineRule="exact"/>
        <w:ind w:left="988"/>
        <w:rPr>
          <w:rFonts w:ascii="仿宋_GB2312" w:hAnsi="仿宋" w:eastAsia="仿宋_GB2312"/>
          <w:sz w:val="30"/>
          <w:szCs w:val="30"/>
        </w:rPr>
      </w:pPr>
      <w:r>
        <w:rPr>
          <w:rFonts w:hint="eastAsia" w:ascii="仿宋_GB2312" w:hAnsi="仿宋" w:eastAsia="仿宋_GB2312"/>
          <w:sz w:val="30"/>
          <w:szCs w:val="30"/>
        </w:rPr>
        <w:t>19行1、2栏=</w:t>
      </w:r>
      <w:r>
        <w:rPr>
          <w:rFonts w:ascii="仿宋_GB2312" w:hAnsi="仿宋" w:eastAsia="仿宋_GB2312"/>
          <w:sz w:val="30"/>
          <w:szCs w:val="30"/>
        </w:rPr>
        <w:t>财资</w:t>
      </w:r>
      <w:r>
        <w:rPr>
          <w:rFonts w:hint="eastAsia" w:ascii="仿宋_GB2312" w:hAnsi="仿宋" w:eastAsia="仿宋_GB2312"/>
          <w:sz w:val="30"/>
          <w:szCs w:val="30"/>
        </w:rPr>
        <w:t>03表2行2、6栏</w:t>
      </w:r>
      <w:r>
        <w:rPr>
          <w:rFonts w:ascii="仿宋_GB2312" w:hAnsi="仿宋" w:eastAsia="仿宋_GB2312"/>
          <w:sz w:val="30"/>
          <w:szCs w:val="30"/>
        </w:rPr>
        <w:t>；</w:t>
      </w:r>
    </w:p>
    <w:p>
      <w:pPr>
        <w:numPr>
          <w:ilvl w:val="0"/>
          <w:numId w:val="3"/>
        </w:numPr>
        <w:adjustRightInd w:val="0"/>
        <w:snapToGrid w:val="0"/>
        <w:spacing w:line="560" w:lineRule="exact"/>
        <w:ind w:left="988"/>
        <w:rPr>
          <w:rFonts w:ascii="仿宋_GB2312" w:hAnsi="仿宋" w:eastAsia="仿宋_GB2312"/>
          <w:sz w:val="30"/>
          <w:szCs w:val="30"/>
        </w:rPr>
      </w:pPr>
      <w:r>
        <w:rPr>
          <w:rFonts w:hint="eastAsia" w:ascii="仿宋_GB2312" w:hAnsi="仿宋" w:eastAsia="仿宋_GB2312"/>
          <w:sz w:val="30"/>
          <w:szCs w:val="30"/>
        </w:rPr>
        <w:t>20行1、2栏=</w:t>
      </w:r>
      <w:r>
        <w:rPr>
          <w:rFonts w:ascii="仿宋_GB2312" w:hAnsi="仿宋" w:eastAsia="仿宋_GB2312"/>
          <w:sz w:val="30"/>
          <w:szCs w:val="30"/>
        </w:rPr>
        <w:t>财资</w:t>
      </w:r>
      <w:r>
        <w:rPr>
          <w:rFonts w:hint="eastAsia" w:ascii="仿宋_GB2312" w:hAnsi="仿宋" w:eastAsia="仿宋_GB2312"/>
          <w:sz w:val="30"/>
          <w:szCs w:val="30"/>
        </w:rPr>
        <w:t>03表2行3、7栏</w:t>
      </w:r>
      <w:r>
        <w:rPr>
          <w:rFonts w:ascii="仿宋_GB2312" w:hAnsi="仿宋" w:eastAsia="仿宋_GB2312"/>
          <w:sz w:val="30"/>
          <w:szCs w:val="30"/>
        </w:rPr>
        <w:t>；</w:t>
      </w:r>
    </w:p>
    <w:p>
      <w:pPr>
        <w:numPr>
          <w:ilvl w:val="0"/>
          <w:numId w:val="3"/>
        </w:numPr>
        <w:adjustRightInd w:val="0"/>
        <w:snapToGrid w:val="0"/>
        <w:spacing w:line="560" w:lineRule="exact"/>
        <w:ind w:left="988"/>
        <w:rPr>
          <w:rFonts w:ascii="仿宋_GB2312" w:hAnsi="仿宋" w:eastAsia="仿宋_GB2312"/>
          <w:sz w:val="30"/>
          <w:szCs w:val="30"/>
        </w:rPr>
      </w:pPr>
      <w:r>
        <w:rPr>
          <w:rFonts w:hint="eastAsia" w:ascii="仿宋_GB2312" w:hAnsi="仿宋" w:eastAsia="仿宋_GB2312"/>
          <w:sz w:val="30"/>
          <w:szCs w:val="30"/>
        </w:rPr>
        <w:t>21行1、2栏=财资03表2行4、8栏；</w:t>
      </w:r>
    </w:p>
    <w:p>
      <w:pPr>
        <w:numPr>
          <w:ilvl w:val="0"/>
          <w:numId w:val="3"/>
        </w:numPr>
        <w:adjustRightInd w:val="0"/>
        <w:snapToGrid w:val="0"/>
        <w:spacing w:line="560" w:lineRule="exact"/>
        <w:ind w:left="988"/>
        <w:rPr>
          <w:rFonts w:ascii="仿宋_GB2312" w:hAnsi="仿宋" w:eastAsia="仿宋_GB2312"/>
          <w:sz w:val="30"/>
          <w:szCs w:val="30"/>
        </w:rPr>
      </w:pPr>
      <w:r>
        <w:rPr>
          <w:rFonts w:hint="eastAsia" w:ascii="仿宋_GB2312" w:hAnsi="仿宋" w:eastAsia="仿宋_GB2312"/>
          <w:sz w:val="30"/>
          <w:szCs w:val="30"/>
        </w:rPr>
        <w:t>23行1、2栏</w:t>
      </w:r>
      <w:r>
        <w:rPr>
          <w:rFonts w:ascii="仿宋_GB2312" w:hAnsi="仿宋" w:eastAsia="仿宋_GB2312"/>
          <w:sz w:val="30"/>
          <w:szCs w:val="30"/>
        </w:rPr>
        <w:t>=</w:t>
      </w:r>
      <w:r>
        <w:rPr>
          <w:rFonts w:hint="eastAsia" w:ascii="仿宋_GB2312" w:hAnsi="仿宋" w:eastAsia="仿宋_GB2312"/>
          <w:sz w:val="30"/>
          <w:szCs w:val="30"/>
        </w:rPr>
        <w:t>财资07表1行</w:t>
      </w:r>
      <w:r>
        <w:rPr>
          <w:rFonts w:ascii="仿宋_GB2312" w:hAnsi="仿宋" w:eastAsia="仿宋_GB2312"/>
          <w:sz w:val="30"/>
          <w:szCs w:val="30"/>
        </w:rPr>
        <w:t>8</w:t>
      </w:r>
      <w:r>
        <w:rPr>
          <w:rFonts w:hint="eastAsia" w:ascii="仿宋_GB2312" w:hAnsi="仿宋" w:eastAsia="仿宋_GB2312"/>
          <w:sz w:val="30"/>
          <w:szCs w:val="30"/>
        </w:rPr>
        <w:t>、9栏；</w:t>
      </w:r>
    </w:p>
    <w:p>
      <w:pPr>
        <w:numPr>
          <w:ilvl w:val="0"/>
          <w:numId w:val="3"/>
        </w:numPr>
        <w:adjustRightInd w:val="0"/>
        <w:snapToGrid w:val="0"/>
        <w:spacing w:line="560" w:lineRule="exact"/>
        <w:ind w:left="988"/>
        <w:rPr>
          <w:rFonts w:ascii="仿宋_GB2312" w:hAnsi="仿宋" w:eastAsia="仿宋_GB2312"/>
          <w:sz w:val="30"/>
          <w:szCs w:val="30"/>
        </w:rPr>
      </w:pPr>
      <w:r>
        <w:rPr>
          <w:rFonts w:hint="eastAsia" w:ascii="仿宋_GB2312" w:hAnsi="仿宋" w:eastAsia="仿宋_GB2312"/>
          <w:sz w:val="30"/>
          <w:szCs w:val="30"/>
        </w:rPr>
        <w:t>24行1、2栏=</w:t>
      </w:r>
      <w:r>
        <w:rPr>
          <w:rFonts w:ascii="仿宋_GB2312" w:hAnsi="仿宋" w:eastAsia="仿宋_GB2312"/>
          <w:sz w:val="30"/>
          <w:szCs w:val="30"/>
        </w:rPr>
        <w:t>财资</w:t>
      </w:r>
      <w:r>
        <w:rPr>
          <w:rFonts w:hint="eastAsia" w:ascii="仿宋_GB2312" w:hAnsi="仿宋" w:eastAsia="仿宋_GB2312"/>
          <w:sz w:val="30"/>
          <w:szCs w:val="30"/>
        </w:rPr>
        <w:t>03表</w:t>
      </w:r>
      <w:r>
        <w:rPr>
          <w:rFonts w:ascii="仿宋_GB2312" w:hAnsi="仿宋" w:eastAsia="仿宋_GB2312"/>
          <w:sz w:val="30"/>
          <w:szCs w:val="30"/>
        </w:rPr>
        <w:t>17</w:t>
      </w:r>
      <w:r>
        <w:rPr>
          <w:rFonts w:hint="eastAsia" w:ascii="仿宋_GB2312" w:hAnsi="仿宋" w:eastAsia="仿宋_GB2312"/>
          <w:sz w:val="30"/>
          <w:szCs w:val="30"/>
        </w:rPr>
        <w:t>行2、6栏；</w:t>
      </w:r>
    </w:p>
    <w:p>
      <w:pPr>
        <w:numPr>
          <w:ilvl w:val="0"/>
          <w:numId w:val="3"/>
        </w:numPr>
        <w:adjustRightInd w:val="0"/>
        <w:snapToGrid w:val="0"/>
        <w:spacing w:line="560" w:lineRule="exact"/>
        <w:ind w:left="988"/>
        <w:rPr>
          <w:rFonts w:ascii="仿宋_GB2312" w:hAnsi="仿宋" w:eastAsia="仿宋_GB2312"/>
          <w:sz w:val="30"/>
          <w:szCs w:val="30"/>
        </w:rPr>
      </w:pPr>
      <w:r>
        <w:rPr>
          <w:rFonts w:hint="eastAsia" w:ascii="仿宋_GB2312" w:hAnsi="仿宋" w:eastAsia="仿宋_GB2312"/>
          <w:sz w:val="30"/>
          <w:szCs w:val="30"/>
        </w:rPr>
        <w:t>25行1、2栏=</w:t>
      </w:r>
      <w:r>
        <w:rPr>
          <w:rFonts w:ascii="仿宋_GB2312" w:hAnsi="仿宋" w:eastAsia="仿宋_GB2312"/>
          <w:sz w:val="30"/>
          <w:szCs w:val="30"/>
        </w:rPr>
        <w:t>财资</w:t>
      </w:r>
      <w:r>
        <w:rPr>
          <w:rFonts w:hint="eastAsia" w:ascii="仿宋_GB2312" w:hAnsi="仿宋" w:eastAsia="仿宋_GB2312"/>
          <w:sz w:val="30"/>
          <w:szCs w:val="30"/>
        </w:rPr>
        <w:t>03表</w:t>
      </w:r>
      <w:r>
        <w:rPr>
          <w:rFonts w:ascii="仿宋_GB2312" w:hAnsi="仿宋" w:eastAsia="仿宋_GB2312"/>
          <w:sz w:val="30"/>
          <w:szCs w:val="30"/>
        </w:rPr>
        <w:t>17</w:t>
      </w:r>
      <w:r>
        <w:rPr>
          <w:rFonts w:hint="eastAsia" w:ascii="仿宋_GB2312" w:hAnsi="仿宋" w:eastAsia="仿宋_GB2312"/>
          <w:sz w:val="30"/>
          <w:szCs w:val="30"/>
        </w:rPr>
        <w:t>行3、7栏</w:t>
      </w:r>
      <w:r>
        <w:rPr>
          <w:rFonts w:ascii="仿宋_GB2312" w:hAnsi="仿宋" w:eastAsia="仿宋_GB2312"/>
          <w:sz w:val="30"/>
          <w:szCs w:val="30"/>
        </w:rPr>
        <w:t>；</w:t>
      </w:r>
    </w:p>
    <w:p>
      <w:pPr>
        <w:numPr>
          <w:ilvl w:val="0"/>
          <w:numId w:val="3"/>
        </w:numPr>
        <w:adjustRightInd w:val="0"/>
        <w:snapToGrid w:val="0"/>
        <w:spacing w:line="560" w:lineRule="exact"/>
        <w:ind w:left="988"/>
        <w:rPr>
          <w:rFonts w:ascii="仿宋_GB2312" w:hAnsi="仿宋" w:eastAsia="仿宋_GB2312"/>
          <w:sz w:val="30"/>
          <w:szCs w:val="30"/>
        </w:rPr>
      </w:pPr>
      <w:r>
        <w:rPr>
          <w:rFonts w:hint="eastAsia" w:ascii="仿宋_GB2312" w:hAnsi="仿宋" w:eastAsia="仿宋_GB2312"/>
          <w:sz w:val="30"/>
          <w:szCs w:val="30"/>
        </w:rPr>
        <w:t>26行1、2栏=</w:t>
      </w:r>
      <w:r>
        <w:rPr>
          <w:rFonts w:ascii="仿宋_GB2312" w:hAnsi="仿宋" w:eastAsia="仿宋_GB2312"/>
          <w:sz w:val="30"/>
          <w:szCs w:val="30"/>
        </w:rPr>
        <w:t>财资</w:t>
      </w:r>
      <w:r>
        <w:rPr>
          <w:rFonts w:hint="eastAsia" w:ascii="仿宋_GB2312" w:hAnsi="仿宋" w:eastAsia="仿宋_GB2312"/>
          <w:sz w:val="30"/>
          <w:szCs w:val="30"/>
        </w:rPr>
        <w:t>03表</w:t>
      </w:r>
      <w:r>
        <w:rPr>
          <w:rFonts w:ascii="仿宋_GB2312" w:hAnsi="仿宋" w:eastAsia="仿宋_GB2312"/>
          <w:sz w:val="30"/>
          <w:szCs w:val="30"/>
        </w:rPr>
        <w:t>17</w:t>
      </w:r>
      <w:r>
        <w:rPr>
          <w:rFonts w:hint="eastAsia" w:ascii="仿宋_GB2312" w:hAnsi="仿宋" w:eastAsia="仿宋_GB2312"/>
          <w:sz w:val="30"/>
          <w:szCs w:val="30"/>
        </w:rPr>
        <w:t>行4、8栏</w:t>
      </w:r>
      <w:r>
        <w:rPr>
          <w:rFonts w:ascii="仿宋_GB2312" w:hAnsi="仿宋" w:eastAsia="仿宋_GB2312"/>
          <w:sz w:val="30"/>
          <w:szCs w:val="30"/>
        </w:rPr>
        <w:t>；</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28行1栏=财资1</w:t>
      </w:r>
      <w:r>
        <w:rPr>
          <w:rFonts w:ascii="仿宋_GB2312" w:hAnsi="仿宋" w:eastAsia="仿宋_GB2312"/>
          <w:sz w:val="30"/>
          <w:szCs w:val="30"/>
        </w:rPr>
        <w:t>2</w:t>
      </w:r>
      <w:r>
        <w:rPr>
          <w:rFonts w:hint="eastAsia" w:ascii="仿宋_GB2312" w:hAnsi="仿宋" w:eastAsia="仿宋_GB2312"/>
          <w:sz w:val="30"/>
          <w:szCs w:val="30"/>
        </w:rPr>
        <w:t>-1表1行3栏+财资1</w:t>
      </w:r>
      <w:r>
        <w:rPr>
          <w:rFonts w:ascii="仿宋_GB2312" w:hAnsi="仿宋" w:eastAsia="仿宋_GB2312"/>
          <w:sz w:val="30"/>
          <w:szCs w:val="30"/>
        </w:rPr>
        <w:t>2</w:t>
      </w:r>
      <w:r>
        <w:rPr>
          <w:rFonts w:hint="eastAsia" w:ascii="仿宋_GB2312" w:hAnsi="仿宋" w:eastAsia="仿宋_GB2312"/>
          <w:sz w:val="30"/>
          <w:szCs w:val="30"/>
        </w:rPr>
        <w:t>-2表1行3栏+财资1</w:t>
      </w:r>
      <w:r>
        <w:rPr>
          <w:rFonts w:ascii="仿宋_GB2312" w:hAnsi="仿宋" w:eastAsia="仿宋_GB2312"/>
          <w:sz w:val="30"/>
          <w:szCs w:val="30"/>
        </w:rPr>
        <w:t>2</w:t>
      </w:r>
      <w:r>
        <w:rPr>
          <w:rFonts w:hint="eastAsia" w:ascii="仿宋_GB2312" w:hAnsi="仿宋" w:eastAsia="仿宋_GB2312"/>
          <w:sz w:val="30"/>
          <w:szCs w:val="30"/>
        </w:rPr>
        <w:t>-3表1行3栏+财资1</w:t>
      </w:r>
      <w:r>
        <w:rPr>
          <w:rFonts w:ascii="仿宋_GB2312" w:hAnsi="仿宋" w:eastAsia="仿宋_GB2312"/>
          <w:sz w:val="30"/>
          <w:szCs w:val="30"/>
        </w:rPr>
        <w:t>2</w:t>
      </w:r>
      <w:r>
        <w:rPr>
          <w:rFonts w:hint="eastAsia" w:ascii="仿宋_GB2312" w:hAnsi="仿宋" w:eastAsia="仿宋_GB2312"/>
          <w:sz w:val="30"/>
          <w:szCs w:val="30"/>
        </w:rPr>
        <w:t>-3表</w:t>
      </w:r>
      <w:r>
        <w:rPr>
          <w:rFonts w:ascii="仿宋_GB2312" w:hAnsi="仿宋" w:eastAsia="仿宋_GB2312"/>
          <w:sz w:val="30"/>
          <w:szCs w:val="30"/>
        </w:rPr>
        <w:t>1</w:t>
      </w:r>
      <w:r>
        <w:rPr>
          <w:rFonts w:hint="eastAsia" w:ascii="仿宋_GB2312" w:hAnsi="仿宋" w:eastAsia="仿宋_GB2312"/>
          <w:sz w:val="30"/>
          <w:szCs w:val="30"/>
        </w:rPr>
        <w:t>0行3栏；</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28行2栏=财资1</w:t>
      </w:r>
      <w:r>
        <w:rPr>
          <w:rFonts w:ascii="仿宋_GB2312" w:hAnsi="仿宋" w:eastAsia="仿宋_GB2312"/>
          <w:sz w:val="30"/>
          <w:szCs w:val="30"/>
        </w:rPr>
        <w:t>2</w:t>
      </w:r>
      <w:r>
        <w:rPr>
          <w:rFonts w:hint="eastAsia" w:ascii="仿宋_GB2312" w:hAnsi="仿宋" w:eastAsia="仿宋_GB2312"/>
          <w:sz w:val="30"/>
          <w:szCs w:val="30"/>
        </w:rPr>
        <w:t>-1表1行8栏+财资1</w:t>
      </w:r>
      <w:r>
        <w:rPr>
          <w:rFonts w:ascii="仿宋_GB2312" w:hAnsi="仿宋" w:eastAsia="仿宋_GB2312"/>
          <w:sz w:val="30"/>
          <w:szCs w:val="30"/>
        </w:rPr>
        <w:t>2</w:t>
      </w:r>
      <w:r>
        <w:rPr>
          <w:rFonts w:hint="eastAsia" w:ascii="仿宋_GB2312" w:hAnsi="仿宋" w:eastAsia="仿宋_GB2312"/>
          <w:sz w:val="30"/>
          <w:szCs w:val="30"/>
        </w:rPr>
        <w:t>-2表1行8栏+财资1</w:t>
      </w:r>
      <w:r>
        <w:rPr>
          <w:rFonts w:ascii="仿宋_GB2312" w:hAnsi="仿宋" w:eastAsia="仿宋_GB2312"/>
          <w:sz w:val="30"/>
          <w:szCs w:val="30"/>
        </w:rPr>
        <w:t>2</w:t>
      </w:r>
      <w:r>
        <w:rPr>
          <w:rFonts w:hint="eastAsia" w:ascii="仿宋_GB2312" w:hAnsi="仿宋" w:eastAsia="仿宋_GB2312"/>
          <w:sz w:val="30"/>
          <w:szCs w:val="30"/>
        </w:rPr>
        <w:t>-3表1行8栏+财资1</w:t>
      </w:r>
      <w:r>
        <w:rPr>
          <w:rFonts w:ascii="仿宋_GB2312" w:hAnsi="仿宋" w:eastAsia="仿宋_GB2312"/>
          <w:sz w:val="30"/>
          <w:szCs w:val="30"/>
        </w:rPr>
        <w:t>2</w:t>
      </w:r>
      <w:r>
        <w:rPr>
          <w:rFonts w:hint="eastAsia" w:ascii="仿宋_GB2312" w:hAnsi="仿宋" w:eastAsia="仿宋_GB2312"/>
          <w:sz w:val="30"/>
          <w:szCs w:val="30"/>
        </w:rPr>
        <w:t>-3表</w:t>
      </w:r>
      <w:r>
        <w:rPr>
          <w:rFonts w:ascii="仿宋_GB2312" w:hAnsi="仿宋" w:eastAsia="仿宋_GB2312"/>
          <w:sz w:val="30"/>
          <w:szCs w:val="30"/>
        </w:rPr>
        <w:t>1</w:t>
      </w:r>
      <w:r>
        <w:rPr>
          <w:rFonts w:hint="eastAsia" w:ascii="仿宋_GB2312" w:hAnsi="仿宋" w:eastAsia="仿宋_GB2312"/>
          <w:sz w:val="30"/>
          <w:szCs w:val="30"/>
        </w:rPr>
        <w:t>0行8栏；</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29行1栏=财资1</w:t>
      </w:r>
      <w:r>
        <w:rPr>
          <w:rFonts w:ascii="仿宋_GB2312" w:hAnsi="仿宋" w:eastAsia="仿宋_GB2312"/>
          <w:sz w:val="30"/>
          <w:szCs w:val="30"/>
        </w:rPr>
        <w:t>2</w:t>
      </w:r>
      <w:r>
        <w:rPr>
          <w:rFonts w:hint="eastAsia" w:ascii="仿宋_GB2312" w:hAnsi="仿宋" w:eastAsia="仿宋_GB2312"/>
          <w:sz w:val="30"/>
          <w:szCs w:val="30"/>
        </w:rPr>
        <w:t>-1表1行4栏+财资1</w:t>
      </w:r>
      <w:r>
        <w:rPr>
          <w:rFonts w:ascii="仿宋_GB2312" w:hAnsi="仿宋" w:eastAsia="仿宋_GB2312"/>
          <w:sz w:val="30"/>
          <w:szCs w:val="30"/>
        </w:rPr>
        <w:t>2</w:t>
      </w:r>
      <w:r>
        <w:rPr>
          <w:rFonts w:hint="eastAsia" w:ascii="仿宋_GB2312" w:hAnsi="仿宋" w:eastAsia="仿宋_GB2312"/>
          <w:sz w:val="30"/>
          <w:szCs w:val="30"/>
        </w:rPr>
        <w:t>-2表1行4栏+财资1</w:t>
      </w:r>
      <w:r>
        <w:rPr>
          <w:rFonts w:ascii="仿宋_GB2312" w:hAnsi="仿宋" w:eastAsia="仿宋_GB2312"/>
          <w:sz w:val="30"/>
          <w:szCs w:val="30"/>
        </w:rPr>
        <w:t>2</w:t>
      </w:r>
      <w:r>
        <w:rPr>
          <w:rFonts w:hint="eastAsia" w:ascii="仿宋_GB2312" w:hAnsi="仿宋" w:eastAsia="仿宋_GB2312"/>
          <w:sz w:val="30"/>
          <w:szCs w:val="30"/>
        </w:rPr>
        <w:t>-3表1行4栏+财资1</w:t>
      </w:r>
      <w:r>
        <w:rPr>
          <w:rFonts w:ascii="仿宋_GB2312" w:hAnsi="仿宋" w:eastAsia="仿宋_GB2312"/>
          <w:sz w:val="30"/>
          <w:szCs w:val="30"/>
        </w:rPr>
        <w:t>2</w:t>
      </w:r>
      <w:r>
        <w:rPr>
          <w:rFonts w:hint="eastAsia" w:ascii="仿宋_GB2312" w:hAnsi="仿宋" w:eastAsia="仿宋_GB2312"/>
          <w:sz w:val="30"/>
          <w:szCs w:val="30"/>
        </w:rPr>
        <w:t>-3表</w:t>
      </w:r>
      <w:r>
        <w:rPr>
          <w:rFonts w:ascii="仿宋_GB2312" w:hAnsi="仿宋" w:eastAsia="仿宋_GB2312"/>
          <w:sz w:val="30"/>
          <w:szCs w:val="30"/>
        </w:rPr>
        <w:t>1</w:t>
      </w:r>
      <w:r>
        <w:rPr>
          <w:rFonts w:hint="eastAsia" w:ascii="仿宋_GB2312" w:hAnsi="仿宋" w:eastAsia="仿宋_GB2312"/>
          <w:sz w:val="30"/>
          <w:szCs w:val="30"/>
        </w:rPr>
        <w:t>0行4栏；</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29行2栏=财资1</w:t>
      </w:r>
      <w:r>
        <w:rPr>
          <w:rFonts w:ascii="仿宋_GB2312" w:hAnsi="仿宋" w:eastAsia="仿宋_GB2312"/>
          <w:sz w:val="30"/>
          <w:szCs w:val="30"/>
        </w:rPr>
        <w:t>2</w:t>
      </w:r>
      <w:r>
        <w:rPr>
          <w:rFonts w:hint="eastAsia" w:ascii="仿宋_GB2312" w:hAnsi="仿宋" w:eastAsia="仿宋_GB2312"/>
          <w:sz w:val="30"/>
          <w:szCs w:val="30"/>
        </w:rPr>
        <w:t>-1表1行9栏+财资1</w:t>
      </w:r>
      <w:r>
        <w:rPr>
          <w:rFonts w:ascii="仿宋_GB2312" w:hAnsi="仿宋" w:eastAsia="仿宋_GB2312"/>
          <w:sz w:val="30"/>
          <w:szCs w:val="30"/>
        </w:rPr>
        <w:t>2</w:t>
      </w:r>
      <w:r>
        <w:rPr>
          <w:rFonts w:hint="eastAsia" w:ascii="仿宋_GB2312" w:hAnsi="仿宋" w:eastAsia="仿宋_GB2312"/>
          <w:sz w:val="30"/>
          <w:szCs w:val="30"/>
        </w:rPr>
        <w:t>-2表1行9栏+财资1</w:t>
      </w:r>
      <w:r>
        <w:rPr>
          <w:rFonts w:ascii="仿宋_GB2312" w:hAnsi="仿宋" w:eastAsia="仿宋_GB2312"/>
          <w:sz w:val="30"/>
          <w:szCs w:val="30"/>
        </w:rPr>
        <w:t>2</w:t>
      </w:r>
      <w:r>
        <w:rPr>
          <w:rFonts w:hint="eastAsia" w:ascii="仿宋_GB2312" w:hAnsi="仿宋" w:eastAsia="仿宋_GB2312"/>
          <w:sz w:val="30"/>
          <w:szCs w:val="30"/>
        </w:rPr>
        <w:t>-3表1行9栏+财资1</w:t>
      </w:r>
      <w:r>
        <w:rPr>
          <w:rFonts w:ascii="仿宋_GB2312" w:hAnsi="仿宋" w:eastAsia="仿宋_GB2312"/>
          <w:sz w:val="30"/>
          <w:szCs w:val="30"/>
        </w:rPr>
        <w:t>2</w:t>
      </w:r>
      <w:r>
        <w:rPr>
          <w:rFonts w:hint="eastAsia" w:ascii="仿宋_GB2312" w:hAnsi="仿宋" w:eastAsia="仿宋_GB2312"/>
          <w:sz w:val="30"/>
          <w:szCs w:val="30"/>
        </w:rPr>
        <w:t>-3表</w:t>
      </w:r>
      <w:r>
        <w:rPr>
          <w:rFonts w:ascii="仿宋_GB2312" w:hAnsi="仿宋" w:eastAsia="仿宋_GB2312"/>
          <w:sz w:val="30"/>
          <w:szCs w:val="30"/>
        </w:rPr>
        <w:t>1</w:t>
      </w:r>
      <w:r>
        <w:rPr>
          <w:rFonts w:hint="eastAsia" w:ascii="仿宋_GB2312" w:hAnsi="仿宋" w:eastAsia="仿宋_GB2312"/>
          <w:sz w:val="30"/>
          <w:szCs w:val="30"/>
        </w:rPr>
        <w:t>0行9栏；</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30行1栏=财资1</w:t>
      </w:r>
      <w:r>
        <w:rPr>
          <w:rFonts w:ascii="仿宋_GB2312" w:hAnsi="仿宋" w:eastAsia="仿宋_GB2312"/>
          <w:sz w:val="30"/>
          <w:szCs w:val="30"/>
        </w:rPr>
        <w:t>2</w:t>
      </w:r>
      <w:r>
        <w:rPr>
          <w:rFonts w:hint="eastAsia" w:ascii="仿宋_GB2312" w:hAnsi="仿宋" w:eastAsia="仿宋_GB2312"/>
          <w:sz w:val="30"/>
          <w:szCs w:val="30"/>
        </w:rPr>
        <w:t>-1表1行5栏+财资1</w:t>
      </w:r>
      <w:r>
        <w:rPr>
          <w:rFonts w:ascii="仿宋_GB2312" w:hAnsi="仿宋" w:eastAsia="仿宋_GB2312"/>
          <w:sz w:val="30"/>
          <w:szCs w:val="30"/>
        </w:rPr>
        <w:t>2</w:t>
      </w:r>
      <w:r>
        <w:rPr>
          <w:rFonts w:hint="eastAsia" w:ascii="仿宋_GB2312" w:hAnsi="仿宋" w:eastAsia="仿宋_GB2312"/>
          <w:sz w:val="30"/>
          <w:szCs w:val="30"/>
        </w:rPr>
        <w:t>-2表1行5栏+财资1</w:t>
      </w:r>
      <w:r>
        <w:rPr>
          <w:rFonts w:ascii="仿宋_GB2312" w:hAnsi="仿宋" w:eastAsia="仿宋_GB2312"/>
          <w:sz w:val="30"/>
          <w:szCs w:val="30"/>
        </w:rPr>
        <w:t>2</w:t>
      </w:r>
      <w:r>
        <w:rPr>
          <w:rFonts w:hint="eastAsia" w:ascii="仿宋_GB2312" w:hAnsi="仿宋" w:eastAsia="仿宋_GB2312"/>
          <w:sz w:val="30"/>
          <w:szCs w:val="30"/>
        </w:rPr>
        <w:t>-3表1行5栏+财资1</w:t>
      </w:r>
      <w:r>
        <w:rPr>
          <w:rFonts w:ascii="仿宋_GB2312" w:hAnsi="仿宋" w:eastAsia="仿宋_GB2312"/>
          <w:sz w:val="30"/>
          <w:szCs w:val="30"/>
        </w:rPr>
        <w:t>2</w:t>
      </w:r>
      <w:r>
        <w:rPr>
          <w:rFonts w:hint="eastAsia" w:ascii="仿宋_GB2312" w:hAnsi="仿宋" w:eastAsia="仿宋_GB2312"/>
          <w:sz w:val="30"/>
          <w:szCs w:val="30"/>
        </w:rPr>
        <w:t>-3表</w:t>
      </w:r>
      <w:r>
        <w:rPr>
          <w:rFonts w:ascii="仿宋_GB2312" w:hAnsi="仿宋" w:eastAsia="仿宋_GB2312"/>
          <w:sz w:val="30"/>
          <w:szCs w:val="30"/>
        </w:rPr>
        <w:t>1</w:t>
      </w:r>
      <w:r>
        <w:rPr>
          <w:rFonts w:hint="eastAsia" w:ascii="仿宋_GB2312" w:hAnsi="仿宋" w:eastAsia="仿宋_GB2312"/>
          <w:sz w:val="30"/>
          <w:szCs w:val="30"/>
        </w:rPr>
        <w:t>0行5栏；</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30行2栏=财资1</w:t>
      </w:r>
      <w:r>
        <w:rPr>
          <w:rFonts w:ascii="仿宋_GB2312" w:hAnsi="仿宋" w:eastAsia="仿宋_GB2312"/>
          <w:sz w:val="30"/>
          <w:szCs w:val="30"/>
        </w:rPr>
        <w:t>2</w:t>
      </w:r>
      <w:r>
        <w:rPr>
          <w:rFonts w:hint="eastAsia" w:ascii="仿宋_GB2312" w:hAnsi="仿宋" w:eastAsia="仿宋_GB2312"/>
          <w:sz w:val="30"/>
          <w:szCs w:val="30"/>
        </w:rPr>
        <w:t>-1表1行</w:t>
      </w:r>
      <w:r>
        <w:rPr>
          <w:rFonts w:ascii="仿宋_GB2312" w:hAnsi="仿宋" w:eastAsia="仿宋_GB2312"/>
          <w:sz w:val="30"/>
          <w:szCs w:val="30"/>
        </w:rPr>
        <w:t>1</w:t>
      </w:r>
      <w:r>
        <w:rPr>
          <w:rFonts w:hint="eastAsia" w:ascii="仿宋_GB2312" w:hAnsi="仿宋" w:eastAsia="仿宋_GB2312"/>
          <w:sz w:val="30"/>
          <w:szCs w:val="30"/>
        </w:rPr>
        <w:t>0栏+财资1</w:t>
      </w:r>
      <w:r>
        <w:rPr>
          <w:rFonts w:ascii="仿宋_GB2312" w:hAnsi="仿宋" w:eastAsia="仿宋_GB2312"/>
          <w:sz w:val="30"/>
          <w:szCs w:val="30"/>
        </w:rPr>
        <w:t>2</w:t>
      </w:r>
      <w:r>
        <w:rPr>
          <w:rFonts w:hint="eastAsia" w:ascii="仿宋_GB2312" w:hAnsi="仿宋" w:eastAsia="仿宋_GB2312"/>
          <w:sz w:val="30"/>
          <w:szCs w:val="30"/>
        </w:rPr>
        <w:t>-2表1行</w:t>
      </w:r>
      <w:r>
        <w:rPr>
          <w:rFonts w:ascii="仿宋_GB2312" w:hAnsi="仿宋" w:eastAsia="仿宋_GB2312"/>
          <w:sz w:val="30"/>
          <w:szCs w:val="30"/>
        </w:rPr>
        <w:t>1</w:t>
      </w:r>
      <w:r>
        <w:rPr>
          <w:rFonts w:hint="eastAsia" w:ascii="仿宋_GB2312" w:hAnsi="仿宋" w:eastAsia="仿宋_GB2312"/>
          <w:sz w:val="30"/>
          <w:szCs w:val="30"/>
        </w:rPr>
        <w:t>0栏+财资1</w:t>
      </w:r>
      <w:r>
        <w:rPr>
          <w:rFonts w:ascii="仿宋_GB2312" w:hAnsi="仿宋" w:eastAsia="仿宋_GB2312"/>
          <w:sz w:val="30"/>
          <w:szCs w:val="30"/>
        </w:rPr>
        <w:t>2</w:t>
      </w:r>
      <w:r>
        <w:rPr>
          <w:rFonts w:hint="eastAsia" w:ascii="仿宋_GB2312" w:hAnsi="仿宋" w:eastAsia="仿宋_GB2312"/>
          <w:sz w:val="30"/>
          <w:szCs w:val="30"/>
        </w:rPr>
        <w:t>-3表1行</w:t>
      </w:r>
      <w:r>
        <w:rPr>
          <w:rFonts w:ascii="仿宋_GB2312" w:hAnsi="仿宋" w:eastAsia="仿宋_GB2312"/>
          <w:sz w:val="30"/>
          <w:szCs w:val="30"/>
        </w:rPr>
        <w:t>1</w:t>
      </w:r>
      <w:r>
        <w:rPr>
          <w:rFonts w:hint="eastAsia" w:ascii="仿宋_GB2312" w:hAnsi="仿宋" w:eastAsia="仿宋_GB2312"/>
          <w:sz w:val="30"/>
          <w:szCs w:val="30"/>
        </w:rPr>
        <w:t>0栏+财资1</w:t>
      </w:r>
      <w:r>
        <w:rPr>
          <w:rFonts w:ascii="仿宋_GB2312" w:hAnsi="仿宋" w:eastAsia="仿宋_GB2312"/>
          <w:sz w:val="30"/>
          <w:szCs w:val="30"/>
        </w:rPr>
        <w:t>2</w:t>
      </w:r>
      <w:r>
        <w:rPr>
          <w:rFonts w:hint="eastAsia" w:ascii="仿宋_GB2312" w:hAnsi="仿宋" w:eastAsia="仿宋_GB2312"/>
          <w:sz w:val="30"/>
          <w:szCs w:val="30"/>
        </w:rPr>
        <w:t>-3表</w:t>
      </w:r>
      <w:r>
        <w:rPr>
          <w:rFonts w:ascii="仿宋_GB2312" w:hAnsi="仿宋" w:eastAsia="仿宋_GB2312"/>
          <w:sz w:val="30"/>
          <w:szCs w:val="30"/>
        </w:rPr>
        <w:t>1</w:t>
      </w:r>
      <w:r>
        <w:rPr>
          <w:rFonts w:hint="eastAsia" w:ascii="仿宋_GB2312" w:hAnsi="仿宋" w:eastAsia="仿宋_GB2312"/>
          <w:sz w:val="30"/>
          <w:szCs w:val="30"/>
        </w:rPr>
        <w:t>0行</w:t>
      </w:r>
      <w:r>
        <w:rPr>
          <w:rFonts w:ascii="仿宋_GB2312" w:hAnsi="仿宋" w:eastAsia="仿宋_GB2312"/>
          <w:sz w:val="30"/>
          <w:szCs w:val="30"/>
        </w:rPr>
        <w:t>1</w:t>
      </w:r>
      <w:r>
        <w:rPr>
          <w:rFonts w:hint="eastAsia" w:ascii="仿宋_GB2312" w:hAnsi="仿宋" w:eastAsia="仿宋_GB2312"/>
          <w:sz w:val="30"/>
          <w:szCs w:val="30"/>
        </w:rPr>
        <w:t>0栏；</w:t>
      </w:r>
    </w:p>
    <w:p>
      <w:pPr>
        <w:numPr>
          <w:ilvl w:val="0"/>
          <w:numId w:val="3"/>
        </w:numPr>
        <w:adjustRightInd w:val="0"/>
        <w:snapToGrid w:val="0"/>
        <w:spacing w:line="560" w:lineRule="exact"/>
        <w:ind w:left="988"/>
        <w:rPr>
          <w:rFonts w:ascii="仿宋_GB2312" w:hAnsi="仿宋" w:eastAsia="仿宋_GB2312"/>
          <w:sz w:val="30"/>
          <w:szCs w:val="30"/>
        </w:rPr>
      </w:pPr>
      <w:r>
        <w:rPr>
          <w:rFonts w:hint="eastAsia" w:ascii="仿宋_GB2312" w:hAnsi="仿宋" w:eastAsia="仿宋_GB2312"/>
          <w:sz w:val="30"/>
          <w:szCs w:val="30"/>
        </w:rPr>
        <w:t>31行1、2栏</w:t>
      </w:r>
      <w:r>
        <w:rPr>
          <w:rFonts w:ascii="仿宋_GB2312" w:hAnsi="仿宋" w:eastAsia="仿宋_GB2312"/>
          <w:sz w:val="30"/>
          <w:szCs w:val="30"/>
        </w:rPr>
        <w:t>=</w:t>
      </w:r>
      <w:r>
        <w:rPr>
          <w:rFonts w:hint="eastAsia" w:ascii="仿宋_GB2312" w:hAnsi="仿宋" w:eastAsia="仿宋_GB2312"/>
          <w:sz w:val="30"/>
          <w:szCs w:val="30"/>
        </w:rPr>
        <w:t>财资1</w:t>
      </w:r>
      <w:r>
        <w:rPr>
          <w:rFonts w:ascii="仿宋_GB2312" w:hAnsi="仿宋" w:eastAsia="仿宋_GB2312"/>
          <w:sz w:val="30"/>
          <w:szCs w:val="30"/>
        </w:rPr>
        <w:t>3</w:t>
      </w:r>
      <w:r>
        <w:rPr>
          <w:rFonts w:hint="eastAsia" w:ascii="仿宋_GB2312" w:hAnsi="仿宋" w:eastAsia="仿宋_GB2312"/>
          <w:sz w:val="30"/>
          <w:szCs w:val="30"/>
        </w:rPr>
        <w:t>表</w:t>
      </w:r>
      <w:r>
        <w:rPr>
          <w:rFonts w:ascii="仿宋_GB2312" w:hAnsi="仿宋" w:eastAsia="仿宋_GB2312"/>
          <w:sz w:val="30"/>
          <w:szCs w:val="30"/>
        </w:rPr>
        <w:t>1</w:t>
      </w:r>
      <w:r>
        <w:rPr>
          <w:rFonts w:hint="eastAsia" w:ascii="仿宋_GB2312" w:hAnsi="仿宋" w:eastAsia="仿宋_GB2312"/>
          <w:sz w:val="30"/>
          <w:szCs w:val="30"/>
        </w:rPr>
        <w:t>行2、</w:t>
      </w:r>
      <w:r>
        <w:rPr>
          <w:rFonts w:ascii="仿宋_GB2312" w:hAnsi="仿宋" w:eastAsia="仿宋_GB2312"/>
          <w:sz w:val="30"/>
          <w:szCs w:val="30"/>
        </w:rPr>
        <w:t>4</w:t>
      </w:r>
      <w:r>
        <w:rPr>
          <w:rFonts w:hint="eastAsia" w:ascii="仿宋_GB2312" w:hAnsi="仿宋" w:eastAsia="仿宋_GB2312"/>
          <w:sz w:val="30"/>
          <w:szCs w:val="30"/>
        </w:rPr>
        <w:t>栏</w:t>
      </w:r>
      <w:r>
        <w:rPr>
          <w:rFonts w:ascii="仿宋_GB2312" w:hAnsi="仿宋" w:eastAsia="仿宋_GB2312"/>
          <w:sz w:val="30"/>
          <w:szCs w:val="30"/>
        </w:rPr>
        <w:t>；</w:t>
      </w:r>
    </w:p>
    <w:p>
      <w:pPr>
        <w:numPr>
          <w:ilvl w:val="0"/>
          <w:numId w:val="3"/>
        </w:numPr>
        <w:adjustRightInd w:val="0"/>
        <w:snapToGrid w:val="0"/>
        <w:spacing w:line="560" w:lineRule="exact"/>
        <w:ind w:left="988"/>
        <w:rPr>
          <w:rFonts w:ascii="仿宋_GB2312" w:hAnsi="仿宋" w:eastAsia="仿宋_GB2312"/>
          <w:sz w:val="30"/>
          <w:szCs w:val="30"/>
        </w:rPr>
      </w:pPr>
      <w:r>
        <w:rPr>
          <w:rFonts w:hint="eastAsia" w:ascii="仿宋_GB2312" w:hAnsi="仿宋" w:eastAsia="仿宋_GB2312"/>
          <w:sz w:val="30"/>
          <w:szCs w:val="30"/>
        </w:rPr>
        <w:t>32行1、2栏</w:t>
      </w:r>
      <w:r>
        <w:rPr>
          <w:rFonts w:ascii="仿宋_GB2312" w:hAnsi="仿宋" w:eastAsia="仿宋_GB2312"/>
          <w:sz w:val="30"/>
          <w:szCs w:val="30"/>
        </w:rPr>
        <w:t>=</w:t>
      </w:r>
      <w:r>
        <w:rPr>
          <w:rFonts w:hint="eastAsia" w:ascii="仿宋_GB2312" w:hAnsi="仿宋" w:eastAsia="仿宋_GB2312"/>
          <w:sz w:val="30"/>
          <w:szCs w:val="30"/>
        </w:rPr>
        <w:t>财资14表1行4、</w:t>
      </w:r>
      <w:r>
        <w:rPr>
          <w:rFonts w:ascii="仿宋_GB2312" w:hAnsi="仿宋" w:eastAsia="仿宋_GB2312"/>
          <w:sz w:val="30"/>
          <w:szCs w:val="30"/>
        </w:rPr>
        <w:t>8</w:t>
      </w:r>
      <w:r>
        <w:rPr>
          <w:rFonts w:hint="eastAsia" w:ascii="仿宋_GB2312" w:hAnsi="仿宋" w:eastAsia="仿宋_GB2312"/>
          <w:sz w:val="30"/>
          <w:szCs w:val="30"/>
        </w:rPr>
        <w:t>栏</w:t>
      </w:r>
      <w:r>
        <w:rPr>
          <w:rFonts w:ascii="仿宋_GB2312" w:hAnsi="仿宋" w:eastAsia="仿宋_GB2312"/>
          <w:sz w:val="30"/>
          <w:szCs w:val="30"/>
        </w:rPr>
        <w:t>；</w:t>
      </w:r>
    </w:p>
    <w:p>
      <w:pPr>
        <w:numPr>
          <w:ilvl w:val="0"/>
          <w:numId w:val="3"/>
        </w:numPr>
        <w:adjustRightInd w:val="0"/>
        <w:snapToGrid w:val="0"/>
        <w:spacing w:line="560" w:lineRule="exact"/>
        <w:ind w:left="988"/>
        <w:rPr>
          <w:rFonts w:ascii="仿宋_GB2312" w:hAnsi="仿宋" w:eastAsia="仿宋_GB2312"/>
          <w:sz w:val="30"/>
          <w:szCs w:val="30"/>
        </w:rPr>
      </w:pPr>
      <w:r>
        <w:rPr>
          <w:rFonts w:hint="eastAsia" w:ascii="仿宋_GB2312" w:hAnsi="仿宋" w:eastAsia="仿宋_GB2312"/>
          <w:sz w:val="30"/>
          <w:szCs w:val="30"/>
        </w:rPr>
        <w:t>33行1、2栏</w:t>
      </w:r>
      <w:r>
        <w:rPr>
          <w:rFonts w:ascii="仿宋_GB2312" w:hAnsi="仿宋" w:eastAsia="仿宋_GB2312"/>
          <w:sz w:val="30"/>
          <w:szCs w:val="30"/>
        </w:rPr>
        <w:t>=</w:t>
      </w:r>
      <w:r>
        <w:rPr>
          <w:rFonts w:hint="eastAsia" w:ascii="仿宋_GB2312" w:hAnsi="仿宋" w:eastAsia="仿宋_GB2312"/>
          <w:sz w:val="30"/>
          <w:szCs w:val="30"/>
        </w:rPr>
        <w:t>财资15表1行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9</w:t>
      </w:r>
      <w:r>
        <w:rPr>
          <w:rFonts w:hint="eastAsia" w:ascii="仿宋_GB2312" w:hAnsi="仿宋" w:eastAsia="仿宋_GB2312"/>
          <w:sz w:val="30"/>
          <w:szCs w:val="30"/>
        </w:rPr>
        <w:t>栏；</w:t>
      </w:r>
    </w:p>
    <w:p>
      <w:pPr>
        <w:numPr>
          <w:ilvl w:val="0"/>
          <w:numId w:val="3"/>
        </w:numPr>
        <w:adjustRightInd w:val="0"/>
        <w:snapToGrid w:val="0"/>
        <w:spacing w:line="560" w:lineRule="exact"/>
        <w:ind w:left="988"/>
        <w:rPr>
          <w:rFonts w:ascii="仿宋_GB2312" w:hAnsi="仿宋" w:eastAsia="仿宋_GB2312"/>
          <w:sz w:val="30"/>
          <w:szCs w:val="30"/>
        </w:rPr>
      </w:pPr>
      <w:r>
        <w:rPr>
          <w:rFonts w:hint="eastAsia" w:ascii="仿宋_GB2312" w:hAnsi="仿宋" w:eastAsia="仿宋_GB2312"/>
          <w:sz w:val="30"/>
          <w:szCs w:val="30"/>
        </w:rPr>
        <w:t>34行1、2栏</w:t>
      </w:r>
      <w:r>
        <w:rPr>
          <w:rFonts w:ascii="仿宋_GB2312" w:hAnsi="仿宋" w:eastAsia="仿宋_GB2312"/>
          <w:sz w:val="30"/>
          <w:szCs w:val="30"/>
        </w:rPr>
        <w:t>=</w:t>
      </w:r>
      <w:r>
        <w:rPr>
          <w:rFonts w:hint="eastAsia" w:ascii="仿宋_GB2312" w:hAnsi="仿宋" w:eastAsia="仿宋_GB2312"/>
          <w:sz w:val="30"/>
          <w:szCs w:val="30"/>
        </w:rPr>
        <w:t>财资15表1行</w:t>
      </w:r>
      <w:r>
        <w:rPr>
          <w:rFonts w:ascii="仿宋_GB2312" w:hAnsi="仿宋" w:eastAsia="仿宋_GB2312"/>
          <w:sz w:val="30"/>
          <w:szCs w:val="30"/>
        </w:rPr>
        <w:t>4</w:t>
      </w: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栏；</w:t>
      </w:r>
    </w:p>
    <w:p>
      <w:pPr>
        <w:numPr>
          <w:ilvl w:val="0"/>
          <w:numId w:val="3"/>
        </w:numPr>
        <w:adjustRightInd w:val="0"/>
        <w:snapToGrid w:val="0"/>
        <w:spacing w:line="560" w:lineRule="exact"/>
        <w:ind w:left="988"/>
        <w:rPr>
          <w:rFonts w:ascii="仿宋_GB2312" w:hAnsi="仿宋" w:eastAsia="仿宋_GB2312"/>
          <w:sz w:val="30"/>
          <w:szCs w:val="30"/>
        </w:rPr>
      </w:pPr>
      <w:r>
        <w:rPr>
          <w:rFonts w:hint="eastAsia" w:ascii="仿宋_GB2312" w:hAnsi="仿宋" w:eastAsia="仿宋_GB2312"/>
          <w:sz w:val="30"/>
          <w:szCs w:val="30"/>
        </w:rPr>
        <w:t>35行1、2栏</w:t>
      </w:r>
      <w:r>
        <w:rPr>
          <w:rFonts w:ascii="仿宋_GB2312" w:hAnsi="仿宋" w:eastAsia="仿宋_GB2312"/>
          <w:sz w:val="30"/>
          <w:szCs w:val="30"/>
        </w:rPr>
        <w:t>=</w:t>
      </w:r>
      <w:r>
        <w:rPr>
          <w:rFonts w:hint="eastAsia" w:ascii="仿宋_GB2312" w:hAnsi="仿宋" w:eastAsia="仿宋_GB2312"/>
          <w:sz w:val="30"/>
          <w:szCs w:val="30"/>
        </w:rPr>
        <w:t>财资15表1行</w:t>
      </w:r>
      <w:r>
        <w:rPr>
          <w:rFonts w:ascii="仿宋_GB2312" w:hAnsi="仿宋" w:eastAsia="仿宋_GB2312"/>
          <w:sz w:val="30"/>
          <w:szCs w:val="30"/>
        </w:rPr>
        <w:t>5</w:t>
      </w:r>
      <w:r>
        <w:rPr>
          <w:rFonts w:hint="eastAsia" w:ascii="仿宋_GB2312" w:hAnsi="仿宋" w:eastAsia="仿宋_GB2312"/>
          <w:sz w:val="30"/>
          <w:szCs w:val="30"/>
        </w:rPr>
        <w:t>、</w:t>
      </w:r>
      <w:r>
        <w:rPr>
          <w:rFonts w:ascii="仿宋_GB2312" w:hAnsi="仿宋" w:eastAsia="仿宋_GB2312"/>
          <w:sz w:val="30"/>
          <w:szCs w:val="30"/>
        </w:rPr>
        <w:t>11</w:t>
      </w:r>
      <w:r>
        <w:rPr>
          <w:rFonts w:hint="eastAsia" w:ascii="仿宋_GB2312" w:hAnsi="仿宋" w:eastAsia="仿宋_GB2312"/>
          <w:sz w:val="30"/>
          <w:szCs w:val="30"/>
        </w:rPr>
        <w:t>栏；</w:t>
      </w:r>
    </w:p>
    <w:p>
      <w:pPr>
        <w:numPr>
          <w:ilvl w:val="0"/>
          <w:numId w:val="3"/>
        </w:numPr>
        <w:adjustRightInd w:val="0"/>
        <w:snapToGrid w:val="0"/>
        <w:spacing w:line="560" w:lineRule="exact"/>
        <w:ind w:left="988"/>
        <w:rPr>
          <w:rFonts w:ascii="仿宋_GB2312" w:hAnsi="仿宋" w:eastAsia="仿宋_GB2312"/>
          <w:sz w:val="30"/>
          <w:szCs w:val="30"/>
        </w:rPr>
      </w:pPr>
      <w:r>
        <w:rPr>
          <w:rFonts w:hint="eastAsia" w:ascii="仿宋_GB2312" w:hAnsi="仿宋" w:eastAsia="仿宋_GB2312"/>
          <w:sz w:val="30"/>
          <w:szCs w:val="30"/>
        </w:rPr>
        <w:t>3</w:t>
      </w:r>
      <w:r>
        <w:rPr>
          <w:rFonts w:ascii="仿宋_GB2312" w:hAnsi="仿宋" w:eastAsia="仿宋_GB2312"/>
          <w:sz w:val="30"/>
          <w:szCs w:val="30"/>
        </w:rPr>
        <w:t>6</w:t>
      </w:r>
      <w:r>
        <w:rPr>
          <w:rFonts w:hint="eastAsia" w:ascii="仿宋_GB2312" w:hAnsi="仿宋" w:eastAsia="仿宋_GB2312"/>
          <w:sz w:val="30"/>
          <w:szCs w:val="30"/>
        </w:rPr>
        <w:t>行1、2栏</w:t>
      </w:r>
      <w:r>
        <w:rPr>
          <w:rFonts w:ascii="仿宋_GB2312" w:hAnsi="仿宋" w:eastAsia="仿宋_GB2312"/>
          <w:sz w:val="30"/>
          <w:szCs w:val="30"/>
        </w:rPr>
        <w:t>=</w:t>
      </w:r>
      <w:r>
        <w:rPr>
          <w:rFonts w:hint="eastAsia" w:ascii="仿宋_GB2312" w:hAnsi="仿宋" w:eastAsia="仿宋_GB2312"/>
          <w:sz w:val="30"/>
          <w:szCs w:val="30"/>
        </w:rPr>
        <w:t>财资1</w:t>
      </w:r>
      <w:r>
        <w:rPr>
          <w:rFonts w:ascii="仿宋_GB2312" w:hAnsi="仿宋" w:eastAsia="仿宋_GB2312"/>
          <w:sz w:val="30"/>
          <w:szCs w:val="30"/>
        </w:rPr>
        <w:t>6</w:t>
      </w:r>
      <w:r>
        <w:rPr>
          <w:rFonts w:hint="eastAsia" w:ascii="仿宋_GB2312" w:hAnsi="仿宋" w:eastAsia="仿宋_GB2312"/>
          <w:sz w:val="30"/>
          <w:szCs w:val="30"/>
        </w:rPr>
        <w:t>表1行2、</w:t>
      </w:r>
      <w:r>
        <w:rPr>
          <w:rFonts w:ascii="仿宋_GB2312" w:hAnsi="仿宋" w:eastAsia="仿宋_GB2312"/>
          <w:sz w:val="30"/>
          <w:szCs w:val="30"/>
        </w:rPr>
        <w:t>5</w:t>
      </w:r>
      <w:r>
        <w:rPr>
          <w:rFonts w:hint="eastAsia" w:ascii="仿宋_GB2312" w:hAnsi="仿宋" w:eastAsia="仿宋_GB2312"/>
          <w:sz w:val="30"/>
          <w:szCs w:val="30"/>
        </w:rPr>
        <w:t>栏；</w:t>
      </w:r>
    </w:p>
    <w:p>
      <w:pPr>
        <w:numPr>
          <w:ilvl w:val="0"/>
          <w:numId w:val="3"/>
        </w:numPr>
        <w:adjustRightInd w:val="0"/>
        <w:snapToGrid w:val="0"/>
        <w:spacing w:line="560" w:lineRule="exact"/>
        <w:ind w:left="988"/>
        <w:rPr>
          <w:rFonts w:ascii="仿宋_GB2312" w:hAnsi="仿宋" w:eastAsia="仿宋_GB2312"/>
          <w:sz w:val="30"/>
          <w:szCs w:val="30"/>
        </w:rPr>
      </w:pPr>
      <w:r>
        <w:rPr>
          <w:rFonts w:hint="eastAsia" w:ascii="仿宋_GB2312" w:hAnsi="仿宋" w:eastAsia="仿宋_GB2312"/>
          <w:sz w:val="30"/>
          <w:szCs w:val="30"/>
        </w:rPr>
        <w:t>3</w:t>
      </w:r>
      <w:r>
        <w:rPr>
          <w:rFonts w:ascii="仿宋_GB2312" w:hAnsi="仿宋" w:eastAsia="仿宋_GB2312"/>
          <w:sz w:val="30"/>
          <w:szCs w:val="30"/>
        </w:rPr>
        <w:t>7</w:t>
      </w:r>
      <w:r>
        <w:rPr>
          <w:rFonts w:hint="eastAsia" w:ascii="仿宋_GB2312" w:hAnsi="仿宋" w:eastAsia="仿宋_GB2312"/>
          <w:sz w:val="30"/>
          <w:szCs w:val="30"/>
        </w:rPr>
        <w:t>行1、2栏</w:t>
      </w:r>
      <w:r>
        <w:rPr>
          <w:rFonts w:ascii="仿宋_GB2312" w:hAnsi="仿宋" w:eastAsia="仿宋_GB2312"/>
          <w:sz w:val="30"/>
          <w:szCs w:val="30"/>
        </w:rPr>
        <w:t>=</w:t>
      </w:r>
      <w:r>
        <w:rPr>
          <w:rFonts w:hint="eastAsia" w:ascii="仿宋_GB2312" w:hAnsi="仿宋" w:eastAsia="仿宋_GB2312"/>
          <w:sz w:val="30"/>
          <w:szCs w:val="30"/>
        </w:rPr>
        <w:t>财资</w:t>
      </w:r>
      <w:r>
        <w:rPr>
          <w:rFonts w:ascii="仿宋_GB2312" w:hAnsi="仿宋" w:eastAsia="仿宋_GB2312"/>
          <w:sz w:val="30"/>
          <w:szCs w:val="30"/>
        </w:rPr>
        <w:t>16</w:t>
      </w:r>
      <w:r>
        <w:rPr>
          <w:rFonts w:hint="eastAsia" w:ascii="仿宋_GB2312" w:hAnsi="仿宋" w:eastAsia="仿宋_GB2312"/>
          <w:sz w:val="30"/>
          <w:szCs w:val="30"/>
        </w:rPr>
        <w:t>表1行3、</w:t>
      </w:r>
      <w:r>
        <w:rPr>
          <w:rFonts w:ascii="仿宋_GB2312" w:hAnsi="仿宋" w:eastAsia="仿宋_GB2312"/>
          <w:sz w:val="30"/>
          <w:szCs w:val="30"/>
        </w:rPr>
        <w:t>6</w:t>
      </w:r>
      <w:r>
        <w:rPr>
          <w:rFonts w:hint="eastAsia" w:ascii="仿宋_GB2312" w:hAnsi="仿宋" w:eastAsia="仿宋_GB2312"/>
          <w:sz w:val="30"/>
          <w:szCs w:val="30"/>
        </w:rPr>
        <w:t>栏；</w:t>
      </w:r>
    </w:p>
    <w:p>
      <w:pPr>
        <w:numPr>
          <w:ilvl w:val="0"/>
          <w:numId w:val="3"/>
        </w:numPr>
        <w:adjustRightInd w:val="0"/>
        <w:snapToGrid w:val="0"/>
        <w:spacing w:line="560" w:lineRule="exact"/>
        <w:ind w:left="988"/>
        <w:rPr>
          <w:rFonts w:ascii="仿宋_GB2312" w:hAnsi="仿宋" w:eastAsia="仿宋_GB2312"/>
          <w:sz w:val="30"/>
          <w:szCs w:val="30"/>
        </w:rPr>
      </w:pPr>
      <w:r>
        <w:rPr>
          <w:rFonts w:hint="eastAsia" w:ascii="仿宋_GB2312" w:hAnsi="仿宋" w:eastAsia="仿宋_GB2312"/>
          <w:sz w:val="30"/>
          <w:szCs w:val="30"/>
        </w:rPr>
        <w:t>3</w:t>
      </w:r>
      <w:r>
        <w:rPr>
          <w:rFonts w:ascii="仿宋_GB2312" w:hAnsi="仿宋" w:eastAsia="仿宋_GB2312"/>
          <w:sz w:val="30"/>
          <w:szCs w:val="30"/>
        </w:rPr>
        <w:t>8</w:t>
      </w:r>
      <w:r>
        <w:rPr>
          <w:rFonts w:hint="eastAsia" w:ascii="仿宋_GB2312" w:hAnsi="仿宋" w:eastAsia="仿宋_GB2312"/>
          <w:sz w:val="30"/>
          <w:szCs w:val="30"/>
        </w:rPr>
        <w:t>行1、2栏</w:t>
      </w:r>
      <w:r>
        <w:rPr>
          <w:rFonts w:ascii="仿宋_GB2312" w:hAnsi="仿宋" w:eastAsia="仿宋_GB2312"/>
          <w:sz w:val="30"/>
          <w:szCs w:val="30"/>
        </w:rPr>
        <w:t>=</w:t>
      </w:r>
      <w:r>
        <w:rPr>
          <w:rFonts w:hint="eastAsia" w:ascii="仿宋_GB2312" w:hAnsi="仿宋" w:eastAsia="仿宋_GB2312"/>
          <w:sz w:val="30"/>
          <w:szCs w:val="30"/>
        </w:rPr>
        <w:t>财资</w:t>
      </w:r>
      <w:r>
        <w:rPr>
          <w:rFonts w:ascii="仿宋_GB2312" w:hAnsi="仿宋" w:eastAsia="仿宋_GB2312"/>
          <w:sz w:val="30"/>
          <w:szCs w:val="30"/>
        </w:rPr>
        <w:t>16</w:t>
      </w:r>
      <w:r>
        <w:rPr>
          <w:rFonts w:hint="eastAsia" w:ascii="仿宋_GB2312" w:hAnsi="仿宋" w:eastAsia="仿宋_GB2312"/>
          <w:sz w:val="30"/>
          <w:szCs w:val="30"/>
        </w:rPr>
        <w:t>表1行4、</w:t>
      </w:r>
      <w:r>
        <w:rPr>
          <w:rFonts w:ascii="仿宋_GB2312" w:hAnsi="仿宋" w:eastAsia="仿宋_GB2312"/>
          <w:sz w:val="30"/>
          <w:szCs w:val="30"/>
        </w:rPr>
        <w:t>7</w:t>
      </w:r>
      <w:r>
        <w:rPr>
          <w:rFonts w:hint="eastAsia" w:ascii="仿宋_GB2312" w:hAnsi="仿宋" w:eastAsia="仿宋_GB2312"/>
          <w:sz w:val="30"/>
          <w:szCs w:val="30"/>
        </w:rPr>
        <w:t>栏；</w:t>
      </w:r>
    </w:p>
    <w:p>
      <w:pPr>
        <w:adjustRightInd w:val="0"/>
        <w:snapToGrid w:val="0"/>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核实性公式：</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1行2栏</w:t>
      </w:r>
      <w:r>
        <w:rPr>
          <w:rFonts w:ascii="仿宋_GB2312" w:hAnsi="仿宋" w:eastAsia="仿宋_GB2312"/>
          <w:sz w:val="30"/>
          <w:szCs w:val="30"/>
        </w:rPr>
        <w:t>=</w:t>
      </w:r>
      <w:r>
        <w:rPr>
          <w:rFonts w:hint="eastAsia" w:ascii="仿宋_GB2312" w:hAnsi="仿宋" w:eastAsia="仿宋_GB2312"/>
          <w:sz w:val="30"/>
          <w:szCs w:val="30"/>
        </w:rPr>
        <w:t>0（负债表</w:t>
      </w:r>
      <w:r>
        <w:rPr>
          <w:rFonts w:ascii="仿宋_GB2312" w:hAnsi="仿宋" w:eastAsia="仿宋_GB2312"/>
          <w:sz w:val="30"/>
          <w:szCs w:val="30"/>
        </w:rPr>
        <w:t>不应为空</w:t>
      </w:r>
      <w:r>
        <w:rPr>
          <w:rFonts w:hint="eastAsia" w:ascii="仿宋_GB2312" w:hAnsi="仿宋" w:eastAsia="仿宋_GB2312"/>
          <w:sz w:val="30"/>
          <w:szCs w:val="30"/>
        </w:rPr>
        <w:t>），提示核实性错误，需结合实际情况修改或填写情况说明；</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当46行、47行、49行、81行、</w:t>
      </w:r>
      <w:r>
        <w:rPr>
          <w:rFonts w:hint="eastAsia" w:ascii="仿宋_GB2312" w:hAnsi="仿宋" w:eastAsia="仿宋_GB2312"/>
          <w:sz w:val="30"/>
        </w:rPr>
        <w:t>83行3~4栏小于零时，则提示核实性错误</w:t>
      </w:r>
      <w:r>
        <w:rPr>
          <w:rFonts w:hint="eastAsia" w:ascii="仿宋_GB2312" w:hAnsi="仿宋" w:eastAsia="仿宋_GB2312"/>
          <w:sz w:val="30"/>
          <w:szCs w:val="30"/>
        </w:rPr>
        <w:t>，需结合实际情况修改或填写情况说明；</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1行</w:t>
      </w:r>
      <w:r>
        <w:rPr>
          <w:rFonts w:ascii="仿宋_GB2312" w:hAnsi="仿宋" w:eastAsia="仿宋_GB2312"/>
          <w:sz w:val="30"/>
          <w:szCs w:val="30"/>
        </w:rPr>
        <w:t>、</w:t>
      </w:r>
      <w:r>
        <w:rPr>
          <w:rFonts w:hint="eastAsia" w:ascii="仿宋_GB2312" w:hAnsi="仿宋" w:eastAsia="仿宋_GB2312"/>
          <w:sz w:val="30"/>
          <w:szCs w:val="30"/>
        </w:rPr>
        <w:t>2</w:t>
      </w:r>
      <w:r>
        <w:rPr>
          <w:rFonts w:ascii="仿宋_GB2312" w:hAnsi="仿宋" w:eastAsia="仿宋_GB2312"/>
          <w:sz w:val="30"/>
          <w:szCs w:val="30"/>
        </w:rPr>
        <w:t>行、</w:t>
      </w:r>
      <w:r>
        <w:rPr>
          <w:rFonts w:hint="eastAsia" w:ascii="仿宋_GB2312" w:hAnsi="仿宋" w:eastAsia="仿宋_GB2312"/>
          <w:sz w:val="30"/>
          <w:szCs w:val="30"/>
        </w:rPr>
        <w:t>16行、17行、18行、2</w:t>
      </w:r>
      <w:r>
        <w:rPr>
          <w:rFonts w:ascii="仿宋_GB2312" w:hAnsi="仿宋" w:eastAsia="仿宋_GB2312"/>
          <w:sz w:val="30"/>
          <w:szCs w:val="30"/>
        </w:rPr>
        <w:t>1</w:t>
      </w:r>
      <w:r>
        <w:rPr>
          <w:rFonts w:hint="eastAsia" w:ascii="仿宋_GB2312" w:hAnsi="仿宋" w:eastAsia="仿宋_GB2312"/>
          <w:sz w:val="30"/>
          <w:szCs w:val="30"/>
        </w:rPr>
        <w:t>行、23行、2</w:t>
      </w:r>
      <w:r>
        <w:rPr>
          <w:rFonts w:ascii="仿宋_GB2312" w:hAnsi="仿宋" w:eastAsia="仿宋_GB2312"/>
          <w:sz w:val="30"/>
          <w:szCs w:val="30"/>
        </w:rPr>
        <w:t>6</w:t>
      </w:r>
      <w:r>
        <w:rPr>
          <w:rFonts w:hint="eastAsia" w:ascii="仿宋_GB2312" w:hAnsi="仿宋" w:eastAsia="仿宋_GB2312"/>
          <w:sz w:val="30"/>
          <w:szCs w:val="30"/>
        </w:rPr>
        <w:t>行|</w:t>
      </w:r>
      <w:r>
        <w:rPr>
          <w:rFonts w:ascii="仿宋_GB2312" w:hAnsi="仿宋" w:eastAsia="仿宋_GB2312"/>
          <w:sz w:val="30"/>
          <w:szCs w:val="30"/>
        </w:rPr>
        <w:t>2</w:t>
      </w:r>
      <w:r>
        <w:rPr>
          <w:rFonts w:hint="eastAsia" w:ascii="仿宋_GB2312" w:hAnsi="仿宋" w:eastAsia="仿宋_GB2312"/>
          <w:sz w:val="30"/>
          <w:szCs w:val="30"/>
        </w:rPr>
        <w:t>栏</w:t>
      </w:r>
      <w:r>
        <w:rPr>
          <w:rFonts w:ascii="仿宋_GB2312" w:hAnsi="仿宋" w:eastAsia="仿宋_GB2312"/>
          <w:sz w:val="30"/>
          <w:szCs w:val="30"/>
        </w:rPr>
        <w:t>-1</w:t>
      </w:r>
      <w:r>
        <w:rPr>
          <w:rFonts w:hint="eastAsia" w:ascii="仿宋_GB2312" w:hAnsi="仿宋" w:eastAsia="仿宋_GB2312"/>
          <w:sz w:val="30"/>
          <w:szCs w:val="30"/>
        </w:rPr>
        <w:t>栏</w:t>
      </w:r>
      <w:r>
        <w:rPr>
          <w:rFonts w:ascii="仿宋_GB2312" w:hAnsi="仿宋" w:eastAsia="仿宋_GB2312"/>
          <w:sz w:val="30"/>
          <w:szCs w:val="30"/>
        </w:rPr>
        <w:t>|/1</w:t>
      </w:r>
      <w:r>
        <w:rPr>
          <w:rFonts w:hint="eastAsia" w:ascii="仿宋_GB2312" w:hAnsi="仿宋" w:eastAsia="仿宋_GB2312"/>
          <w:sz w:val="30"/>
          <w:szCs w:val="30"/>
        </w:rPr>
        <w:t>栏</w:t>
      </w:r>
      <w:r>
        <w:rPr>
          <w:rFonts w:ascii="仿宋_GB2312" w:hAnsi="仿宋" w:eastAsia="仿宋_GB2312"/>
          <w:sz w:val="30"/>
          <w:szCs w:val="30"/>
        </w:rPr>
        <w:t>&gt;20%</w:t>
      </w:r>
      <w:r>
        <w:rPr>
          <w:rFonts w:hint="eastAsia" w:ascii="仿宋_GB2312" w:hAnsi="宋体" w:eastAsia="仿宋_GB2312"/>
          <w:sz w:val="30"/>
          <w:szCs w:val="30"/>
        </w:rPr>
        <w:t>且≥±10</w:t>
      </w:r>
      <w:r>
        <w:rPr>
          <w:rFonts w:ascii="仿宋_GB2312" w:hAnsi="宋体" w:eastAsia="仿宋_GB2312"/>
          <w:sz w:val="30"/>
          <w:szCs w:val="30"/>
        </w:rPr>
        <w:t>0</w:t>
      </w:r>
      <w:r>
        <w:rPr>
          <w:rFonts w:hint="eastAsia" w:ascii="仿宋_GB2312" w:hAnsi="宋体" w:eastAsia="仿宋_GB2312"/>
          <w:sz w:val="30"/>
          <w:szCs w:val="30"/>
        </w:rPr>
        <w:t>万元</w:t>
      </w:r>
      <w:r>
        <w:rPr>
          <w:rFonts w:hint="eastAsia" w:ascii="仿宋_GB2312" w:hAnsi="仿宋" w:eastAsia="仿宋_GB2312"/>
          <w:sz w:val="30"/>
          <w:szCs w:val="30"/>
        </w:rPr>
        <w:t>（</w:t>
      </w:r>
      <w:r>
        <w:rPr>
          <w:rFonts w:hint="eastAsia" w:ascii="仿宋_GB2312" w:hAnsi="宋体" w:eastAsia="仿宋_GB2312"/>
          <w:sz w:val="30"/>
          <w:szCs w:val="30"/>
        </w:rPr>
        <w:t>资产负债表中的主要指标年末数与年初数增减变动超过20%且≥±10</w:t>
      </w:r>
      <w:r>
        <w:rPr>
          <w:rFonts w:ascii="仿宋_GB2312" w:hAnsi="宋体" w:eastAsia="仿宋_GB2312"/>
          <w:sz w:val="30"/>
          <w:szCs w:val="30"/>
        </w:rPr>
        <w:t>0</w:t>
      </w:r>
      <w:r>
        <w:rPr>
          <w:rFonts w:hint="eastAsia" w:ascii="仿宋_GB2312" w:hAnsi="宋体" w:eastAsia="仿宋_GB2312"/>
          <w:sz w:val="30"/>
          <w:szCs w:val="30"/>
        </w:rPr>
        <w:t>万元的进行提示</w:t>
      </w:r>
      <w:r>
        <w:rPr>
          <w:rFonts w:hint="eastAsia" w:ascii="仿宋_GB2312" w:hAnsi="仿宋" w:eastAsia="仿宋_GB2312"/>
          <w:sz w:val="30"/>
          <w:szCs w:val="30"/>
        </w:rPr>
        <w:t>）,提示核实性错误，需结合实际情况修改或填写情况说明；</w:t>
      </w:r>
    </w:p>
    <w:p>
      <w:pPr>
        <w:numPr>
          <w:ilvl w:val="0"/>
          <w:numId w:val="2"/>
        </w:numPr>
        <w:adjustRightInd w:val="0"/>
        <w:snapToGrid w:val="0"/>
        <w:spacing w:line="560" w:lineRule="exact"/>
        <w:ind w:left="0" w:firstLine="567"/>
        <w:rPr>
          <w:rFonts w:ascii="仿宋_GB2312" w:hAnsi="仿宋" w:eastAsia="仿宋_GB2312"/>
          <w:sz w:val="30"/>
          <w:szCs w:val="30"/>
        </w:rPr>
      </w:pPr>
      <w:r>
        <w:rPr>
          <w:rFonts w:ascii="仿宋_GB2312" w:hAnsi="仿宋" w:eastAsia="仿宋_GB2312"/>
          <w:sz w:val="30"/>
          <w:szCs w:val="30"/>
        </w:rPr>
        <w:t>4</w:t>
      </w:r>
      <w:r>
        <w:rPr>
          <w:rFonts w:hint="eastAsia" w:ascii="仿宋_GB2312" w:hAnsi="仿宋" w:eastAsia="仿宋_GB2312"/>
          <w:sz w:val="30"/>
          <w:szCs w:val="30"/>
        </w:rPr>
        <w:t>3行</w:t>
      </w:r>
      <w:r>
        <w:rPr>
          <w:rFonts w:ascii="仿宋_GB2312" w:hAnsi="仿宋" w:eastAsia="仿宋_GB2312"/>
          <w:sz w:val="30"/>
          <w:szCs w:val="30"/>
        </w:rPr>
        <w:t>、</w:t>
      </w:r>
      <w:r>
        <w:rPr>
          <w:rFonts w:hint="eastAsia" w:ascii="仿宋_GB2312" w:hAnsi="仿宋" w:eastAsia="仿宋_GB2312"/>
          <w:sz w:val="30"/>
          <w:szCs w:val="30"/>
        </w:rPr>
        <w:t>80</w:t>
      </w:r>
      <w:r>
        <w:rPr>
          <w:rFonts w:ascii="仿宋_GB2312" w:hAnsi="仿宋" w:eastAsia="仿宋_GB2312"/>
          <w:sz w:val="30"/>
          <w:szCs w:val="30"/>
        </w:rPr>
        <w:t>行</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w:t>
      </w:r>
      <w:r>
        <w:rPr>
          <w:rFonts w:ascii="仿宋_GB2312" w:hAnsi="仿宋" w:eastAsia="仿宋_GB2312"/>
          <w:sz w:val="30"/>
          <w:szCs w:val="30"/>
        </w:rPr>
        <w:t>-3</w:t>
      </w:r>
      <w:r>
        <w:rPr>
          <w:rFonts w:hint="eastAsia" w:ascii="仿宋_GB2312" w:hAnsi="仿宋" w:eastAsia="仿宋_GB2312"/>
          <w:sz w:val="30"/>
          <w:szCs w:val="30"/>
        </w:rPr>
        <w:t>栏</w:t>
      </w:r>
      <w:r>
        <w:rPr>
          <w:rFonts w:ascii="仿宋_GB2312" w:hAnsi="仿宋" w:eastAsia="仿宋_GB2312"/>
          <w:sz w:val="30"/>
          <w:szCs w:val="30"/>
        </w:rPr>
        <w:t>|/3</w:t>
      </w:r>
      <w:r>
        <w:rPr>
          <w:rFonts w:hint="eastAsia" w:ascii="仿宋_GB2312" w:hAnsi="仿宋" w:eastAsia="仿宋_GB2312"/>
          <w:sz w:val="30"/>
          <w:szCs w:val="30"/>
        </w:rPr>
        <w:t>栏</w:t>
      </w:r>
      <w:r>
        <w:rPr>
          <w:rFonts w:ascii="仿宋_GB2312" w:hAnsi="仿宋" w:eastAsia="仿宋_GB2312"/>
          <w:sz w:val="30"/>
          <w:szCs w:val="30"/>
        </w:rPr>
        <w:t>&gt;20%</w:t>
      </w:r>
      <w:r>
        <w:rPr>
          <w:rFonts w:hint="eastAsia" w:ascii="仿宋_GB2312" w:hAnsi="宋体" w:eastAsia="仿宋_GB2312"/>
          <w:sz w:val="30"/>
          <w:szCs w:val="30"/>
        </w:rPr>
        <w:t>且≥±10</w:t>
      </w:r>
      <w:r>
        <w:rPr>
          <w:rFonts w:ascii="仿宋_GB2312" w:hAnsi="宋体" w:eastAsia="仿宋_GB2312"/>
          <w:sz w:val="30"/>
          <w:szCs w:val="30"/>
        </w:rPr>
        <w:t>0</w:t>
      </w:r>
      <w:r>
        <w:rPr>
          <w:rFonts w:hint="eastAsia" w:ascii="仿宋_GB2312" w:hAnsi="宋体" w:eastAsia="仿宋_GB2312"/>
          <w:sz w:val="30"/>
          <w:szCs w:val="30"/>
        </w:rPr>
        <w:t>万元</w:t>
      </w:r>
      <w:r>
        <w:rPr>
          <w:rFonts w:hint="eastAsia" w:ascii="仿宋_GB2312" w:hAnsi="仿宋" w:eastAsia="仿宋_GB2312"/>
          <w:sz w:val="30"/>
          <w:szCs w:val="30"/>
        </w:rPr>
        <w:t>（</w:t>
      </w:r>
      <w:r>
        <w:rPr>
          <w:rFonts w:hint="eastAsia" w:ascii="仿宋_GB2312" w:hAnsi="宋体" w:eastAsia="仿宋_GB2312"/>
          <w:sz w:val="30"/>
          <w:szCs w:val="30"/>
        </w:rPr>
        <w:t>资产负债表中的主要指标年末数与年初数增减变动超过20%且≥±10</w:t>
      </w:r>
      <w:r>
        <w:rPr>
          <w:rFonts w:ascii="仿宋_GB2312" w:hAnsi="宋体" w:eastAsia="仿宋_GB2312"/>
          <w:sz w:val="30"/>
          <w:szCs w:val="30"/>
        </w:rPr>
        <w:t>0</w:t>
      </w:r>
      <w:r>
        <w:rPr>
          <w:rFonts w:hint="eastAsia" w:ascii="仿宋_GB2312" w:hAnsi="宋体" w:eastAsia="仿宋_GB2312"/>
          <w:sz w:val="30"/>
          <w:szCs w:val="30"/>
        </w:rPr>
        <w:t>万元的进行提示</w:t>
      </w:r>
      <w:r>
        <w:rPr>
          <w:rFonts w:hint="eastAsia" w:ascii="仿宋_GB2312" w:hAnsi="仿宋" w:eastAsia="仿宋_GB2312"/>
          <w:sz w:val="30"/>
          <w:szCs w:val="30"/>
        </w:rPr>
        <w:t>）,提示核实性错误，需结合实际情况修改或填写情况说明；</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有错修改，无错说明）：资产负债表期初账面数应等于上年资产负债表期末账面数，否则提示核实性公式，需结合实际情况修改或填写情况说明；（有错修改，无错说明）84行3~4栏=38行1~2行，否则提示核实性公式，需结合实际情况修改或填写情况说明;</w:t>
      </w:r>
    </w:p>
    <w:p>
      <w:pPr>
        <w:numPr>
          <w:ilvl w:val="0"/>
          <w:numId w:val="2"/>
        </w:numPr>
        <w:adjustRightInd w:val="0"/>
        <w:snapToGrid w:val="0"/>
        <w:spacing w:line="560" w:lineRule="exact"/>
        <w:ind w:left="0" w:firstLine="567"/>
        <w:rPr>
          <w:rFonts w:ascii="仿宋_GB2312" w:hAnsi="仿宋" w:eastAsia="仿宋_GB2312"/>
          <w:sz w:val="30"/>
          <w:szCs w:val="30"/>
        </w:rPr>
      </w:pPr>
      <w:r>
        <w:rPr>
          <w:rFonts w:hint="eastAsia" w:ascii="仿宋_GB2312" w:hAnsi="仿宋" w:eastAsia="仿宋_GB2312"/>
          <w:sz w:val="30"/>
          <w:szCs w:val="30"/>
        </w:rPr>
        <w:t>（有错修改，无错说明）当单户表封面预算管理级次为“地市级、县级、乡镇级”时，财政应返还额度应为0，否则提示核实性公式，需结合实际情况修改或填写情况说明。</w:t>
      </w:r>
    </w:p>
    <w:p>
      <w:pPr>
        <w:pStyle w:val="2"/>
        <w:spacing w:line="560" w:lineRule="exact"/>
        <w:rPr>
          <w:b/>
          <w:color w:val="auto"/>
        </w:rPr>
      </w:pPr>
      <w:r>
        <w:rPr>
          <w:rFonts w:hint="eastAsia"/>
          <w:color w:val="auto"/>
        </w:rPr>
        <w:t>三、机构人员情况表（财资02表）</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本表反映行政事业单位年末机构设置、人员编制及实有情况、公务用车编制情况。</w:t>
      </w:r>
    </w:p>
    <w:p>
      <w:pPr>
        <w:adjustRightInd w:val="0"/>
        <w:snapToGrid w:val="0"/>
        <w:spacing w:line="560" w:lineRule="exact"/>
        <w:ind w:firstLine="602" w:firstLineChars="200"/>
        <w:rPr>
          <w:rFonts w:ascii="仿宋_GB2312" w:hAnsi="仿宋" w:eastAsia="仿宋_GB2312"/>
          <w:b/>
          <w:bCs/>
          <w:sz w:val="30"/>
          <w:szCs w:val="30"/>
        </w:rPr>
      </w:pPr>
      <w:r>
        <w:rPr>
          <w:rFonts w:hint="eastAsia" w:ascii="仿宋_GB2312" w:hAnsi="仿宋" w:eastAsia="仿宋_GB2312"/>
          <w:b/>
          <w:bCs/>
          <w:sz w:val="30"/>
          <w:szCs w:val="30"/>
        </w:rPr>
        <w:t>主要</w:t>
      </w:r>
      <w:r>
        <w:rPr>
          <w:rFonts w:ascii="仿宋_GB2312" w:hAnsi="仿宋" w:eastAsia="仿宋_GB2312"/>
          <w:b/>
          <w:bCs/>
          <w:sz w:val="30"/>
          <w:szCs w:val="30"/>
        </w:rPr>
        <w:t>指标说明：</w:t>
      </w:r>
    </w:p>
    <w:p>
      <w:pPr>
        <w:adjustRightInd w:val="0"/>
        <w:snapToGrid w:val="0"/>
        <w:spacing w:line="560" w:lineRule="exact"/>
        <w:ind w:firstLine="600" w:firstLineChars="200"/>
        <w:rPr>
          <w:rFonts w:ascii="仿宋_GB2312" w:hAnsi="仿宋" w:eastAsia="仿宋_GB2312"/>
          <w:bCs/>
          <w:sz w:val="30"/>
          <w:szCs w:val="30"/>
        </w:rPr>
      </w:pPr>
      <w:r>
        <w:rPr>
          <w:rFonts w:hint="eastAsia" w:ascii="仿宋_GB2312" w:hAnsi="仿宋" w:eastAsia="仿宋_GB2312"/>
          <w:bCs/>
          <w:sz w:val="30"/>
          <w:szCs w:val="30"/>
        </w:rPr>
        <w:t>（一）人员情况</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w:t>
      </w:r>
      <w:r>
        <w:rPr>
          <w:rFonts w:hint="eastAsia" w:ascii="仿宋_GB2312" w:hAnsi="仿宋" w:eastAsia="仿宋_GB2312"/>
          <w:sz w:val="30"/>
          <w:szCs w:val="30"/>
        </w:rPr>
        <w:t>编制人数：填列经政府编制管理部门核定的人员编制数。</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w:t>
      </w:r>
      <w:r>
        <w:rPr>
          <w:rFonts w:ascii="仿宋_GB2312" w:hAnsi="仿宋" w:eastAsia="仿宋_GB2312"/>
          <w:sz w:val="30"/>
          <w:szCs w:val="30"/>
        </w:rPr>
        <w:t>.</w:t>
      </w:r>
      <w:r>
        <w:rPr>
          <w:rFonts w:hint="eastAsia" w:ascii="仿宋_GB2312" w:hAnsi="仿宋" w:eastAsia="仿宋_GB2312"/>
          <w:sz w:val="30"/>
          <w:szCs w:val="30"/>
        </w:rPr>
        <w:t>年末实有人数：填列行政事业单位年末实有人数，包括在职在编行政和事业人员、编外聘用1年以上的其他人员、离退休人员和遗属人员，不包括临时工、短期劳务人员、劳务派遣人员等。</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3</w:t>
      </w:r>
      <w:r>
        <w:rPr>
          <w:rFonts w:ascii="仿宋_GB2312" w:hAnsi="仿宋" w:eastAsia="仿宋_GB2312"/>
          <w:sz w:val="30"/>
          <w:szCs w:val="30"/>
        </w:rPr>
        <w:t>.</w:t>
      </w:r>
      <w:r>
        <w:rPr>
          <w:rFonts w:hint="eastAsia" w:ascii="仿宋_GB2312" w:hAnsi="仿宋" w:eastAsia="仿宋_GB2312"/>
          <w:sz w:val="30"/>
          <w:szCs w:val="30"/>
        </w:rPr>
        <w:t>在职人员</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（1）共产党机关人员：填列各级共产党机关在编在职人员。</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（2）政府机关人员：填列各级政府机关在编在职行政人员，不含公安机关、司法行政机关和国家安全机关行政人员。</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（3）人大</w:t>
      </w:r>
      <w:ins w:id="9" w:author="zyr" w:date="2023-03-22T09:31:54Z">
        <w:r>
          <w:rPr>
            <w:rFonts w:hint="eastAsia" w:ascii="仿宋_GB2312" w:hAnsi="仿宋" w:eastAsia="仿宋_GB2312"/>
            <w:sz w:val="30"/>
            <w:szCs w:val="30"/>
            <w:lang w:val="en-US" w:eastAsia="zh-CN"/>
          </w:rPr>
          <w:t>常委会</w:t>
        </w:r>
      </w:ins>
      <w:r>
        <w:rPr>
          <w:rFonts w:hint="eastAsia" w:ascii="仿宋_GB2312" w:hAnsi="仿宋" w:eastAsia="仿宋_GB2312"/>
          <w:sz w:val="30"/>
          <w:szCs w:val="30"/>
        </w:rPr>
        <w:t>机关人员：填列各级人大</w:t>
      </w:r>
      <w:ins w:id="10" w:author="zyr" w:date="2023-03-22T09:31:59Z">
        <w:r>
          <w:rPr>
            <w:rFonts w:hint="eastAsia" w:ascii="仿宋_GB2312" w:hAnsi="仿宋" w:eastAsia="仿宋_GB2312"/>
            <w:sz w:val="30"/>
            <w:szCs w:val="30"/>
            <w:lang w:val="en-US" w:eastAsia="zh-CN"/>
          </w:rPr>
          <w:t>常委会</w:t>
        </w:r>
      </w:ins>
      <w:r>
        <w:rPr>
          <w:rFonts w:hint="eastAsia" w:ascii="仿宋_GB2312" w:hAnsi="仿宋" w:eastAsia="仿宋_GB2312"/>
          <w:sz w:val="30"/>
          <w:szCs w:val="30"/>
        </w:rPr>
        <w:t>机关在编在职行政人员。</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（4）政协机关人员：填列各级政协机关在编在职行政人员。</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（5）群众团体人员：填列行使行政职能的全国性群众团体机关在编在职行政人员。</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（6）民主党派人员：填列民主党派机关行政人员，中华全国工商业联合会机关在编在职行政人员。</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（7）政法机关人员：填列公安机关、检察院、法院、司法行政机关和国家安全机关在编在职行政人员。</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（8）工勤人员：填列行政单位编制中由政府编制部门核定的在编在职工勤人员。</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（9）参照公务员法管理人员：填列单位经政府编制管理部门批准参照《中华人民共和国公务员法》管理的在编在职人员。</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（10）财政补助人员：填列经政府编制管理部门核定的财政补助在编在职人员。</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（11）经费自理人员：填列经政府编制管理部门核定的经费自理在编在职人员。</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4</w:t>
      </w:r>
      <w:r>
        <w:rPr>
          <w:rFonts w:ascii="仿宋_GB2312" w:hAnsi="仿宋" w:eastAsia="仿宋_GB2312"/>
          <w:sz w:val="30"/>
          <w:szCs w:val="30"/>
        </w:rPr>
        <w:t>.</w:t>
      </w:r>
      <w:r>
        <w:rPr>
          <w:rFonts w:hint="eastAsia" w:ascii="仿宋_GB2312" w:hAnsi="仿宋" w:eastAsia="仿宋_GB2312"/>
          <w:sz w:val="30"/>
          <w:szCs w:val="30"/>
        </w:rPr>
        <w:t>其他人员：填列由单位人事部门管理的聘用期1年以上的在职的编制外聘用人员，不包括临时工、短期劳务人员、劳务派遣人员等。</w:t>
      </w:r>
    </w:p>
    <w:p>
      <w:pPr>
        <w:pStyle w:val="4"/>
        <w:adjustRightInd w:val="0"/>
        <w:snapToGrid w:val="0"/>
        <w:spacing w:line="560" w:lineRule="exact"/>
        <w:ind w:firstLine="600"/>
        <w:rPr>
          <w:rFonts w:ascii="仿宋_GB2312" w:hAnsi="仿宋" w:eastAsia="仿宋_GB2312"/>
          <w:color w:val="auto"/>
          <w:sz w:val="30"/>
          <w:szCs w:val="30"/>
        </w:rPr>
      </w:pPr>
      <w:r>
        <w:rPr>
          <w:rFonts w:ascii="仿宋_GB2312" w:hAnsi="仿宋" w:eastAsia="仿宋_GB2312"/>
          <w:color w:val="auto"/>
          <w:sz w:val="30"/>
          <w:szCs w:val="30"/>
        </w:rPr>
        <w:t>5.</w:t>
      </w:r>
      <w:r>
        <w:rPr>
          <w:rFonts w:hint="eastAsia" w:ascii="仿宋_GB2312" w:hAnsi="仿宋" w:eastAsia="仿宋_GB2312"/>
          <w:color w:val="auto"/>
          <w:sz w:val="30"/>
          <w:szCs w:val="30"/>
        </w:rPr>
        <w:t>离退休人员</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（1）离休人员：填列符合国家离休政策，已经离休的人员。</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（2）退休人员：填列符合国家退休政策，已经退休的人员。不包括内退人员（不符合国家退休政策，但按本单位有关规定已经退休人员）。</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6</w:t>
      </w:r>
      <w:r>
        <w:rPr>
          <w:rFonts w:ascii="仿宋_GB2312" w:hAnsi="仿宋" w:eastAsia="仿宋_GB2312"/>
          <w:sz w:val="30"/>
          <w:szCs w:val="30"/>
        </w:rPr>
        <w:t>.</w:t>
      </w:r>
      <w:r>
        <w:rPr>
          <w:rFonts w:hint="eastAsia" w:ascii="仿宋_GB2312" w:hAnsi="仿宋" w:eastAsia="仿宋_GB2312"/>
          <w:sz w:val="30"/>
          <w:szCs w:val="30"/>
        </w:rPr>
        <w:t>遗属人员：填列按规定由单位开支抚恤金的烈士遗属和牺牲病故人员遗属。</w:t>
      </w:r>
    </w:p>
    <w:p>
      <w:pPr>
        <w:adjustRightInd w:val="0"/>
        <w:snapToGrid w:val="0"/>
        <w:spacing w:line="560" w:lineRule="exact"/>
        <w:ind w:firstLine="600" w:firstLineChars="200"/>
        <w:rPr>
          <w:rFonts w:ascii="仿宋_GB2312" w:hAnsi="仿宋" w:eastAsia="仿宋_GB2312"/>
          <w:bCs/>
          <w:sz w:val="30"/>
          <w:szCs w:val="30"/>
        </w:rPr>
      </w:pPr>
      <w:r>
        <w:rPr>
          <w:rFonts w:hint="eastAsia" w:ascii="仿宋_GB2312" w:hAnsi="仿宋" w:eastAsia="仿宋_GB2312"/>
          <w:bCs/>
          <w:sz w:val="30"/>
          <w:szCs w:val="30"/>
        </w:rPr>
        <w:t>（二）机构情况</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bCs/>
          <w:sz w:val="30"/>
          <w:szCs w:val="30"/>
        </w:rPr>
        <w:t>1</w:t>
      </w:r>
      <w:r>
        <w:rPr>
          <w:rFonts w:ascii="仿宋_GB2312" w:hAnsi="仿宋" w:eastAsia="仿宋_GB2312"/>
          <w:bCs/>
          <w:sz w:val="30"/>
          <w:szCs w:val="30"/>
        </w:rPr>
        <w:t>.</w:t>
      </w:r>
      <w:r>
        <w:rPr>
          <w:rFonts w:hint="eastAsia" w:ascii="仿宋_GB2312" w:hAnsi="仿宋" w:eastAsia="仿宋_GB2312"/>
          <w:sz w:val="30"/>
          <w:szCs w:val="30"/>
        </w:rPr>
        <w:t>独立编制机构数：填列经政府编制管理部门批准的行政事业机构数。</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w:t>
      </w:r>
      <w:r>
        <w:rPr>
          <w:rFonts w:ascii="仿宋_GB2312" w:hAnsi="仿宋" w:eastAsia="仿宋_GB2312"/>
          <w:sz w:val="30"/>
          <w:szCs w:val="30"/>
        </w:rPr>
        <w:t>.</w:t>
      </w:r>
      <w:r>
        <w:rPr>
          <w:rFonts w:hint="eastAsia" w:ascii="仿宋_GB2312" w:hAnsi="仿宋" w:eastAsia="仿宋_GB2312"/>
          <w:sz w:val="30"/>
          <w:szCs w:val="30"/>
        </w:rPr>
        <w:t>独立核算机构数：填列经政府编制管理部门批准并实行财务独立核算的行政事业机构数。</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纳入部门预算管理、独立编报预算的单位，应按独立核算机构填报机构数据。</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实行会计集中核算方式的单位，建议每个独立核算机构分别填报本套报表，如无法分别填报的，应按照实际情况填列独立编制与独立核算机构数。</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3</w:t>
      </w:r>
      <w:r>
        <w:rPr>
          <w:rFonts w:ascii="仿宋_GB2312" w:hAnsi="仿宋" w:eastAsia="仿宋_GB2312"/>
          <w:sz w:val="30"/>
          <w:szCs w:val="30"/>
        </w:rPr>
        <w:t>.</w:t>
      </w:r>
      <w:r>
        <w:rPr>
          <w:rFonts w:hint="eastAsia" w:ascii="仿宋_GB2312" w:hAnsi="仿宋" w:eastAsia="仿宋_GB2312"/>
          <w:sz w:val="30"/>
          <w:szCs w:val="30"/>
        </w:rPr>
        <w:t>共产党机关：填列各级共产党机关机构数。</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4</w:t>
      </w:r>
      <w:r>
        <w:rPr>
          <w:rFonts w:ascii="仿宋_GB2312" w:hAnsi="仿宋" w:eastAsia="仿宋_GB2312"/>
          <w:sz w:val="30"/>
          <w:szCs w:val="30"/>
        </w:rPr>
        <w:t>.</w:t>
      </w:r>
      <w:r>
        <w:rPr>
          <w:rFonts w:hint="eastAsia" w:ascii="仿宋_GB2312" w:hAnsi="仿宋" w:eastAsia="仿宋_GB2312"/>
          <w:sz w:val="30"/>
          <w:szCs w:val="30"/>
        </w:rPr>
        <w:t>政府机关：填列各级政府机关机构数，不含公安机关、司法行政机关和国家安全机关。</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5</w:t>
      </w:r>
      <w:r>
        <w:rPr>
          <w:rFonts w:ascii="仿宋_GB2312" w:hAnsi="仿宋" w:eastAsia="仿宋_GB2312"/>
          <w:sz w:val="30"/>
          <w:szCs w:val="30"/>
        </w:rPr>
        <w:t>.</w:t>
      </w:r>
      <w:r>
        <w:rPr>
          <w:rFonts w:hint="eastAsia" w:ascii="仿宋_GB2312" w:hAnsi="仿宋" w:eastAsia="仿宋_GB2312"/>
          <w:sz w:val="30"/>
          <w:szCs w:val="30"/>
        </w:rPr>
        <w:t>人大</w:t>
      </w:r>
      <w:ins w:id="11" w:author="zyr" w:date="2023-03-22T09:32:06Z">
        <w:r>
          <w:rPr>
            <w:rFonts w:hint="eastAsia" w:ascii="仿宋_GB2312" w:hAnsi="仿宋" w:eastAsia="仿宋_GB2312"/>
            <w:sz w:val="30"/>
            <w:szCs w:val="30"/>
            <w:lang w:val="en-US" w:eastAsia="zh-CN"/>
          </w:rPr>
          <w:t>常委会</w:t>
        </w:r>
      </w:ins>
      <w:r>
        <w:rPr>
          <w:rFonts w:hint="eastAsia" w:ascii="仿宋_GB2312" w:hAnsi="仿宋" w:eastAsia="仿宋_GB2312"/>
          <w:sz w:val="30"/>
          <w:szCs w:val="30"/>
        </w:rPr>
        <w:t>机关：填列各级人大</w:t>
      </w:r>
      <w:ins w:id="12" w:author="zyr" w:date="2023-03-22T09:32:11Z">
        <w:r>
          <w:rPr>
            <w:rFonts w:hint="eastAsia" w:ascii="仿宋_GB2312" w:hAnsi="仿宋" w:eastAsia="仿宋_GB2312"/>
            <w:sz w:val="30"/>
            <w:szCs w:val="30"/>
            <w:lang w:val="en-US" w:eastAsia="zh-CN"/>
          </w:rPr>
          <w:t>常委会</w:t>
        </w:r>
      </w:ins>
      <w:r>
        <w:rPr>
          <w:rFonts w:hint="eastAsia" w:ascii="仿宋_GB2312" w:hAnsi="仿宋" w:eastAsia="仿宋_GB2312"/>
          <w:sz w:val="30"/>
          <w:szCs w:val="30"/>
        </w:rPr>
        <w:t>机关机构数。</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6</w:t>
      </w:r>
      <w:r>
        <w:rPr>
          <w:rFonts w:ascii="仿宋_GB2312" w:hAnsi="仿宋" w:eastAsia="仿宋_GB2312"/>
          <w:sz w:val="30"/>
          <w:szCs w:val="30"/>
        </w:rPr>
        <w:t>.</w:t>
      </w:r>
      <w:r>
        <w:rPr>
          <w:rFonts w:hint="eastAsia" w:ascii="仿宋_GB2312" w:hAnsi="仿宋" w:eastAsia="仿宋_GB2312"/>
          <w:sz w:val="30"/>
          <w:szCs w:val="30"/>
        </w:rPr>
        <w:t>政协机关：填列各级政协机关机构数。</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7</w:t>
      </w:r>
      <w:r>
        <w:rPr>
          <w:rFonts w:ascii="仿宋_GB2312" w:hAnsi="仿宋" w:eastAsia="仿宋_GB2312"/>
          <w:sz w:val="30"/>
          <w:szCs w:val="30"/>
        </w:rPr>
        <w:t>.</w:t>
      </w:r>
      <w:r>
        <w:rPr>
          <w:rFonts w:hint="eastAsia" w:ascii="仿宋_GB2312" w:hAnsi="仿宋" w:eastAsia="仿宋_GB2312"/>
          <w:sz w:val="30"/>
          <w:szCs w:val="30"/>
        </w:rPr>
        <w:t>群众团体：填列行使行政职能的全国性群众团体机构数。</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8</w:t>
      </w:r>
      <w:r>
        <w:rPr>
          <w:rFonts w:ascii="仿宋_GB2312" w:hAnsi="仿宋" w:eastAsia="仿宋_GB2312"/>
          <w:sz w:val="30"/>
          <w:szCs w:val="30"/>
        </w:rPr>
        <w:t>.</w:t>
      </w:r>
      <w:r>
        <w:rPr>
          <w:rFonts w:hint="eastAsia" w:ascii="仿宋_GB2312" w:hAnsi="仿宋" w:eastAsia="仿宋_GB2312"/>
          <w:sz w:val="30"/>
          <w:szCs w:val="30"/>
        </w:rPr>
        <w:t>民主党派：填列民主党派机关机构数，中华全国工商业联合会机关在此填列。</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9</w:t>
      </w:r>
      <w:r>
        <w:rPr>
          <w:rFonts w:ascii="仿宋_GB2312" w:hAnsi="仿宋" w:eastAsia="仿宋_GB2312"/>
          <w:sz w:val="30"/>
          <w:szCs w:val="30"/>
        </w:rPr>
        <w:t>.</w:t>
      </w:r>
      <w:r>
        <w:rPr>
          <w:rFonts w:hint="eastAsia" w:ascii="仿宋_GB2312" w:hAnsi="仿宋" w:eastAsia="仿宋_GB2312"/>
          <w:sz w:val="30"/>
          <w:szCs w:val="30"/>
        </w:rPr>
        <w:t>政法机关：填列公安机关、检察院、法院、司法行政机关和国家安全机关机构数。</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10</w:t>
      </w:r>
      <w:r>
        <w:rPr>
          <w:rFonts w:ascii="仿宋_GB2312" w:hAnsi="仿宋" w:eastAsia="仿宋_GB2312"/>
          <w:sz w:val="30"/>
          <w:szCs w:val="30"/>
        </w:rPr>
        <w:t>.</w:t>
      </w:r>
      <w:r>
        <w:rPr>
          <w:rFonts w:hint="eastAsia" w:ascii="仿宋_GB2312" w:hAnsi="仿宋" w:eastAsia="仿宋_GB2312"/>
          <w:sz w:val="30"/>
          <w:szCs w:val="30"/>
        </w:rPr>
        <w:t>参照公务员法管理：填列经政府编制管理部门核定的参照公务员法管理事业编制机构数。</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11</w:t>
      </w:r>
      <w:r>
        <w:rPr>
          <w:rFonts w:ascii="仿宋_GB2312" w:hAnsi="仿宋" w:eastAsia="仿宋_GB2312"/>
          <w:sz w:val="30"/>
          <w:szCs w:val="30"/>
        </w:rPr>
        <w:t>.</w:t>
      </w:r>
      <w:r>
        <w:rPr>
          <w:rFonts w:hint="eastAsia" w:ascii="仿宋_GB2312" w:hAnsi="仿宋" w:eastAsia="仿宋_GB2312"/>
          <w:sz w:val="30"/>
          <w:szCs w:val="30"/>
        </w:rPr>
        <w:t>财政补助：填列经政府编制管理部门核定的财政补助事业编制机构数。</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12</w:t>
      </w:r>
      <w:r>
        <w:rPr>
          <w:rFonts w:ascii="仿宋_GB2312" w:hAnsi="仿宋" w:eastAsia="仿宋_GB2312"/>
          <w:sz w:val="30"/>
          <w:szCs w:val="30"/>
        </w:rPr>
        <w:t>.</w:t>
      </w:r>
      <w:r>
        <w:rPr>
          <w:rFonts w:hint="eastAsia" w:ascii="仿宋_GB2312" w:hAnsi="仿宋" w:eastAsia="仿宋_GB2312"/>
          <w:sz w:val="30"/>
          <w:szCs w:val="30"/>
        </w:rPr>
        <w:t>经费自理：填列经政府编制管理部门核定的经费自理事业编制机构数。</w:t>
      </w:r>
    </w:p>
    <w:p>
      <w:pPr>
        <w:adjustRightInd w:val="0"/>
        <w:snapToGrid w:val="0"/>
        <w:spacing w:line="560" w:lineRule="exact"/>
        <w:ind w:firstLine="600" w:firstLineChars="200"/>
        <w:rPr>
          <w:rFonts w:ascii="仿宋_GB2312" w:hAnsi="仿宋" w:eastAsia="仿宋_GB2312"/>
          <w:sz w:val="30"/>
          <w:szCs w:val="30"/>
        </w:rPr>
      </w:pPr>
      <w:r>
        <w:rPr>
          <w:rFonts w:ascii="仿宋_GB2312" w:hAnsi="仿宋" w:eastAsia="仿宋_GB2312"/>
          <w:sz w:val="30"/>
          <w:szCs w:val="30"/>
        </w:rPr>
        <w:t>（三）公务用车编制情况</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1公务用车：是指党政机关配备的用于定向保障公务活动的机动车辆，包括机要通信用车、应急保障用车、执法执勤用车、特种专业技术用车以及其他按照规定配备的公务用车。</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机要通信用车是指用于传递、运送机要文件和涉密载体的机动车辆。</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应急保障用车是指用于处理突发事件、抢险救灾或者其他紧急公务的机动车辆。</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执法执勤用车是指中央批准的执法执勤部门（系统）用于一线执法执勤公务的机动车辆。</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特种专业技术用车是指固定搭载专业技术设备、用于执行特殊工作任务的机动车辆。</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2.公务用车编制数：填列经公务用车主管部门批准或备案的车辆编制情况。</w:t>
      </w:r>
    </w:p>
    <w:p>
      <w:pPr>
        <w:adjustRightInd w:val="0"/>
        <w:snapToGrid w:val="0"/>
        <w:spacing w:line="560" w:lineRule="exact"/>
        <w:ind w:firstLine="602" w:firstLineChars="200"/>
        <w:rPr>
          <w:rFonts w:ascii="仿宋_GB2312" w:hAnsi="仿宋" w:eastAsia="仿宋_GB2312"/>
          <w:b/>
          <w:sz w:val="30"/>
          <w:szCs w:val="30"/>
        </w:rPr>
      </w:pPr>
      <w:r>
        <w:rPr>
          <w:rFonts w:hint="eastAsia" w:ascii="仿宋_GB2312" w:hAnsi="仿宋" w:eastAsia="仿宋_GB2312"/>
          <w:b/>
          <w:bCs/>
          <w:sz w:val="30"/>
          <w:szCs w:val="30"/>
        </w:rPr>
        <w:t>逻辑性</w:t>
      </w:r>
      <w:r>
        <w:rPr>
          <w:rFonts w:hint="eastAsia" w:ascii="仿宋_GB2312" w:hAnsi="仿宋" w:eastAsia="仿宋_GB2312"/>
          <w:b/>
          <w:sz w:val="30"/>
          <w:szCs w:val="30"/>
        </w:rPr>
        <w:t>审核公式：</w:t>
      </w:r>
    </w:p>
    <w:p>
      <w:pPr>
        <w:adjustRightInd w:val="0"/>
        <w:snapToGrid w:val="0"/>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表内公式：</w:t>
      </w:r>
    </w:p>
    <w:p>
      <w:pPr>
        <w:numPr>
          <w:ilvl w:val="0"/>
          <w:numId w:val="4"/>
        </w:numPr>
        <w:adjustRightInd w:val="0"/>
        <w:snapToGrid w:val="0"/>
        <w:spacing w:line="560" w:lineRule="exact"/>
        <w:rPr>
          <w:rFonts w:ascii="仿宋_GB2312" w:hAnsi="仿宋" w:eastAsia="仿宋_GB2312"/>
          <w:sz w:val="30"/>
          <w:szCs w:val="30"/>
        </w:rPr>
      </w:pPr>
      <w:r>
        <w:rPr>
          <w:rFonts w:hint="eastAsia" w:ascii="仿宋_GB2312" w:hAnsi="仿宋" w:eastAsia="仿宋_GB2312"/>
          <w:sz w:val="30"/>
          <w:szCs w:val="30"/>
        </w:rPr>
        <w:t>2行1栏＝（3+13）行1栏；</w:t>
      </w:r>
    </w:p>
    <w:p>
      <w:pPr>
        <w:numPr>
          <w:ilvl w:val="0"/>
          <w:numId w:val="4"/>
        </w:numPr>
        <w:adjustRightInd w:val="0"/>
        <w:snapToGrid w:val="0"/>
        <w:spacing w:line="560" w:lineRule="exact"/>
        <w:rPr>
          <w:rFonts w:ascii="仿宋_GB2312" w:hAnsi="仿宋" w:eastAsia="仿宋_GB2312"/>
          <w:sz w:val="30"/>
          <w:szCs w:val="30"/>
        </w:rPr>
      </w:pPr>
      <w:r>
        <w:rPr>
          <w:rFonts w:hint="eastAsia" w:ascii="仿宋_GB2312" w:hAnsi="仿宋" w:eastAsia="仿宋_GB2312"/>
          <w:sz w:val="30"/>
          <w:szCs w:val="30"/>
        </w:rPr>
        <w:t>2行2栏=（3+13+17）行2栏；</w:t>
      </w:r>
    </w:p>
    <w:p>
      <w:pPr>
        <w:numPr>
          <w:ilvl w:val="0"/>
          <w:numId w:val="4"/>
        </w:numPr>
        <w:adjustRightInd w:val="0"/>
        <w:snapToGrid w:val="0"/>
        <w:spacing w:line="560" w:lineRule="exact"/>
        <w:rPr>
          <w:rFonts w:ascii="仿宋_GB2312" w:hAnsi="仿宋" w:eastAsia="仿宋_GB2312"/>
          <w:sz w:val="30"/>
          <w:szCs w:val="30"/>
        </w:rPr>
      </w:pPr>
      <w:r>
        <w:rPr>
          <w:rFonts w:hint="eastAsia" w:ascii="仿宋_GB2312" w:hAnsi="仿宋" w:eastAsia="仿宋_GB2312"/>
          <w:sz w:val="30"/>
          <w:szCs w:val="30"/>
        </w:rPr>
        <w:t>3行1~2栏＝（4+12）行1~2栏；</w:t>
      </w:r>
    </w:p>
    <w:p>
      <w:pPr>
        <w:numPr>
          <w:ilvl w:val="0"/>
          <w:numId w:val="4"/>
        </w:numPr>
        <w:adjustRightInd w:val="0"/>
        <w:snapToGrid w:val="0"/>
        <w:spacing w:line="560" w:lineRule="exact"/>
        <w:rPr>
          <w:rFonts w:ascii="仿宋_GB2312" w:hAnsi="仿宋" w:eastAsia="仿宋_GB2312"/>
          <w:sz w:val="30"/>
          <w:szCs w:val="30"/>
        </w:rPr>
      </w:pPr>
      <w:r>
        <w:rPr>
          <w:rFonts w:hint="eastAsia" w:ascii="仿宋_GB2312" w:hAnsi="仿宋" w:eastAsia="仿宋_GB2312"/>
          <w:sz w:val="30"/>
          <w:szCs w:val="30"/>
        </w:rPr>
        <w:t>4行1~2栏＝（5+6+7+8+9+10+11）行1~2栏；</w:t>
      </w:r>
    </w:p>
    <w:p>
      <w:pPr>
        <w:numPr>
          <w:ilvl w:val="0"/>
          <w:numId w:val="4"/>
        </w:numPr>
        <w:adjustRightInd w:val="0"/>
        <w:snapToGrid w:val="0"/>
        <w:spacing w:line="560" w:lineRule="exact"/>
        <w:rPr>
          <w:rFonts w:ascii="仿宋_GB2312" w:hAnsi="仿宋" w:eastAsia="仿宋_GB2312"/>
          <w:sz w:val="30"/>
          <w:szCs w:val="30"/>
        </w:rPr>
      </w:pPr>
      <w:r>
        <w:rPr>
          <w:rFonts w:hint="eastAsia" w:ascii="仿宋_GB2312" w:hAnsi="仿宋" w:eastAsia="仿宋_GB2312"/>
          <w:sz w:val="30"/>
          <w:szCs w:val="30"/>
        </w:rPr>
        <w:t>13行＝（14+15+16）行1~2栏；</w:t>
      </w:r>
    </w:p>
    <w:p>
      <w:pPr>
        <w:numPr>
          <w:ilvl w:val="0"/>
          <w:numId w:val="4"/>
        </w:numPr>
        <w:adjustRightInd w:val="0"/>
        <w:snapToGrid w:val="0"/>
        <w:spacing w:line="560" w:lineRule="exact"/>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8</w:t>
      </w:r>
      <w:r>
        <w:rPr>
          <w:rFonts w:hint="eastAsia" w:ascii="仿宋_GB2312" w:hAnsi="仿宋" w:eastAsia="仿宋_GB2312"/>
          <w:sz w:val="30"/>
          <w:szCs w:val="30"/>
        </w:rPr>
        <w:t>行2栏＝（1</w:t>
      </w:r>
      <w:r>
        <w:rPr>
          <w:rFonts w:ascii="仿宋_GB2312" w:hAnsi="仿宋" w:eastAsia="仿宋_GB2312"/>
          <w:sz w:val="30"/>
          <w:szCs w:val="30"/>
        </w:rPr>
        <w:t>9</w:t>
      </w:r>
      <w:r>
        <w:rPr>
          <w:rFonts w:hint="eastAsia" w:ascii="仿宋_GB2312" w:hAnsi="仿宋" w:eastAsia="仿宋_GB2312"/>
          <w:sz w:val="30"/>
          <w:szCs w:val="30"/>
        </w:rPr>
        <w:t>+</w:t>
      </w:r>
      <w:r>
        <w:rPr>
          <w:rFonts w:ascii="仿宋_GB2312" w:hAnsi="仿宋" w:eastAsia="仿宋_GB2312"/>
          <w:sz w:val="30"/>
          <w:szCs w:val="30"/>
        </w:rPr>
        <w:t>20</w:t>
      </w:r>
      <w:r>
        <w:rPr>
          <w:rFonts w:hint="eastAsia" w:ascii="仿宋_GB2312" w:hAnsi="仿宋" w:eastAsia="仿宋_GB2312"/>
          <w:sz w:val="30"/>
          <w:szCs w:val="30"/>
        </w:rPr>
        <w:t>）行2栏；</w:t>
      </w:r>
    </w:p>
    <w:p>
      <w:pPr>
        <w:numPr>
          <w:ilvl w:val="0"/>
          <w:numId w:val="4"/>
        </w:numPr>
        <w:adjustRightInd w:val="0"/>
        <w:snapToGrid w:val="0"/>
        <w:spacing w:line="560" w:lineRule="exact"/>
        <w:rPr>
          <w:rFonts w:ascii="仿宋_GB2312" w:hAnsi="仿宋" w:eastAsia="仿宋_GB2312"/>
          <w:sz w:val="30"/>
          <w:szCs w:val="30"/>
        </w:rPr>
      </w:pPr>
      <w:r>
        <w:rPr>
          <w:rFonts w:hint="eastAsia" w:ascii="仿宋_GB2312" w:hAnsi="仿宋" w:eastAsia="仿宋_GB2312"/>
          <w:sz w:val="30"/>
          <w:szCs w:val="30"/>
        </w:rPr>
        <w:t>23行＝（24+32+36）行3~4栏；</w:t>
      </w:r>
    </w:p>
    <w:p>
      <w:pPr>
        <w:numPr>
          <w:ilvl w:val="0"/>
          <w:numId w:val="4"/>
        </w:numPr>
        <w:adjustRightInd w:val="0"/>
        <w:snapToGrid w:val="0"/>
        <w:spacing w:line="560" w:lineRule="exact"/>
        <w:rPr>
          <w:rFonts w:ascii="仿宋_GB2312" w:hAnsi="仿宋" w:eastAsia="仿宋_GB2312"/>
          <w:sz w:val="30"/>
          <w:szCs w:val="30"/>
        </w:rPr>
      </w:pPr>
      <w:r>
        <w:rPr>
          <w:rFonts w:hint="eastAsia" w:ascii="仿宋_GB2312" w:hAnsi="仿宋" w:eastAsia="仿宋_GB2312"/>
          <w:sz w:val="30"/>
          <w:szCs w:val="30"/>
        </w:rPr>
        <w:t>24行3~4＝（25+26+27+28+29+30+31）行3~4；</w:t>
      </w:r>
    </w:p>
    <w:p>
      <w:pPr>
        <w:numPr>
          <w:ilvl w:val="0"/>
          <w:numId w:val="4"/>
        </w:numPr>
        <w:adjustRightInd w:val="0"/>
        <w:snapToGrid w:val="0"/>
        <w:spacing w:line="560" w:lineRule="exact"/>
        <w:rPr>
          <w:rFonts w:ascii="仿宋_GB2312" w:hAnsi="仿宋" w:eastAsia="仿宋_GB2312"/>
          <w:sz w:val="30"/>
          <w:szCs w:val="30"/>
        </w:rPr>
      </w:pPr>
      <w:r>
        <w:rPr>
          <w:rFonts w:hint="eastAsia" w:ascii="仿宋_GB2312" w:hAnsi="仿宋" w:eastAsia="仿宋_GB2312"/>
          <w:sz w:val="30"/>
          <w:szCs w:val="30"/>
        </w:rPr>
        <w:t>32行3~4＝（33+34+35）行3~4；</w:t>
      </w:r>
    </w:p>
    <w:p>
      <w:pPr>
        <w:numPr>
          <w:ilvl w:val="0"/>
          <w:numId w:val="4"/>
        </w:numPr>
        <w:adjustRightInd w:val="0"/>
        <w:snapToGrid w:val="0"/>
        <w:spacing w:line="560" w:lineRule="exact"/>
        <w:rPr>
          <w:rFonts w:ascii="仿宋_GB2312" w:hAnsi="仿宋" w:eastAsia="仿宋_GB2312"/>
          <w:sz w:val="30"/>
          <w:szCs w:val="30"/>
        </w:rPr>
      </w:pPr>
      <w:r>
        <w:rPr>
          <w:rFonts w:hint="eastAsia" w:ascii="仿宋_GB2312" w:hAnsi="仿宋" w:eastAsia="仿宋_GB2312"/>
          <w:sz w:val="30"/>
          <w:szCs w:val="30"/>
        </w:rPr>
        <w:t>23~36行3栏≥23~36行4栏；</w:t>
      </w:r>
    </w:p>
    <w:p>
      <w:pPr>
        <w:numPr>
          <w:ilvl w:val="0"/>
          <w:numId w:val="4"/>
        </w:numPr>
        <w:adjustRightInd w:val="0"/>
        <w:snapToGrid w:val="0"/>
        <w:spacing w:line="560" w:lineRule="exact"/>
        <w:rPr>
          <w:rFonts w:ascii="仿宋_GB2312" w:hAnsi="仿宋" w:eastAsia="仿宋_GB2312"/>
          <w:sz w:val="30"/>
          <w:szCs w:val="30"/>
        </w:rPr>
      </w:pPr>
      <w:r>
        <w:rPr>
          <w:rFonts w:hint="eastAsia" w:ascii="仿宋_GB2312" w:hAnsi="仿宋" w:eastAsia="仿宋_GB2312"/>
          <w:sz w:val="30"/>
          <w:szCs w:val="30"/>
        </w:rPr>
        <w:t>3</w:t>
      </w:r>
      <w:r>
        <w:rPr>
          <w:rFonts w:ascii="仿宋_GB2312" w:hAnsi="仿宋" w:eastAsia="仿宋_GB2312"/>
          <w:sz w:val="30"/>
          <w:szCs w:val="30"/>
        </w:rPr>
        <w:t>8</w:t>
      </w:r>
      <w:r>
        <w:rPr>
          <w:rFonts w:hint="eastAsia" w:ascii="仿宋_GB2312" w:hAnsi="仿宋" w:eastAsia="仿宋_GB2312"/>
          <w:sz w:val="30"/>
          <w:szCs w:val="30"/>
        </w:rPr>
        <w:t>行5栏=（3</w:t>
      </w:r>
      <w:r>
        <w:rPr>
          <w:rFonts w:ascii="仿宋_GB2312" w:hAnsi="仿宋" w:eastAsia="仿宋_GB2312"/>
          <w:sz w:val="30"/>
          <w:szCs w:val="30"/>
        </w:rPr>
        <w:t>9+40+41</w:t>
      </w:r>
      <w:r>
        <w:rPr>
          <w:rFonts w:hint="eastAsia" w:ascii="仿宋_GB2312" w:hAnsi="仿宋" w:eastAsia="仿宋_GB2312"/>
          <w:sz w:val="30"/>
          <w:szCs w:val="30"/>
        </w:rPr>
        <w:t>+</w:t>
      </w:r>
      <w:r>
        <w:rPr>
          <w:rFonts w:ascii="仿宋_GB2312" w:hAnsi="仿宋" w:eastAsia="仿宋_GB2312"/>
          <w:sz w:val="30"/>
          <w:szCs w:val="30"/>
        </w:rPr>
        <w:t>42+43</w:t>
      </w:r>
      <w:r>
        <w:rPr>
          <w:rFonts w:hint="eastAsia" w:ascii="仿宋_GB2312" w:hAnsi="仿宋" w:eastAsia="仿宋_GB2312"/>
          <w:sz w:val="30"/>
          <w:szCs w:val="30"/>
        </w:rPr>
        <w:t>）行5栏；</w:t>
      </w:r>
    </w:p>
    <w:p>
      <w:pPr>
        <w:numPr>
          <w:ilvl w:val="0"/>
          <w:numId w:val="4"/>
        </w:numPr>
        <w:adjustRightInd w:val="0"/>
        <w:snapToGrid w:val="0"/>
        <w:spacing w:line="560" w:lineRule="exact"/>
        <w:rPr>
          <w:rFonts w:ascii="仿宋_GB2312" w:hAnsi="仿宋" w:eastAsia="仿宋_GB2312"/>
          <w:sz w:val="30"/>
          <w:szCs w:val="30"/>
        </w:rPr>
      </w:pPr>
      <w:r>
        <w:rPr>
          <w:rFonts w:hint="eastAsia" w:ascii="仿宋_GB2312" w:hAnsi="仿宋" w:eastAsia="仿宋_GB2312"/>
          <w:sz w:val="30"/>
          <w:szCs w:val="30"/>
        </w:rPr>
        <w:t>各行各栏≥0。</w:t>
      </w:r>
    </w:p>
    <w:p>
      <w:pPr>
        <w:adjustRightInd w:val="0"/>
        <w:snapToGrid w:val="0"/>
        <w:spacing w:line="560" w:lineRule="exact"/>
        <w:ind w:left="600"/>
        <w:rPr>
          <w:rFonts w:ascii="仿宋_GB2312" w:hAnsi="仿宋" w:eastAsia="仿宋_GB2312"/>
          <w:b/>
          <w:sz w:val="30"/>
          <w:szCs w:val="30"/>
        </w:rPr>
      </w:pPr>
      <w:r>
        <w:rPr>
          <w:rFonts w:hint="eastAsia" w:ascii="仿宋_GB2312" w:hAnsi="仿宋" w:eastAsia="仿宋_GB2312"/>
          <w:b/>
          <w:sz w:val="30"/>
          <w:szCs w:val="30"/>
        </w:rPr>
        <w:t>核实性公式：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2行1栏</w:t>
      </w:r>
      <w:r>
        <w:rPr>
          <w:rFonts w:ascii="仿宋_GB2312" w:hAnsi="仿宋" w:eastAsia="仿宋_GB2312"/>
          <w:sz w:val="30"/>
          <w:szCs w:val="30"/>
        </w:rPr>
        <w:t>=0</w:t>
      </w:r>
      <w:r>
        <w:rPr>
          <w:rFonts w:hint="eastAsia" w:ascii="仿宋_GB2312" w:hAnsi="仿宋" w:eastAsia="仿宋_GB2312"/>
          <w:sz w:val="30"/>
          <w:szCs w:val="30"/>
        </w:rPr>
        <w:t>时</w:t>
      </w:r>
      <w:r>
        <w:rPr>
          <w:rFonts w:ascii="仿宋_GB2312" w:hAnsi="仿宋" w:eastAsia="仿宋_GB2312"/>
          <w:sz w:val="30"/>
          <w:szCs w:val="30"/>
        </w:rPr>
        <w:t>，</w:t>
      </w:r>
      <w:r>
        <w:rPr>
          <w:rFonts w:hint="eastAsia" w:ascii="仿宋_GB2312" w:hAnsi="仿宋" w:eastAsia="仿宋_GB2312"/>
          <w:sz w:val="30"/>
          <w:szCs w:val="30"/>
        </w:rPr>
        <w:t>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2行</w:t>
      </w:r>
      <w:r>
        <w:rPr>
          <w:rFonts w:ascii="仿宋_GB2312" w:hAnsi="仿宋" w:eastAsia="仿宋_GB2312"/>
          <w:sz w:val="30"/>
          <w:szCs w:val="30"/>
        </w:rPr>
        <w:t>2</w:t>
      </w:r>
      <w:r>
        <w:rPr>
          <w:rFonts w:hint="eastAsia" w:ascii="仿宋_GB2312" w:hAnsi="仿宋" w:eastAsia="仿宋_GB2312"/>
          <w:sz w:val="30"/>
          <w:szCs w:val="30"/>
        </w:rPr>
        <w:t>栏</w:t>
      </w:r>
      <w:r>
        <w:rPr>
          <w:rFonts w:ascii="仿宋_GB2312" w:hAnsi="仿宋" w:eastAsia="仿宋_GB2312"/>
          <w:sz w:val="30"/>
          <w:szCs w:val="30"/>
        </w:rPr>
        <w:t>=0</w:t>
      </w:r>
      <w:r>
        <w:rPr>
          <w:rFonts w:hint="eastAsia" w:ascii="仿宋_GB2312" w:hAnsi="仿宋" w:eastAsia="仿宋_GB2312"/>
          <w:sz w:val="30"/>
          <w:szCs w:val="30"/>
        </w:rPr>
        <w:t>时</w:t>
      </w:r>
      <w:r>
        <w:rPr>
          <w:rFonts w:ascii="仿宋_GB2312" w:hAnsi="仿宋" w:eastAsia="仿宋_GB2312"/>
          <w:sz w:val="30"/>
          <w:szCs w:val="30"/>
        </w:rPr>
        <w:t>，</w:t>
      </w:r>
      <w:r>
        <w:rPr>
          <w:rFonts w:hint="eastAsia" w:ascii="仿宋_GB2312" w:hAnsi="仿宋" w:eastAsia="仿宋_GB2312"/>
          <w:sz w:val="30"/>
          <w:szCs w:val="30"/>
        </w:rPr>
        <w:t>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23</w:t>
      </w:r>
      <w:r>
        <w:rPr>
          <w:rFonts w:hint="eastAsia" w:ascii="仿宋_GB2312" w:hAnsi="仿宋" w:eastAsia="仿宋_GB2312"/>
          <w:sz w:val="30"/>
          <w:szCs w:val="30"/>
        </w:rPr>
        <w:t>行3栏=0时，提示核实性错误，需结合实际情况修改或填写情况说明；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封面单位基本性质=“共产党机关”时，5行1、2栏=0，6~11行1、2栏&gt;0，或25行3栏=0、26~31行3栏&gt;0,提示核实性错误，需结合实际情况修改或填写情况说明；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封面单位基本性质=“政府机关”时，6行1、2栏=0，5、7~11行1、2栏&gt;0，或26行3栏=0,25、27~31行3栏&gt;0,否则提示核实性错误，需结合实际情况修改或填写情况说明；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封面单位基本性质=“人大</w:t>
      </w:r>
      <w:ins w:id="13" w:author="zyr" w:date="2023-03-22T09:32:16Z">
        <w:r>
          <w:rPr>
            <w:rFonts w:hint="eastAsia" w:ascii="仿宋_GB2312" w:hAnsi="仿宋" w:eastAsia="仿宋_GB2312"/>
            <w:sz w:val="30"/>
            <w:szCs w:val="30"/>
            <w:lang w:val="en-US" w:eastAsia="zh-CN"/>
          </w:rPr>
          <w:t>常委会</w:t>
        </w:r>
      </w:ins>
      <w:del w:id="14" w:author="zyr" w:date="2023-03-22T09:32:16Z">
        <w:r>
          <w:rPr>
            <w:rFonts w:hint="eastAsia" w:ascii="仿宋_GB2312" w:hAnsi="仿宋" w:eastAsia="仿宋_GB2312"/>
            <w:sz w:val="30"/>
            <w:szCs w:val="30"/>
          </w:rPr>
          <w:delText>机关</w:delText>
        </w:r>
      </w:del>
      <w:r>
        <w:rPr>
          <w:rFonts w:hint="eastAsia" w:ascii="仿宋_GB2312" w:hAnsi="仿宋" w:eastAsia="仿宋_GB2312"/>
          <w:sz w:val="30"/>
          <w:szCs w:val="30"/>
        </w:rPr>
        <w:t>”时，7行1、2栏=0,5~6、8~11行1、2栏&gt;0,或27行3栏=0,25~26、28~31行3栏&gt;0,否则提示核实性错误，需结合实际情况修改或填写情况说明；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封面单位基本性质=“政协机关”时，8行1、2栏=0,5~7、9~11行1、2栏&gt;0,或28行3栏=0,25~27、29~31行3栏&gt;0,否则提示核实性错误，需结合实际情况修改或填写情况说明；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封面单位基本性质=“群众团体”时，9行1、2栏=0,5~8、10~11行1、2栏&gt;0,或29行3栏=0,25~28、30~31行3栏&gt;0,否则提示核实性错误，需结合实际情况修改或填写情况说明；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封面单位基本性质=“民主党派”时，10行1、2栏=0,5~9、11行1、2栏&gt;0,或30行3栏=0,25~29、31行3栏&gt;0, 否则提示核实性错误，需结合实际情况修改或填写情况说明；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封面单位基本性质=“政法机关”时，11行1、2栏=0,5~10行1、2栏&gt;0,或31行3栏=0,26~30行3栏&gt;0, 否则提示核实性错误，需结合实际情况修改或填写情况说明；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封面单位基本性质=“经费自理事业单位”时，16行1、2栏=0,14、15行1、2栏&gt;0,或35行3栏=0,33、34行3栏&gt;0, 否则提示核实性错误，需结合实际情况修改或填写情况说明；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年末实有人数大于20时，本期2行2栏与上期机构人员情况表的2行2栏，差异超过20%，提示核实性错误，需结合实际情况修改或填写情况说明；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本期23行3栏不等于上期机构人员情况表的23行</w:t>
      </w:r>
      <w:r>
        <w:rPr>
          <w:rFonts w:ascii="仿宋_GB2312" w:hAnsi="仿宋" w:eastAsia="仿宋_GB2312"/>
          <w:sz w:val="30"/>
          <w:szCs w:val="30"/>
        </w:rPr>
        <w:t>3</w:t>
      </w:r>
      <w:r>
        <w:rPr>
          <w:rFonts w:hint="eastAsia" w:ascii="仿宋_GB2312" w:hAnsi="仿宋" w:eastAsia="仿宋_GB2312"/>
          <w:sz w:val="30"/>
          <w:szCs w:val="30"/>
        </w:rPr>
        <w:t>栏，提示核实性错误，需结合实际情况修改或填写情况说明；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本期2行</w:t>
      </w:r>
      <w:r>
        <w:rPr>
          <w:rFonts w:ascii="仿宋_GB2312" w:hAnsi="仿宋" w:eastAsia="仿宋_GB2312"/>
          <w:sz w:val="30"/>
          <w:szCs w:val="30"/>
        </w:rPr>
        <w:t>1</w:t>
      </w:r>
      <w:r>
        <w:rPr>
          <w:rFonts w:hint="eastAsia" w:ascii="仿宋_GB2312" w:hAnsi="仿宋" w:eastAsia="仿宋_GB2312"/>
          <w:sz w:val="30"/>
          <w:szCs w:val="30"/>
        </w:rPr>
        <w:t>栏与上期机构人员情况表的2行</w:t>
      </w:r>
      <w:r>
        <w:rPr>
          <w:rFonts w:ascii="仿宋_GB2312" w:hAnsi="仿宋" w:eastAsia="仿宋_GB2312"/>
          <w:sz w:val="30"/>
          <w:szCs w:val="30"/>
        </w:rPr>
        <w:t>1</w:t>
      </w:r>
      <w:r>
        <w:rPr>
          <w:rFonts w:hint="eastAsia" w:ascii="仿宋_GB2312" w:hAnsi="仿宋" w:eastAsia="仿宋_GB2312"/>
          <w:sz w:val="30"/>
          <w:szCs w:val="30"/>
        </w:rPr>
        <w:t>栏，差异超过1</w:t>
      </w:r>
      <w:r>
        <w:rPr>
          <w:rFonts w:ascii="仿宋_GB2312" w:hAnsi="仿宋" w:eastAsia="仿宋_GB2312"/>
          <w:sz w:val="30"/>
          <w:szCs w:val="30"/>
        </w:rPr>
        <w:t>0%</w:t>
      </w:r>
      <w:r>
        <w:rPr>
          <w:rFonts w:hint="eastAsia" w:ascii="仿宋_GB2312" w:hAnsi="仿宋" w:eastAsia="仿宋_GB2312"/>
          <w:sz w:val="30"/>
          <w:szCs w:val="30"/>
        </w:rPr>
        <w:t>，提示核实性错误，需结合实际情况修改或填写情况说明。</w:t>
      </w:r>
    </w:p>
    <w:p>
      <w:pPr>
        <w:pStyle w:val="2"/>
        <w:spacing w:line="560" w:lineRule="exact"/>
        <w:rPr>
          <w:b/>
          <w:color w:val="auto"/>
        </w:rPr>
      </w:pPr>
      <w:r>
        <w:rPr>
          <w:rFonts w:hint="eastAsia"/>
          <w:color w:val="auto"/>
        </w:rPr>
        <w:t>四、固定和无形资产存量情况表（财资03表</w:t>
      </w:r>
      <w:r>
        <w:rPr>
          <w:rFonts w:hint="eastAsia"/>
          <w:color w:val="auto"/>
          <w:spacing w:val="6"/>
        </w:rPr>
        <w:t>）</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本表以资产模块</w:t>
      </w:r>
      <w:r>
        <w:rPr>
          <w:rFonts w:ascii="仿宋_GB2312" w:hAnsi="仿宋" w:eastAsia="仿宋_GB2312"/>
          <w:sz w:val="30"/>
          <w:szCs w:val="30"/>
        </w:rPr>
        <w:t>中的固定</w:t>
      </w:r>
      <w:r>
        <w:rPr>
          <w:rFonts w:hint="eastAsia" w:ascii="仿宋_GB2312" w:hAnsi="仿宋" w:eastAsia="仿宋_GB2312"/>
          <w:sz w:val="30"/>
          <w:szCs w:val="30"/>
        </w:rPr>
        <w:t>和无形</w:t>
      </w:r>
      <w:r>
        <w:rPr>
          <w:rFonts w:ascii="仿宋_GB2312" w:hAnsi="仿宋" w:eastAsia="仿宋_GB2312"/>
          <w:sz w:val="30"/>
          <w:szCs w:val="30"/>
        </w:rPr>
        <w:t>资产卡片数据为基础，</w:t>
      </w:r>
      <w:r>
        <w:rPr>
          <w:rFonts w:hint="eastAsia" w:ascii="仿宋_GB2312" w:hAnsi="仿宋" w:eastAsia="仿宋_GB2312"/>
          <w:sz w:val="30"/>
          <w:szCs w:val="30"/>
        </w:rPr>
        <w:t>按照资产分类分项提取生成</w:t>
      </w:r>
      <w:r>
        <w:rPr>
          <w:rFonts w:ascii="仿宋_GB2312" w:hAnsi="仿宋" w:eastAsia="仿宋_GB2312"/>
          <w:sz w:val="30"/>
          <w:szCs w:val="30"/>
        </w:rPr>
        <w:t>固定</w:t>
      </w:r>
      <w:r>
        <w:rPr>
          <w:rFonts w:hint="eastAsia" w:ascii="仿宋_GB2312" w:hAnsi="仿宋" w:eastAsia="仿宋_GB2312"/>
          <w:sz w:val="30"/>
          <w:szCs w:val="30"/>
        </w:rPr>
        <w:t>和无形</w:t>
      </w:r>
      <w:r>
        <w:rPr>
          <w:rFonts w:ascii="仿宋_GB2312" w:hAnsi="仿宋" w:eastAsia="仿宋_GB2312"/>
          <w:sz w:val="30"/>
          <w:szCs w:val="30"/>
        </w:rPr>
        <w:t>资产</w:t>
      </w:r>
      <w:r>
        <w:rPr>
          <w:rFonts w:hint="eastAsia" w:ascii="仿宋_GB2312" w:hAnsi="仿宋" w:eastAsia="仿宋_GB2312"/>
          <w:sz w:val="30"/>
          <w:szCs w:val="30"/>
        </w:rPr>
        <w:t>本</w:t>
      </w:r>
      <w:r>
        <w:rPr>
          <w:rFonts w:ascii="仿宋_GB2312" w:hAnsi="仿宋" w:eastAsia="仿宋_GB2312"/>
          <w:sz w:val="30"/>
          <w:szCs w:val="30"/>
        </w:rPr>
        <w:t>年度账面期初数</w:t>
      </w:r>
      <w:r>
        <w:rPr>
          <w:rFonts w:hint="eastAsia" w:ascii="仿宋_GB2312" w:hAnsi="仿宋" w:eastAsia="仿宋_GB2312"/>
          <w:sz w:val="30"/>
          <w:szCs w:val="30"/>
        </w:rPr>
        <w:t>和</w:t>
      </w:r>
      <w:r>
        <w:rPr>
          <w:rFonts w:ascii="仿宋_GB2312" w:hAnsi="仿宋" w:eastAsia="仿宋_GB2312"/>
          <w:sz w:val="30"/>
          <w:szCs w:val="30"/>
        </w:rPr>
        <w:t>账面</w:t>
      </w:r>
      <w:r>
        <w:rPr>
          <w:rFonts w:hint="eastAsia" w:ascii="仿宋_GB2312" w:hAnsi="仿宋" w:eastAsia="仿宋_GB2312"/>
          <w:sz w:val="30"/>
          <w:szCs w:val="30"/>
        </w:rPr>
        <w:t>期末数。对于权证手续不全、但长期占有使用并实际控制的固定资产应当登记入账，并纳入本表填报范围。</w:t>
      </w:r>
    </w:p>
    <w:p>
      <w:pPr>
        <w:spacing w:line="560" w:lineRule="exact"/>
        <w:ind w:firstLine="602" w:firstLineChars="200"/>
        <w:rPr>
          <w:rFonts w:ascii="仿宋_GB2312" w:hAnsi="仿宋" w:eastAsia="仿宋_GB2312"/>
          <w:b/>
          <w:bCs/>
          <w:sz w:val="30"/>
          <w:szCs w:val="30"/>
        </w:rPr>
      </w:pPr>
      <w:r>
        <w:rPr>
          <w:rFonts w:hint="eastAsia" w:ascii="仿宋_GB2312" w:hAnsi="仿宋" w:eastAsia="仿宋_GB2312"/>
          <w:b/>
          <w:bCs/>
          <w:sz w:val="30"/>
          <w:szCs w:val="30"/>
        </w:rPr>
        <w:t>主要</w:t>
      </w:r>
      <w:r>
        <w:rPr>
          <w:rFonts w:ascii="仿宋_GB2312" w:hAnsi="仿宋" w:eastAsia="仿宋_GB2312"/>
          <w:b/>
          <w:bCs/>
          <w:sz w:val="30"/>
          <w:szCs w:val="30"/>
        </w:rPr>
        <w:t>指标说明：</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1.房屋和构筑物。本指标反映本单位在固定资产核算的境外土地所有权、房屋、构筑物及附属设施情况，不包含土地使用权、使用其他单位房屋和已投入使用的在建工程未转固房屋。</w:t>
      </w:r>
    </w:p>
    <w:p>
      <w:pPr>
        <w:spacing w:line="560" w:lineRule="exact"/>
        <w:ind w:firstLine="600"/>
        <w:rPr>
          <w:rFonts w:ascii="仿宋_GB2312" w:hAnsi="仿宋" w:eastAsia="仿宋_GB2312"/>
          <w:sz w:val="30"/>
          <w:szCs w:val="30"/>
        </w:rPr>
      </w:pPr>
      <w:r>
        <w:rPr>
          <w:rFonts w:ascii="仿宋_GB2312" w:hAnsi="仿宋" w:eastAsia="仿宋_GB2312"/>
          <w:sz w:val="30"/>
          <w:szCs w:val="30"/>
        </w:rPr>
        <w:t>2.</w:t>
      </w:r>
      <w:r>
        <w:rPr>
          <w:rFonts w:hint="eastAsia" w:ascii="仿宋_GB2312" w:hAnsi="仿宋" w:eastAsia="仿宋_GB2312"/>
          <w:sz w:val="30"/>
          <w:szCs w:val="30"/>
        </w:rPr>
        <w:t>土地：反映境外购置具有土地所有权的资产。</w:t>
      </w:r>
    </w:p>
    <w:p>
      <w:pPr>
        <w:spacing w:line="560" w:lineRule="exact"/>
        <w:ind w:firstLine="600" w:firstLineChars="200"/>
        <w:rPr>
          <w:rFonts w:ascii="仿宋_GB2312" w:hAnsi="仿宋" w:eastAsia="仿宋_GB2312"/>
          <w:sz w:val="30"/>
          <w:szCs w:val="30"/>
        </w:rPr>
      </w:pPr>
      <w:r>
        <w:rPr>
          <w:rFonts w:ascii="仿宋_GB2312" w:hAnsi="仿宋" w:eastAsia="仿宋_GB2312"/>
          <w:sz w:val="30"/>
          <w:szCs w:val="30"/>
        </w:rPr>
        <w:t>3</w:t>
      </w:r>
      <w:r>
        <w:rPr>
          <w:rFonts w:hint="eastAsia" w:ascii="仿宋_GB2312" w:hAnsi="仿宋" w:eastAsia="仿宋_GB2312"/>
          <w:sz w:val="30"/>
          <w:szCs w:val="30"/>
        </w:rPr>
        <w:t>.房屋。本指标反映本单位房屋情况，包括办公用房、业务用房、其他用房的建筑面积和账面价值，不包含构筑物和房屋附属设施。</w:t>
      </w:r>
    </w:p>
    <w:p>
      <w:pPr>
        <w:spacing w:line="560" w:lineRule="exact"/>
        <w:ind w:firstLine="576" w:firstLineChars="192"/>
        <w:rPr>
          <w:rFonts w:ascii="仿宋_GB2312" w:eastAsia="仿宋_GB2312"/>
          <w:kern w:val="0"/>
          <w:sz w:val="30"/>
          <w:szCs w:val="30"/>
        </w:rPr>
      </w:pPr>
      <w:r>
        <w:rPr>
          <w:rFonts w:ascii="仿宋_GB2312" w:hAnsi="仿宋" w:eastAsia="仿宋_GB2312"/>
          <w:sz w:val="30"/>
          <w:szCs w:val="30"/>
        </w:rPr>
        <w:t>4.</w:t>
      </w:r>
      <w:r>
        <w:rPr>
          <w:rFonts w:ascii="仿宋_GB2312" w:eastAsia="仿宋_GB2312"/>
          <w:kern w:val="0"/>
          <w:sz w:val="30"/>
          <w:szCs w:val="30"/>
        </w:rPr>
        <w:t>办公用房:</w:t>
      </w:r>
      <w:r>
        <w:rPr>
          <w:rFonts w:hint="eastAsia" w:ascii="仿宋_GB2312" w:eastAsia="仿宋_GB2312"/>
          <w:kern w:val="0"/>
          <w:sz w:val="30"/>
          <w:szCs w:val="30"/>
        </w:rPr>
        <w:t>按照《党政机关办公用房建设标准》（发改投资〔</w:t>
      </w:r>
      <w:r>
        <w:rPr>
          <w:rFonts w:ascii="仿宋_GB2312" w:eastAsia="仿宋_GB2312"/>
          <w:kern w:val="0"/>
          <w:sz w:val="30"/>
          <w:szCs w:val="30"/>
        </w:rPr>
        <w:t>2014〕2674号）相关规定，本表中</w:t>
      </w:r>
      <w:r>
        <w:rPr>
          <w:rFonts w:hint="eastAsia" w:ascii="仿宋_GB2312" w:eastAsia="仿宋_GB2312"/>
          <w:kern w:val="0"/>
          <w:sz w:val="30"/>
          <w:szCs w:val="30"/>
        </w:rPr>
        <w:t>办公用房用途分类是指办公室用房、服务用房、设备用房和附属用房。数量原则上按建筑面积填列。</w:t>
      </w:r>
    </w:p>
    <w:p>
      <w:pPr>
        <w:spacing w:line="560" w:lineRule="exact"/>
        <w:ind w:firstLine="576" w:firstLineChars="192"/>
        <w:rPr>
          <w:rFonts w:ascii="仿宋_GB2312" w:eastAsia="仿宋_GB2312"/>
          <w:kern w:val="0"/>
          <w:sz w:val="30"/>
          <w:szCs w:val="30"/>
        </w:rPr>
      </w:pPr>
      <w:r>
        <w:rPr>
          <w:rFonts w:ascii="仿宋_GB2312" w:eastAsia="仿宋_GB2312"/>
          <w:kern w:val="0"/>
          <w:sz w:val="30"/>
          <w:szCs w:val="30"/>
        </w:rPr>
        <w:t>5.办公室用房：</w:t>
      </w:r>
      <w:r>
        <w:rPr>
          <w:rFonts w:hint="eastAsia" w:ascii="仿宋_GB2312" w:eastAsia="仿宋_GB2312"/>
          <w:kern w:val="0"/>
          <w:sz w:val="30"/>
          <w:szCs w:val="30"/>
        </w:rPr>
        <w:t>按照《党政机关办公用房建设标准》（发改投资〔</w:t>
      </w:r>
      <w:r>
        <w:rPr>
          <w:rFonts w:ascii="仿宋_GB2312" w:eastAsia="仿宋_GB2312"/>
          <w:kern w:val="0"/>
          <w:sz w:val="30"/>
          <w:szCs w:val="30"/>
        </w:rPr>
        <w:t>2014〕2674号）相关规定，</w:t>
      </w:r>
      <w:r>
        <w:rPr>
          <w:rFonts w:hint="eastAsia" w:ascii="仿宋_GB2312" w:eastAsia="仿宋_GB2312"/>
          <w:kern w:val="0"/>
          <w:sz w:val="30"/>
          <w:szCs w:val="30"/>
        </w:rPr>
        <w:t>填写领导人员办公室和一般工作人员办公室的使用面积。</w:t>
      </w:r>
    </w:p>
    <w:p>
      <w:pPr>
        <w:spacing w:line="560" w:lineRule="exact"/>
        <w:ind w:firstLine="576" w:firstLineChars="192"/>
        <w:rPr>
          <w:rFonts w:ascii="仿宋_GB2312" w:eastAsia="仿宋_GB2312"/>
          <w:kern w:val="0"/>
          <w:sz w:val="30"/>
          <w:szCs w:val="30"/>
        </w:rPr>
      </w:pPr>
      <w:r>
        <w:rPr>
          <w:rFonts w:ascii="仿宋_GB2312" w:eastAsia="仿宋_GB2312"/>
          <w:kern w:val="0"/>
          <w:sz w:val="30"/>
          <w:szCs w:val="30"/>
        </w:rPr>
        <w:t>6.业务用房:填列单位为开展各类业务设置的特殊技术业务场所。包括行政单位业务用房、公共安全用房、事业单位用房及社会团体用房等行政事业单位业务类用房，</w:t>
      </w:r>
      <w:r>
        <w:rPr>
          <w:rFonts w:hint="eastAsia" w:ascii="仿宋_GB2312" w:eastAsia="仿宋_GB2312"/>
          <w:kern w:val="0"/>
          <w:sz w:val="30"/>
          <w:szCs w:val="30"/>
        </w:rPr>
        <w:t>数量原则上按建筑面积填列。</w:t>
      </w:r>
    </w:p>
    <w:p>
      <w:pPr>
        <w:spacing w:line="560" w:lineRule="exact"/>
        <w:ind w:firstLine="576" w:firstLineChars="192"/>
        <w:rPr>
          <w:rFonts w:ascii="仿宋_GB2312" w:eastAsia="仿宋_GB2312"/>
          <w:kern w:val="0"/>
          <w:sz w:val="30"/>
          <w:szCs w:val="30"/>
        </w:rPr>
      </w:pPr>
      <w:r>
        <w:rPr>
          <w:rFonts w:ascii="仿宋_GB2312" w:eastAsia="仿宋_GB2312"/>
          <w:kern w:val="0"/>
          <w:sz w:val="30"/>
          <w:szCs w:val="30"/>
        </w:rPr>
        <w:t>7.</w:t>
      </w:r>
      <w:r>
        <w:rPr>
          <w:rFonts w:hint="eastAsia" w:ascii="仿宋_GB2312" w:eastAsia="仿宋_GB2312"/>
          <w:kern w:val="0"/>
          <w:sz w:val="30"/>
          <w:szCs w:val="30"/>
        </w:rPr>
        <w:t>其他用房：填列除办公用房和业务用房以外的所有房屋。数量原则上按建筑面积填列。</w:t>
      </w:r>
    </w:p>
    <w:p>
      <w:pPr>
        <w:spacing w:line="560" w:lineRule="exact"/>
        <w:ind w:firstLine="576" w:firstLineChars="192"/>
        <w:rPr>
          <w:rFonts w:ascii="仿宋_GB2312" w:hAnsi="仿宋" w:eastAsia="仿宋_GB2312"/>
          <w:sz w:val="30"/>
          <w:szCs w:val="30"/>
        </w:rPr>
      </w:pPr>
      <w:r>
        <w:rPr>
          <w:rFonts w:ascii="仿宋_GB2312" w:eastAsia="仿宋_GB2312"/>
          <w:kern w:val="0"/>
          <w:sz w:val="30"/>
          <w:szCs w:val="30"/>
        </w:rPr>
        <w:t>8.</w:t>
      </w:r>
      <w:r>
        <w:rPr>
          <w:rFonts w:hint="eastAsia" w:ascii="仿宋_GB2312" w:eastAsia="仿宋_GB2312"/>
          <w:kern w:val="0"/>
          <w:sz w:val="30"/>
          <w:szCs w:val="30"/>
        </w:rPr>
        <w:t>车辆：</w:t>
      </w:r>
      <w:r>
        <w:rPr>
          <w:rFonts w:hint="eastAsia" w:ascii="仿宋_GB2312" w:hAnsi="仿宋" w:eastAsia="仿宋_GB2312"/>
          <w:sz w:val="30"/>
          <w:szCs w:val="30"/>
        </w:rPr>
        <w:t>填列单位占有使用的机动车辆（不含</w:t>
      </w:r>
      <w:r>
        <w:rPr>
          <w:rFonts w:ascii="仿宋_GB2312" w:hAnsi="仿宋" w:eastAsia="仿宋_GB2312"/>
          <w:sz w:val="30"/>
          <w:szCs w:val="30"/>
        </w:rPr>
        <w:t>摩托车</w:t>
      </w:r>
      <w:r>
        <w:rPr>
          <w:rFonts w:hint="eastAsia" w:ascii="仿宋_GB2312" w:hAnsi="仿宋" w:eastAsia="仿宋_GB2312"/>
          <w:sz w:val="30"/>
          <w:szCs w:val="30"/>
        </w:rPr>
        <w:t>、电动自行车、轮椅车、非机动车辆等）。</w:t>
      </w:r>
    </w:p>
    <w:p>
      <w:pPr>
        <w:spacing w:line="560" w:lineRule="exact"/>
        <w:ind w:firstLine="600"/>
        <w:rPr>
          <w:rFonts w:ascii="仿宋_GB2312" w:hAnsi="仿宋" w:eastAsia="仿宋_GB2312"/>
          <w:sz w:val="30"/>
          <w:szCs w:val="30"/>
        </w:rPr>
      </w:pPr>
      <w:r>
        <w:rPr>
          <w:rFonts w:ascii="仿宋_GB2312" w:hAnsi="仿宋" w:eastAsia="仿宋_GB2312"/>
          <w:sz w:val="30"/>
          <w:szCs w:val="30"/>
        </w:rPr>
        <w:t>9.</w:t>
      </w:r>
      <w:r>
        <w:rPr>
          <w:rFonts w:hint="eastAsia" w:ascii="仿宋_GB2312" w:hAnsi="仿宋" w:eastAsia="仿宋_GB2312"/>
          <w:sz w:val="30"/>
          <w:szCs w:val="30"/>
        </w:rPr>
        <w:t>文物和陈列品：根据中华人民共和国国家标准《固定资产等资产基础分类与代码》（GB/T 14885-2022）提取资产分类“文物和陈列品（A03000000）”下面的所有资产。文物和陈列品不计提折旧。本指标反映为满足自身开展业务活动或其他活动需要而控制的文物和陈列品，为满足社会公共需求而控制的文物文化资产在“文物文化资产”中反映。</w:t>
      </w:r>
    </w:p>
    <w:p>
      <w:pPr>
        <w:spacing w:line="560" w:lineRule="exact"/>
        <w:ind w:firstLine="600"/>
        <w:rPr>
          <w:rFonts w:ascii="仿宋_GB2312" w:hAnsi="仿宋" w:eastAsia="仿宋_GB2312"/>
          <w:sz w:val="30"/>
          <w:szCs w:val="30"/>
        </w:rPr>
      </w:pPr>
      <w:r>
        <w:rPr>
          <w:rFonts w:ascii="仿宋_GB2312" w:hAnsi="仿宋" w:eastAsia="仿宋_GB2312"/>
          <w:sz w:val="30"/>
          <w:szCs w:val="30"/>
        </w:rPr>
        <w:t>10.</w:t>
      </w:r>
      <w:r>
        <w:rPr>
          <w:rFonts w:hint="eastAsia" w:ascii="仿宋_GB2312" w:hAnsi="仿宋" w:eastAsia="仿宋_GB2312"/>
          <w:sz w:val="30"/>
          <w:szCs w:val="30"/>
        </w:rPr>
        <w:t>图书和档案：根据中华人民共和国国家标准《固定资产等资产基础分类与代码》（GB/T 14885-2022）提取资产分类“图书和档案（</w:t>
      </w:r>
      <w:r>
        <w:rPr>
          <w:rFonts w:ascii="仿宋_GB2312" w:hAnsi="仿宋" w:eastAsia="仿宋_GB2312"/>
          <w:sz w:val="30"/>
          <w:szCs w:val="30"/>
        </w:rPr>
        <w:t>A04000000</w:t>
      </w:r>
      <w:r>
        <w:rPr>
          <w:rFonts w:hint="eastAsia" w:ascii="仿宋_GB2312" w:hAnsi="仿宋" w:eastAsia="仿宋_GB2312"/>
          <w:sz w:val="30"/>
          <w:szCs w:val="30"/>
        </w:rPr>
        <w:t>）”下面的所有资产。图书和档案不计提折旧。</w:t>
      </w:r>
    </w:p>
    <w:p>
      <w:pPr>
        <w:spacing w:line="560" w:lineRule="exact"/>
        <w:ind w:firstLine="600"/>
        <w:rPr>
          <w:rFonts w:ascii="仿宋_GB2312" w:hAnsi="仿宋" w:eastAsia="仿宋_GB2312"/>
          <w:sz w:val="30"/>
          <w:szCs w:val="30"/>
        </w:rPr>
      </w:pPr>
      <w:r>
        <w:rPr>
          <w:rFonts w:ascii="仿宋_GB2312" w:hAnsi="仿宋" w:eastAsia="仿宋_GB2312"/>
          <w:sz w:val="30"/>
          <w:szCs w:val="30"/>
        </w:rPr>
        <w:t>11.</w:t>
      </w:r>
      <w:r>
        <w:rPr>
          <w:rFonts w:hint="eastAsia" w:ascii="仿宋_GB2312" w:hAnsi="仿宋" w:eastAsia="仿宋_GB2312"/>
          <w:sz w:val="30"/>
          <w:szCs w:val="30"/>
        </w:rPr>
        <w:t>家具和用具：根据中华人民共和国国家标准《固定资产等资产基础分类与代码》（GB/T 14885-2022）提取资产分类“家具和用具（</w:t>
      </w:r>
      <w:r>
        <w:rPr>
          <w:rFonts w:ascii="仿宋_GB2312" w:hAnsi="仿宋" w:eastAsia="仿宋_GB2312"/>
          <w:sz w:val="30"/>
          <w:szCs w:val="30"/>
        </w:rPr>
        <w:t>A05000000</w:t>
      </w:r>
      <w:r>
        <w:rPr>
          <w:rFonts w:hint="eastAsia" w:ascii="仿宋_GB2312" w:hAnsi="仿宋" w:eastAsia="仿宋_GB2312"/>
          <w:sz w:val="30"/>
          <w:szCs w:val="30"/>
        </w:rPr>
        <w:t>）”下面的所有资产。</w:t>
      </w:r>
    </w:p>
    <w:p>
      <w:pPr>
        <w:spacing w:line="560" w:lineRule="exact"/>
        <w:ind w:firstLine="6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2.</w:t>
      </w:r>
      <w:r>
        <w:rPr>
          <w:rFonts w:hint="eastAsia" w:ascii="仿宋_GB2312" w:hAnsi="仿宋" w:eastAsia="仿宋_GB2312"/>
          <w:sz w:val="30"/>
          <w:szCs w:val="30"/>
        </w:rPr>
        <w:t>特种动植物：根据中华人民共和国国家标准《固定资产等资产基础分类与代码》（GB/T 14885-2022）提取资产分类“特种动植物（A06000000）”下面的所有资产。动植物不计提折旧。</w:t>
      </w:r>
    </w:p>
    <w:p>
      <w:pPr>
        <w:tabs>
          <w:tab w:val="left" w:pos="1305"/>
        </w:tabs>
        <w:spacing w:line="560" w:lineRule="exact"/>
        <w:ind w:firstLine="600" w:firstLineChars="200"/>
        <w:rPr>
          <w:rFonts w:ascii="仿宋_GB2312" w:hAnsi="仿宋" w:eastAsia="仿宋_GB2312"/>
          <w:sz w:val="30"/>
          <w:szCs w:val="30"/>
        </w:rPr>
      </w:pPr>
      <w:r>
        <w:rPr>
          <w:rFonts w:ascii="仿宋_GB2312" w:hAnsi="仿宋" w:eastAsia="仿宋_GB2312"/>
          <w:sz w:val="30"/>
          <w:szCs w:val="30"/>
        </w:rPr>
        <w:t>13.</w:t>
      </w:r>
      <w:r>
        <w:rPr>
          <w:rFonts w:hint="eastAsia" w:ascii="仿宋_GB2312" w:hAnsi="仿宋" w:eastAsia="仿宋_GB2312"/>
          <w:sz w:val="30"/>
          <w:szCs w:val="30"/>
        </w:rPr>
        <w:t>无形资产：填列单位控制的没有实物形态的可辨认非货币性资产，如专利权、商标权、著作权、土地使用权、非专利技术等。使用年限不确定的无形资产不计提摊销。</w:t>
      </w:r>
    </w:p>
    <w:p>
      <w:pPr>
        <w:tabs>
          <w:tab w:val="left" w:pos="1305"/>
        </w:tabs>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4.</w:t>
      </w:r>
      <w:r>
        <w:rPr>
          <w:rFonts w:hint="eastAsia" w:ascii="仿宋_GB2312" w:hAnsi="仿宋" w:eastAsia="仿宋_GB2312"/>
          <w:sz w:val="30"/>
          <w:szCs w:val="30"/>
        </w:rPr>
        <w:t>期初账面数</w:t>
      </w:r>
      <w:r>
        <w:rPr>
          <w:rFonts w:ascii="仿宋_GB2312" w:hAnsi="仿宋" w:eastAsia="仿宋_GB2312"/>
          <w:sz w:val="30"/>
          <w:szCs w:val="30"/>
        </w:rPr>
        <w:t>：</w:t>
      </w:r>
      <w:r>
        <w:rPr>
          <w:rFonts w:hint="eastAsia" w:ascii="仿宋_GB2312" w:hAnsi="仿宋" w:eastAsia="仿宋_GB2312"/>
          <w:sz w:val="30"/>
          <w:szCs w:val="30"/>
        </w:rPr>
        <w:t>反映</w:t>
      </w:r>
      <w:r>
        <w:rPr>
          <w:rFonts w:ascii="仿宋_GB2312" w:hAnsi="仿宋" w:eastAsia="仿宋_GB2312"/>
          <w:sz w:val="30"/>
          <w:szCs w:val="30"/>
        </w:rPr>
        <w:t>本年度各类固定</w:t>
      </w:r>
      <w:r>
        <w:rPr>
          <w:rFonts w:hint="eastAsia" w:ascii="仿宋_GB2312" w:hAnsi="仿宋" w:eastAsia="仿宋_GB2312"/>
          <w:sz w:val="30"/>
          <w:szCs w:val="30"/>
        </w:rPr>
        <w:t>和无形</w:t>
      </w:r>
      <w:r>
        <w:rPr>
          <w:rFonts w:ascii="仿宋_GB2312" w:hAnsi="仿宋" w:eastAsia="仿宋_GB2312"/>
          <w:sz w:val="30"/>
          <w:szCs w:val="30"/>
        </w:rPr>
        <w:t>资产</w:t>
      </w:r>
      <w:r>
        <w:rPr>
          <w:rFonts w:hint="eastAsia" w:ascii="仿宋_GB2312" w:hAnsi="仿宋" w:eastAsia="仿宋_GB2312"/>
          <w:sz w:val="30"/>
          <w:szCs w:val="30"/>
        </w:rPr>
        <w:t>的期初数量</w:t>
      </w:r>
      <w:r>
        <w:rPr>
          <w:rFonts w:ascii="仿宋_GB2312" w:hAnsi="仿宋" w:eastAsia="仿宋_GB2312"/>
          <w:sz w:val="30"/>
          <w:szCs w:val="30"/>
        </w:rPr>
        <w:t>和</w:t>
      </w:r>
      <w:r>
        <w:rPr>
          <w:rFonts w:hint="eastAsia" w:ascii="仿宋_GB2312" w:hAnsi="仿宋" w:eastAsia="仿宋_GB2312"/>
          <w:sz w:val="30"/>
          <w:szCs w:val="30"/>
        </w:rPr>
        <w:t>金额。</w:t>
      </w:r>
    </w:p>
    <w:p>
      <w:pPr>
        <w:spacing w:line="560" w:lineRule="exact"/>
        <w:ind w:firstLine="576" w:firstLineChars="192"/>
        <w:rPr>
          <w:rFonts w:ascii="仿宋_GB2312" w:eastAsia="仿宋_GB2312"/>
          <w:kern w:val="0"/>
          <w:sz w:val="30"/>
          <w:szCs w:val="30"/>
        </w:rPr>
      </w:pPr>
      <w:r>
        <w:rPr>
          <w:rFonts w:hint="eastAsia" w:ascii="仿宋_GB2312" w:hAnsi="仿宋" w:eastAsia="仿宋_GB2312"/>
          <w:sz w:val="30"/>
          <w:szCs w:val="30"/>
        </w:rPr>
        <w:t>1</w:t>
      </w:r>
      <w:r>
        <w:rPr>
          <w:rFonts w:ascii="仿宋_GB2312" w:hAnsi="仿宋" w:eastAsia="仿宋_GB2312"/>
          <w:sz w:val="30"/>
          <w:szCs w:val="30"/>
        </w:rPr>
        <w:t>5.</w:t>
      </w:r>
      <w:r>
        <w:rPr>
          <w:rFonts w:hint="eastAsia" w:ascii="仿宋_GB2312" w:hAnsi="仿宋" w:eastAsia="仿宋_GB2312"/>
          <w:sz w:val="30"/>
          <w:szCs w:val="30"/>
        </w:rPr>
        <w:t>期末账面数</w:t>
      </w:r>
      <w:r>
        <w:rPr>
          <w:rFonts w:ascii="仿宋_GB2312" w:hAnsi="仿宋" w:eastAsia="仿宋_GB2312"/>
          <w:sz w:val="30"/>
          <w:szCs w:val="30"/>
        </w:rPr>
        <w:t>：</w:t>
      </w:r>
      <w:r>
        <w:rPr>
          <w:rFonts w:hint="eastAsia" w:ascii="仿宋_GB2312" w:hAnsi="仿宋" w:eastAsia="仿宋_GB2312"/>
          <w:sz w:val="30"/>
          <w:szCs w:val="30"/>
        </w:rPr>
        <w:t>反映</w:t>
      </w:r>
      <w:r>
        <w:rPr>
          <w:rFonts w:ascii="仿宋_GB2312" w:hAnsi="仿宋" w:eastAsia="仿宋_GB2312"/>
          <w:sz w:val="30"/>
          <w:szCs w:val="30"/>
        </w:rPr>
        <w:t>本年度各类固定</w:t>
      </w:r>
      <w:r>
        <w:rPr>
          <w:rFonts w:hint="eastAsia" w:ascii="仿宋_GB2312" w:hAnsi="仿宋" w:eastAsia="仿宋_GB2312"/>
          <w:sz w:val="30"/>
          <w:szCs w:val="30"/>
        </w:rPr>
        <w:t>和无形</w:t>
      </w:r>
      <w:r>
        <w:rPr>
          <w:rFonts w:ascii="仿宋_GB2312" w:hAnsi="仿宋" w:eastAsia="仿宋_GB2312"/>
          <w:sz w:val="30"/>
          <w:szCs w:val="30"/>
        </w:rPr>
        <w:t>资产</w:t>
      </w:r>
      <w:r>
        <w:rPr>
          <w:rFonts w:hint="eastAsia" w:ascii="仿宋_GB2312" w:hAnsi="仿宋" w:eastAsia="仿宋_GB2312"/>
          <w:sz w:val="30"/>
          <w:szCs w:val="30"/>
        </w:rPr>
        <w:t>的期末数量和金额。</w:t>
      </w:r>
      <w:r>
        <w:rPr>
          <w:rFonts w:hint="eastAsia" w:ascii="仿宋_GB2312" w:eastAsia="仿宋_GB2312"/>
          <w:kern w:val="0"/>
          <w:sz w:val="30"/>
          <w:szCs w:val="30"/>
        </w:rPr>
        <w:t>根据卡片记录情况，分别按照在用、闲置、出租出借、待处置（待报废、毁损等）等资产状态提取相应数据。</w:t>
      </w:r>
    </w:p>
    <w:p>
      <w:pPr>
        <w:spacing w:line="560" w:lineRule="exact"/>
        <w:ind w:firstLine="576" w:firstLineChars="192"/>
        <w:rPr>
          <w:rFonts w:ascii="仿宋_GB2312" w:eastAsia="仿宋_GB2312"/>
          <w:kern w:val="0"/>
          <w:sz w:val="30"/>
          <w:szCs w:val="30"/>
        </w:rPr>
      </w:pPr>
      <w:r>
        <w:rPr>
          <w:rFonts w:hint="eastAsia" w:ascii="仿宋_GB2312" w:eastAsia="仿宋_GB2312"/>
          <w:kern w:val="0"/>
          <w:sz w:val="30"/>
          <w:szCs w:val="30"/>
        </w:rPr>
        <w:t>（1）在用:是指本单位占有的，且处于本单位使用状态的资产。</w:t>
      </w:r>
    </w:p>
    <w:p>
      <w:pPr>
        <w:spacing w:line="560" w:lineRule="exact"/>
        <w:ind w:firstLine="576" w:firstLineChars="192"/>
        <w:rPr>
          <w:rFonts w:ascii="仿宋_GB2312" w:eastAsia="仿宋_GB2312"/>
          <w:kern w:val="0"/>
          <w:sz w:val="30"/>
          <w:szCs w:val="30"/>
        </w:rPr>
      </w:pPr>
      <w:r>
        <w:rPr>
          <w:rFonts w:hint="eastAsia" w:ascii="仿宋_GB2312" w:eastAsia="仿宋_GB2312"/>
          <w:kern w:val="0"/>
          <w:sz w:val="30"/>
          <w:szCs w:val="30"/>
        </w:rPr>
        <w:t>（2）出租出借：是指本单位让渡给其他单位使用，并签署相关租借协议的资产。</w:t>
      </w:r>
    </w:p>
    <w:p>
      <w:pPr>
        <w:spacing w:line="560" w:lineRule="exact"/>
        <w:ind w:firstLine="576" w:firstLineChars="192"/>
        <w:rPr>
          <w:rFonts w:ascii="仿宋_GB2312" w:eastAsia="仿宋_GB2312"/>
          <w:kern w:val="0"/>
          <w:sz w:val="30"/>
          <w:szCs w:val="30"/>
        </w:rPr>
      </w:pPr>
      <w:r>
        <w:rPr>
          <w:rFonts w:hint="eastAsia" w:ascii="仿宋_GB2312" w:eastAsia="仿宋_GB2312"/>
          <w:kern w:val="0"/>
          <w:sz w:val="30"/>
          <w:szCs w:val="30"/>
        </w:rPr>
        <w:t>（3）闲置：是指本年满足使用条件但未投入使用的资产。</w:t>
      </w:r>
    </w:p>
    <w:p>
      <w:pPr>
        <w:spacing w:line="560" w:lineRule="exact"/>
        <w:ind w:firstLine="576" w:firstLineChars="192"/>
        <w:rPr>
          <w:rFonts w:ascii="仿宋_GB2312" w:hAnsi="仿宋" w:eastAsia="仿宋_GB2312"/>
          <w:sz w:val="30"/>
          <w:szCs w:val="30"/>
        </w:rPr>
      </w:pPr>
      <w:r>
        <w:rPr>
          <w:rFonts w:hint="eastAsia" w:ascii="仿宋_GB2312" w:hAnsi="仿宋" w:eastAsia="仿宋_GB2312"/>
          <w:sz w:val="30"/>
          <w:szCs w:val="30"/>
        </w:rPr>
        <w:t>（4）待处置（待报废、毁损等）：是指除在用、闲置、出租出借等以外的资产，如损毁、盘亏资产，处置流程中的资产，待报废资产，公车改革中取消待处置的车辆等。其中：</w:t>
      </w:r>
    </w:p>
    <w:p>
      <w:pPr>
        <w:spacing w:line="560" w:lineRule="exact"/>
        <w:ind w:firstLine="576" w:firstLineChars="192"/>
        <w:rPr>
          <w:rFonts w:ascii="仿宋_GB2312" w:hAnsi="仿宋" w:eastAsia="仿宋_GB2312"/>
          <w:sz w:val="30"/>
          <w:szCs w:val="30"/>
        </w:rPr>
      </w:pPr>
      <w:r>
        <w:rPr>
          <w:rFonts w:hint="eastAsia" w:ascii="仿宋_GB2312" w:hAnsi="仿宋" w:eastAsia="仿宋_GB2312"/>
          <w:sz w:val="30"/>
          <w:szCs w:val="30"/>
        </w:rPr>
        <w:t>报废是指按照有关规定或者经有关部门、专家鉴定，对因技术原因确需淘汰或者无法维修、无维修价值的国有资产，或者已超过使用年限且无法满足工作需要的国有资产，进行产权核销的国有资产处置行为；损失核销是指由于发生盘亏、毁损、非正常损失等原因，按照有关规定对国有资产损失进行核销的国有资产处置行为。</w:t>
      </w:r>
    </w:p>
    <w:p>
      <w:pPr>
        <w:adjustRightInd w:val="0"/>
        <w:snapToGrid w:val="0"/>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逻辑性审核公式：</w:t>
      </w:r>
    </w:p>
    <w:p>
      <w:pPr>
        <w:adjustRightInd w:val="0"/>
        <w:snapToGrid w:val="0"/>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表内公式：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1行2~</w:t>
      </w:r>
      <w:r>
        <w:rPr>
          <w:rFonts w:ascii="仿宋_GB2312" w:hAnsi="仿宋" w:eastAsia="仿宋_GB2312"/>
          <w:sz w:val="30"/>
          <w:szCs w:val="30"/>
        </w:rPr>
        <w:t>4</w:t>
      </w:r>
      <w:r>
        <w:rPr>
          <w:rFonts w:hint="eastAsia" w:ascii="仿宋_GB2312" w:hAnsi="仿宋" w:eastAsia="仿宋_GB2312"/>
          <w:sz w:val="30"/>
          <w:szCs w:val="30"/>
        </w:rPr>
        <w:t>、</w:t>
      </w:r>
      <w:r>
        <w:rPr>
          <w:rFonts w:ascii="仿宋_GB2312" w:hAnsi="仿宋" w:eastAsia="仿宋_GB2312"/>
          <w:sz w:val="30"/>
          <w:szCs w:val="30"/>
        </w:rPr>
        <w:t>6</w:t>
      </w:r>
      <w:r>
        <w:rPr>
          <w:rFonts w:hint="eastAsia" w:ascii="仿宋_GB2312" w:hAnsi="仿宋" w:eastAsia="仿宋_GB2312"/>
          <w:sz w:val="30"/>
          <w:szCs w:val="30"/>
        </w:rPr>
        <w:t>~</w:t>
      </w:r>
      <w:r>
        <w:rPr>
          <w:rFonts w:ascii="仿宋_GB2312" w:hAnsi="仿宋" w:eastAsia="仿宋_GB2312"/>
          <w:sz w:val="30"/>
          <w:szCs w:val="30"/>
        </w:rPr>
        <w:t>8</w:t>
      </w: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、14、</w:t>
      </w:r>
      <w:r>
        <w:rPr>
          <w:rFonts w:ascii="仿宋_GB2312" w:hAnsi="仿宋" w:eastAsia="仿宋_GB2312"/>
          <w:sz w:val="30"/>
          <w:szCs w:val="30"/>
        </w:rPr>
        <w:t>18</w:t>
      </w:r>
      <w:r>
        <w:rPr>
          <w:rFonts w:hint="eastAsia" w:ascii="仿宋_GB2312" w:hAnsi="仿宋" w:eastAsia="仿宋_GB2312"/>
          <w:sz w:val="30"/>
          <w:szCs w:val="30"/>
        </w:rPr>
        <w:t>、</w:t>
      </w:r>
      <w:r>
        <w:rPr>
          <w:rFonts w:ascii="仿宋_GB2312" w:hAnsi="仿宋" w:eastAsia="仿宋_GB2312"/>
          <w:sz w:val="30"/>
          <w:szCs w:val="30"/>
        </w:rPr>
        <w:t>22</w:t>
      </w:r>
      <w:r>
        <w:rPr>
          <w:rFonts w:hint="eastAsia" w:ascii="仿宋_GB2312" w:hAnsi="仿宋" w:eastAsia="仿宋_GB2312"/>
          <w:sz w:val="30"/>
          <w:szCs w:val="30"/>
        </w:rPr>
        <w:t>栏</w:t>
      </w:r>
      <w:r>
        <w:rPr>
          <w:rFonts w:ascii="仿宋_GB2312" w:hAnsi="仿宋" w:eastAsia="仿宋_GB2312"/>
          <w:sz w:val="30"/>
          <w:szCs w:val="30"/>
        </w:rPr>
        <w:t>=（</w:t>
      </w:r>
      <w:r>
        <w:rPr>
          <w:rFonts w:hint="eastAsia" w:ascii="仿宋_GB2312" w:hAnsi="仿宋" w:eastAsia="仿宋_GB2312"/>
          <w:sz w:val="30"/>
          <w:szCs w:val="30"/>
        </w:rPr>
        <w:t>2</w:t>
      </w:r>
      <w:r>
        <w:rPr>
          <w:rFonts w:ascii="仿宋_GB2312" w:hAnsi="仿宋" w:eastAsia="仿宋_GB2312"/>
          <w:sz w:val="30"/>
          <w:szCs w:val="30"/>
        </w:rPr>
        <w:t>+17</w:t>
      </w:r>
      <w:r>
        <w:rPr>
          <w:rFonts w:hint="eastAsia" w:ascii="仿宋_GB2312" w:hAnsi="仿宋" w:eastAsia="仿宋_GB2312"/>
          <w:sz w:val="30"/>
          <w:szCs w:val="30"/>
        </w:rPr>
        <w:t>）行2~</w:t>
      </w:r>
      <w:r>
        <w:rPr>
          <w:rFonts w:ascii="仿宋_GB2312" w:hAnsi="仿宋" w:eastAsia="仿宋_GB2312"/>
          <w:sz w:val="30"/>
          <w:szCs w:val="30"/>
        </w:rPr>
        <w:t>4</w:t>
      </w:r>
      <w:r>
        <w:rPr>
          <w:rFonts w:hint="eastAsia" w:ascii="仿宋_GB2312" w:hAnsi="仿宋" w:eastAsia="仿宋_GB2312"/>
          <w:sz w:val="30"/>
          <w:szCs w:val="30"/>
        </w:rPr>
        <w:t>、</w:t>
      </w:r>
      <w:r>
        <w:rPr>
          <w:rFonts w:ascii="仿宋_GB2312" w:hAnsi="仿宋" w:eastAsia="仿宋_GB2312"/>
          <w:sz w:val="30"/>
          <w:szCs w:val="30"/>
        </w:rPr>
        <w:t>6</w:t>
      </w:r>
      <w:r>
        <w:rPr>
          <w:rFonts w:hint="eastAsia" w:ascii="仿宋_GB2312" w:hAnsi="仿宋" w:eastAsia="仿宋_GB2312"/>
          <w:sz w:val="30"/>
          <w:szCs w:val="30"/>
        </w:rPr>
        <w:t>~</w:t>
      </w:r>
      <w:r>
        <w:rPr>
          <w:rFonts w:ascii="仿宋_GB2312" w:hAnsi="仿宋" w:eastAsia="仿宋_GB2312"/>
          <w:sz w:val="30"/>
          <w:szCs w:val="30"/>
        </w:rPr>
        <w:t>8</w:t>
      </w: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、14、</w:t>
      </w:r>
      <w:r>
        <w:rPr>
          <w:rFonts w:ascii="仿宋_GB2312" w:hAnsi="仿宋" w:eastAsia="仿宋_GB2312"/>
          <w:sz w:val="30"/>
          <w:szCs w:val="30"/>
        </w:rPr>
        <w:t>18</w:t>
      </w:r>
      <w:r>
        <w:rPr>
          <w:rFonts w:hint="eastAsia" w:ascii="仿宋_GB2312" w:hAnsi="仿宋" w:eastAsia="仿宋_GB2312"/>
          <w:sz w:val="30"/>
          <w:szCs w:val="30"/>
        </w:rPr>
        <w:t>、</w:t>
      </w:r>
      <w:r>
        <w:rPr>
          <w:rFonts w:ascii="仿宋_GB2312" w:hAnsi="仿宋" w:eastAsia="仿宋_GB2312"/>
          <w:sz w:val="30"/>
          <w:szCs w:val="30"/>
        </w:rPr>
        <w:t>22</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2行2~</w:t>
      </w:r>
      <w:r>
        <w:rPr>
          <w:rFonts w:ascii="仿宋_GB2312" w:hAnsi="仿宋" w:eastAsia="仿宋_GB2312"/>
          <w:sz w:val="30"/>
          <w:szCs w:val="30"/>
        </w:rPr>
        <w:t>4</w:t>
      </w:r>
      <w:r>
        <w:rPr>
          <w:rFonts w:hint="eastAsia" w:ascii="仿宋_GB2312" w:hAnsi="仿宋" w:eastAsia="仿宋_GB2312"/>
          <w:sz w:val="30"/>
          <w:szCs w:val="30"/>
        </w:rPr>
        <w:t>、</w:t>
      </w:r>
      <w:r>
        <w:rPr>
          <w:rFonts w:ascii="仿宋_GB2312" w:hAnsi="仿宋" w:eastAsia="仿宋_GB2312"/>
          <w:sz w:val="30"/>
          <w:szCs w:val="30"/>
        </w:rPr>
        <w:t>6</w:t>
      </w:r>
      <w:r>
        <w:rPr>
          <w:rFonts w:hint="eastAsia" w:ascii="仿宋_GB2312" w:hAnsi="仿宋" w:eastAsia="仿宋_GB2312"/>
          <w:sz w:val="30"/>
          <w:szCs w:val="30"/>
        </w:rPr>
        <w:t>~</w:t>
      </w:r>
      <w:r>
        <w:rPr>
          <w:rFonts w:ascii="仿宋_GB2312" w:hAnsi="仿宋" w:eastAsia="仿宋_GB2312"/>
          <w:sz w:val="30"/>
          <w:szCs w:val="30"/>
        </w:rPr>
        <w:t>8</w:t>
      </w: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、14、</w:t>
      </w:r>
      <w:r>
        <w:rPr>
          <w:rFonts w:ascii="仿宋_GB2312" w:hAnsi="仿宋" w:eastAsia="仿宋_GB2312"/>
          <w:sz w:val="30"/>
          <w:szCs w:val="30"/>
        </w:rPr>
        <w:t>18</w:t>
      </w:r>
      <w:r>
        <w:rPr>
          <w:rFonts w:hint="eastAsia" w:ascii="仿宋_GB2312" w:hAnsi="仿宋" w:eastAsia="仿宋_GB2312"/>
          <w:sz w:val="30"/>
          <w:szCs w:val="30"/>
        </w:rPr>
        <w:t>、</w:t>
      </w:r>
      <w:r>
        <w:rPr>
          <w:rFonts w:ascii="仿宋_GB2312" w:hAnsi="仿宋" w:eastAsia="仿宋_GB2312"/>
          <w:sz w:val="30"/>
          <w:szCs w:val="30"/>
        </w:rPr>
        <w:t>22</w:t>
      </w:r>
      <w:r>
        <w:rPr>
          <w:rFonts w:hint="eastAsia" w:ascii="仿宋_GB2312" w:hAnsi="仿宋" w:eastAsia="仿宋_GB2312"/>
          <w:sz w:val="30"/>
          <w:szCs w:val="30"/>
        </w:rPr>
        <w:t>栏</w:t>
      </w:r>
      <w:r>
        <w:rPr>
          <w:rFonts w:ascii="仿宋_GB2312" w:hAnsi="仿宋" w:eastAsia="仿宋_GB2312"/>
          <w:sz w:val="30"/>
          <w:szCs w:val="30"/>
        </w:rPr>
        <w:t>=</w:t>
      </w:r>
      <w:r>
        <w:rPr>
          <w:rFonts w:hint="eastAsia" w:ascii="仿宋_GB2312" w:hAnsi="仿宋" w:eastAsia="仿宋_GB2312"/>
          <w:sz w:val="30"/>
          <w:szCs w:val="30"/>
        </w:rPr>
        <w:t>（3+</w:t>
      </w:r>
      <w:r>
        <w:rPr>
          <w:rFonts w:ascii="仿宋_GB2312" w:hAnsi="仿宋" w:eastAsia="仿宋_GB2312"/>
          <w:sz w:val="30"/>
          <w:szCs w:val="30"/>
        </w:rPr>
        <w:t>10</w:t>
      </w:r>
      <w:r>
        <w:rPr>
          <w:rFonts w:hint="eastAsia" w:ascii="仿宋_GB2312" w:hAnsi="仿宋" w:eastAsia="仿宋_GB2312"/>
          <w:sz w:val="30"/>
          <w:szCs w:val="30"/>
        </w:rPr>
        <w:t>+1</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14+</w:t>
      </w:r>
      <w:r>
        <w:rPr>
          <w:rFonts w:hint="eastAsia" w:ascii="仿宋_GB2312" w:hAnsi="仿宋" w:eastAsia="仿宋_GB2312"/>
          <w:sz w:val="30"/>
          <w:szCs w:val="30"/>
        </w:rPr>
        <w:t>1</w:t>
      </w:r>
      <w:r>
        <w:rPr>
          <w:rFonts w:ascii="仿宋_GB2312" w:hAnsi="仿宋" w:eastAsia="仿宋_GB2312"/>
          <w:sz w:val="30"/>
          <w:szCs w:val="30"/>
        </w:rPr>
        <w:t>5</w:t>
      </w:r>
      <w:r>
        <w:rPr>
          <w:rFonts w:hint="eastAsia" w:ascii="仿宋_GB2312" w:hAnsi="仿宋" w:eastAsia="仿宋_GB2312"/>
          <w:sz w:val="30"/>
          <w:szCs w:val="30"/>
        </w:rPr>
        <w:t>+1</w:t>
      </w:r>
      <w:r>
        <w:rPr>
          <w:rFonts w:ascii="仿宋_GB2312" w:hAnsi="仿宋" w:eastAsia="仿宋_GB2312"/>
          <w:sz w:val="30"/>
          <w:szCs w:val="30"/>
        </w:rPr>
        <w:t>6</w:t>
      </w:r>
      <w:r>
        <w:rPr>
          <w:rFonts w:hint="eastAsia" w:ascii="仿宋_GB2312" w:hAnsi="仿宋" w:eastAsia="仿宋_GB2312"/>
          <w:sz w:val="30"/>
          <w:szCs w:val="30"/>
        </w:rPr>
        <w:t>）行2~</w:t>
      </w:r>
      <w:r>
        <w:rPr>
          <w:rFonts w:ascii="仿宋_GB2312" w:hAnsi="仿宋" w:eastAsia="仿宋_GB2312"/>
          <w:sz w:val="30"/>
          <w:szCs w:val="30"/>
        </w:rPr>
        <w:t>4</w:t>
      </w:r>
      <w:r>
        <w:rPr>
          <w:rFonts w:hint="eastAsia" w:ascii="仿宋_GB2312" w:hAnsi="仿宋" w:eastAsia="仿宋_GB2312"/>
          <w:sz w:val="30"/>
          <w:szCs w:val="30"/>
        </w:rPr>
        <w:t>、</w:t>
      </w:r>
      <w:r>
        <w:rPr>
          <w:rFonts w:ascii="仿宋_GB2312" w:hAnsi="仿宋" w:eastAsia="仿宋_GB2312"/>
          <w:sz w:val="30"/>
          <w:szCs w:val="30"/>
        </w:rPr>
        <w:t>6</w:t>
      </w:r>
      <w:r>
        <w:rPr>
          <w:rFonts w:hint="eastAsia" w:ascii="仿宋_GB2312" w:hAnsi="仿宋" w:eastAsia="仿宋_GB2312"/>
          <w:sz w:val="30"/>
          <w:szCs w:val="30"/>
        </w:rPr>
        <w:t>~</w:t>
      </w:r>
      <w:r>
        <w:rPr>
          <w:rFonts w:ascii="仿宋_GB2312" w:hAnsi="仿宋" w:eastAsia="仿宋_GB2312"/>
          <w:sz w:val="30"/>
          <w:szCs w:val="30"/>
        </w:rPr>
        <w:t>8</w:t>
      </w: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、14、</w:t>
      </w:r>
      <w:r>
        <w:rPr>
          <w:rFonts w:ascii="仿宋_GB2312" w:hAnsi="仿宋" w:eastAsia="仿宋_GB2312"/>
          <w:sz w:val="30"/>
          <w:szCs w:val="30"/>
        </w:rPr>
        <w:t>18</w:t>
      </w:r>
      <w:r>
        <w:rPr>
          <w:rFonts w:hint="eastAsia" w:ascii="仿宋_GB2312" w:hAnsi="仿宋" w:eastAsia="仿宋_GB2312"/>
          <w:sz w:val="30"/>
          <w:szCs w:val="30"/>
        </w:rPr>
        <w:t>、</w:t>
      </w:r>
      <w:r>
        <w:rPr>
          <w:rFonts w:ascii="仿宋_GB2312" w:hAnsi="仿宋" w:eastAsia="仿宋_GB2312"/>
          <w:sz w:val="30"/>
          <w:szCs w:val="30"/>
        </w:rPr>
        <w:t>22</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3行2~4、6~8、10、14、18、22栏≥（4+</w:t>
      </w:r>
      <w:r>
        <w:rPr>
          <w:rFonts w:ascii="仿宋_GB2312" w:hAnsi="仿宋" w:eastAsia="仿宋_GB2312"/>
          <w:sz w:val="30"/>
          <w:szCs w:val="30"/>
        </w:rPr>
        <w:t>5</w:t>
      </w:r>
      <w:r>
        <w:rPr>
          <w:rFonts w:hint="eastAsia" w:ascii="仿宋_GB2312" w:hAnsi="仿宋" w:eastAsia="仿宋_GB2312"/>
          <w:sz w:val="30"/>
          <w:szCs w:val="30"/>
        </w:rPr>
        <w:t>）行2~4、6~8、10、14、18、22栏；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5</w:t>
      </w:r>
      <w:r>
        <w:rPr>
          <w:rFonts w:hint="eastAsia" w:ascii="仿宋_GB2312" w:hAnsi="仿宋" w:eastAsia="仿宋_GB2312"/>
          <w:sz w:val="30"/>
          <w:szCs w:val="30"/>
        </w:rPr>
        <w:t>行{1,5,9,13,17,21}栏=（</w:t>
      </w:r>
      <w:r>
        <w:rPr>
          <w:rFonts w:ascii="仿宋_GB2312" w:hAnsi="仿宋" w:eastAsia="仿宋_GB2312"/>
          <w:sz w:val="30"/>
          <w:szCs w:val="30"/>
        </w:rPr>
        <w:t>6</w:t>
      </w:r>
      <w:r>
        <w:rPr>
          <w:rFonts w:hint="eastAsia" w:ascii="仿宋_GB2312" w:hAnsi="仿宋" w:eastAsia="仿宋_GB2312"/>
          <w:sz w:val="30"/>
          <w:szCs w:val="30"/>
        </w:rPr>
        <w:t>+</w:t>
      </w:r>
      <w:r>
        <w:rPr>
          <w:rFonts w:ascii="仿宋_GB2312" w:hAnsi="仿宋" w:eastAsia="仿宋_GB2312"/>
          <w:sz w:val="30"/>
          <w:szCs w:val="30"/>
        </w:rPr>
        <w:t>8</w:t>
      </w:r>
      <w:r>
        <w:rPr>
          <w:rFonts w:hint="eastAsia" w:ascii="仿宋_GB2312" w:hAnsi="仿宋" w:eastAsia="仿宋_GB2312"/>
          <w:sz w:val="30"/>
          <w:szCs w:val="30"/>
        </w:rPr>
        <w:t>+</w:t>
      </w:r>
      <w:r>
        <w:rPr>
          <w:rFonts w:ascii="仿宋_GB2312" w:hAnsi="仿宋" w:eastAsia="仿宋_GB2312"/>
          <w:sz w:val="30"/>
          <w:szCs w:val="30"/>
        </w:rPr>
        <w:t>9</w:t>
      </w:r>
      <w:r>
        <w:rPr>
          <w:rFonts w:hint="eastAsia" w:ascii="仿宋_GB2312" w:hAnsi="仿宋" w:eastAsia="仿宋_GB2312"/>
          <w:sz w:val="30"/>
          <w:szCs w:val="30"/>
        </w:rPr>
        <w:t>）行{1,5,9,13,17,21}栏；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6</w:t>
      </w:r>
      <w:r>
        <w:rPr>
          <w:rFonts w:hint="eastAsia" w:ascii="仿宋_GB2312" w:hAnsi="仿宋" w:eastAsia="仿宋_GB2312"/>
          <w:sz w:val="30"/>
          <w:szCs w:val="30"/>
        </w:rPr>
        <w:t>行{1,5}栏≥</w:t>
      </w:r>
      <w:r>
        <w:rPr>
          <w:rFonts w:ascii="仿宋_GB2312" w:hAnsi="仿宋" w:eastAsia="仿宋_GB2312"/>
          <w:sz w:val="30"/>
          <w:szCs w:val="30"/>
        </w:rPr>
        <w:t>7</w:t>
      </w:r>
      <w:r>
        <w:rPr>
          <w:rFonts w:hint="eastAsia" w:ascii="仿宋_GB2312" w:hAnsi="仿宋" w:eastAsia="仿宋_GB2312"/>
          <w:sz w:val="30"/>
          <w:szCs w:val="30"/>
        </w:rPr>
        <w:t>行{1,5}栏；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10</w:t>
      </w:r>
      <w:r>
        <w:rPr>
          <w:rFonts w:hint="eastAsia" w:ascii="仿宋_GB2312" w:hAnsi="仿宋" w:eastAsia="仿宋_GB2312"/>
          <w:sz w:val="30"/>
          <w:szCs w:val="30"/>
        </w:rPr>
        <w:t>行各栏≥（1</w:t>
      </w:r>
      <w:r>
        <w:rPr>
          <w:rFonts w:ascii="仿宋_GB2312" w:hAnsi="仿宋" w:eastAsia="仿宋_GB2312"/>
          <w:sz w:val="30"/>
          <w:szCs w:val="30"/>
        </w:rPr>
        <w:t>1</w:t>
      </w:r>
      <w:r>
        <w:rPr>
          <w:rFonts w:hint="eastAsia" w:ascii="仿宋_GB2312" w:hAnsi="仿宋" w:eastAsia="仿宋_GB2312"/>
          <w:sz w:val="30"/>
          <w:szCs w:val="30"/>
        </w:rPr>
        <w:t>+1</w:t>
      </w:r>
      <w:r>
        <w:rPr>
          <w:rFonts w:ascii="仿宋_GB2312" w:hAnsi="仿宋" w:eastAsia="仿宋_GB2312"/>
          <w:sz w:val="30"/>
          <w:szCs w:val="30"/>
        </w:rPr>
        <w:t>2</w:t>
      </w:r>
      <w:r>
        <w:rPr>
          <w:rFonts w:hint="eastAsia" w:ascii="仿宋_GB2312" w:hAnsi="仿宋" w:eastAsia="仿宋_GB2312"/>
          <w:sz w:val="30"/>
          <w:szCs w:val="30"/>
        </w:rPr>
        <w:t>）行各栏；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7</w:t>
      </w:r>
      <w:r>
        <w:rPr>
          <w:rFonts w:hint="eastAsia" w:ascii="仿宋_GB2312" w:hAnsi="仿宋" w:eastAsia="仿宋_GB2312"/>
          <w:sz w:val="30"/>
          <w:szCs w:val="30"/>
        </w:rPr>
        <w:t>行{2~4,6~8,10,14,18,22}栏≥（1</w:t>
      </w:r>
      <w:r>
        <w:rPr>
          <w:rFonts w:ascii="仿宋_GB2312" w:hAnsi="仿宋" w:eastAsia="仿宋_GB2312"/>
          <w:sz w:val="30"/>
          <w:szCs w:val="30"/>
        </w:rPr>
        <w:t>8+19+</w:t>
      </w:r>
      <w:r>
        <w:rPr>
          <w:rFonts w:hint="eastAsia" w:ascii="仿宋_GB2312" w:hAnsi="仿宋" w:eastAsia="仿宋_GB2312"/>
          <w:sz w:val="30"/>
          <w:szCs w:val="30"/>
        </w:rPr>
        <w:t>20+21）行{2~4,6</w:t>
      </w:r>
      <w:r>
        <w:rPr>
          <w:rFonts w:ascii="仿宋_GB2312" w:hAnsi="仿宋" w:eastAsia="仿宋_GB2312"/>
          <w:sz w:val="30"/>
          <w:szCs w:val="30"/>
        </w:rPr>
        <w:t>~</w:t>
      </w:r>
      <w:r>
        <w:rPr>
          <w:rFonts w:hint="eastAsia" w:ascii="仿宋_GB2312" w:hAnsi="仿宋" w:eastAsia="仿宋_GB2312"/>
          <w:sz w:val="30"/>
          <w:szCs w:val="30"/>
        </w:rPr>
        <w:t>8,10,14,18,22}栏</w:t>
      </w:r>
      <w:r>
        <w:rPr>
          <w:rFonts w:ascii="仿宋_GB2312" w:hAnsi="仿宋" w:eastAsia="仿宋_GB2312"/>
          <w:sz w:val="30"/>
          <w:szCs w:val="30"/>
        </w:rPr>
        <w:t>；</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{4~6,8~1</w:t>
      </w:r>
      <w:r>
        <w:rPr>
          <w:rFonts w:ascii="仿宋_GB2312" w:hAnsi="仿宋" w:eastAsia="仿宋_GB2312"/>
          <w:sz w:val="30"/>
          <w:szCs w:val="30"/>
        </w:rPr>
        <w:t>6</w:t>
      </w:r>
      <w:r>
        <w:rPr>
          <w:rFonts w:hint="eastAsia" w:ascii="仿宋_GB2312" w:hAnsi="仿宋" w:eastAsia="仿宋_GB2312"/>
          <w:sz w:val="30"/>
          <w:szCs w:val="30"/>
        </w:rPr>
        <w:t>,</w:t>
      </w:r>
      <w:r>
        <w:rPr>
          <w:rFonts w:ascii="仿宋_GB2312" w:hAnsi="仿宋" w:eastAsia="仿宋_GB2312"/>
          <w:sz w:val="30"/>
          <w:szCs w:val="30"/>
        </w:rPr>
        <w:t>18</w:t>
      </w:r>
      <w:r>
        <w:rPr>
          <w:rFonts w:hint="eastAsia" w:ascii="仿宋_GB2312" w:hAnsi="仿宋" w:eastAsia="仿宋_GB2312"/>
          <w:sz w:val="30"/>
          <w:szCs w:val="30"/>
        </w:rPr>
        <w:t>~</w:t>
      </w:r>
      <w:r>
        <w:rPr>
          <w:rFonts w:ascii="仿宋_GB2312" w:hAnsi="仿宋" w:eastAsia="仿宋_GB2312"/>
          <w:sz w:val="30"/>
          <w:szCs w:val="30"/>
        </w:rPr>
        <w:t>21</w:t>
      </w:r>
      <w:r>
        <w:rPr>
          <w:rFonts w:hint="eastAsia" w:ascii="仿宋_GB2312" w:hAnsi="仿宋" w:eastAsia="仿宋_GB2312"/>
          <w:sz w:val="30"/>
          <w:szCs w:val="30"/>
        </w:rPr>
        <w:t>}行5栏={4~6,8~</w:t>
      </w:r>
      <w:r>
        <w:rPr>
          <w:rFonts w:ascii="仿宋_GB2312" w:hAnsi="仿宋" w:eastAsia="仿宋_GB2312"/>
          <w:sz w:val="30"/>
          <w:szCs w:val="30"/>
        </w:rPr>
        <w:t>16</w:t>
      </w:r>
      <w:r>
        <w:rPr>
          <w:rFonts w:hint="eastAsia" w:ascii="仿宋_GB2312" w:hAnsi="仿宋" w:eastAsia="仿宋_GB2312"/>
          <w:sz w:val="30"/>
          <w:szCs w:val="30"/>
        </w:rPr>
        <w:t>,</w:t>
      </w:r>
      <w:r>
        <w:rPr>
          <w:rFonts w:ascii="仿宋_GB2312" w:hAnsi="仿宋" w:eastAsia="仿宋_GB2312"/>
          <w:sz w:val="30"/>
          <w:szCs w:val="30"/>
        </w:rPr>
        <w:t>18</w:t>
      </w:r>
      <w:r>
        <w:rPr>
          <w:rFonts w:hint="eastAsia" w:ascii="仿宋_GB2312" w:hAnsi="仿宋" w:eastAsia="仿宋_GB2312"/>
          <w:sz w:val="30"/>
          <w:szCs w:val="30"/>
        </w:rPr>
        <w:t>~</w:t>
      </w:r>
      <w:r>
        <w:rPr>
          <w:rFonts w:ascii="仿宋_GB2312" w:hAnsi="仿宋" w:eastAsia="仿宋_GB2312"/>
          <w:sz w:val="30"/>
          <w:szCs w:val="30"/>
        </w:rPr>
        <w:t>21</w:t>
      </w:r>
      <w:r>
        <w:rPr>
          <w:rFonts w:hint="eastAsia" w:ascii="仿宋_GB2312" w:hAnsi="仿宋" w:eastAsia="仿宋_GB2312"/>
          <w:sz w:val="30"/>
          <w:szCs w:val="30"/>
        </w:rPr>
        <w:t>}行（9+13+17+21）栏;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5</w:t>
      </w: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~2</w:t>
      </w:r>
      <w:r>
        <w:rPr>
          <w:rFonts w:ascii="仿宋_GB2312" w:hAnsi="仿宋" w:eastAsia="仿宋_GB2312"/>
          <w:sz w:val="30"/>
          <w:szCs w:val="30"/>
        </w:rPr>
        <w:t>1</w:t>
      </w:r>
      <w:r>
        <w:rPr>
          <w:rFonts w:hint="eastAsia" w:ascii="仿宋_GB2312" w:hAnsi="仿宋" w:eastAsia="仿宋_GB2312"/>
          <w:sz w:val="30"/>
          <w:szCs w:val="30"/>
        </w:rPr>
        <w:t>}行6栏={1~</w:t>
      </w:r>
      <w:r>
        <w:rPr>
          <w:rFonts w:ascii="仿宋_GB2312" w:hAnsi="仿宋" w:eastAsia="仿宋_GB2312"/>
          <w:sz w:val="30"/>
          <w:szCs w:val="30"/>
        </w:rPr>
        <w:t>5</w:t>
      </w: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~2</w:t>
      </w:r>
      <w:r>
        <w:rPr>
          <w:rFonts w:ascii="仿宋_GB2312" w:hAnsi="仿宋" w:eastAsia="仿宋_GB2312"/>
          <w:sz w:val="30"/>
          <w:szCs w:val="30"/>
        </w:rPr>
        <w:t>1</w:t>
      </w:r>
      <w:r>
        <w:rPr>
          <w:rFonts w:hint="eastAsia" w:ascii="仿宋_GB2312" w:hAnsi="仿宋" w:eastAsia="仿宋_GB2312"/>
          <w:sz w:val="30"/>
          <w:szCs w:val="30"/>
        </w:rPr>
        <w:t>}行（10+14+18+22）栏；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16</w:t>
      </w:r>
      <w:r>
        <w:rPr>
          <w:rFonts w:hint="eastAsia" w:ascii="仿宋_GB2312" w:hAnsi="仿宋" w:eastAsia="仿宋_GB2312"/>
          <w:sz w:val="30"/>
          <w:szCs w:val="30"/>
        </w:rPr>
        <w:t>，</w:t>
      </w:r>
      <w:r>
        <w:rPr>
          <w:rFonts w:ascii="仿宋_GB2312" w:hAnsi="仿宋" w:eastAsia="仿宋_GB2312"/>
          <w:sz w:val="30"/>
          <w:szCs w:val="30"/>
        </w:rPr>
        <w:t>18-19</w:t>
      </w:r>
      <w:r>
        <w:rPr>
          <w:rFonts w:hint="eastAsia" w:ascii="仿宋_GB2312" w:hAnsi="仿宋" w:eastAsia="仿宋_GB2312"/>
          <w:sz w:val="30"/>
          <w:szCs w:val="30"/>
        </w:rPr>
        <w:t>，2</w:t>
      </w:r>
      <w:r>
        <w:rPr>
          <w:rFonts w:ascii="仿宋_GB2312" w:hAnsi="仿宋" w:eastAsia="仿宋_GB2312"/>
          <w:sz w:val="30"/>
          <w:szCs w:val="30"/>
        </w:rPr>
        <w:t>1</w:t>
      </w:r>
      <w:r>
        <w:rPr>
          <w:rFonts w:hint="eastAsia" w:ascii="仿宋_GB2312" w:hAnsi="仿宋" w:eastAsia="仿宋_GB2312"/>
          <w:sz w:val="30"/>
          <w:szCs w:val="30"/>
        </w:rPr>
        <w:t>}行7栏={</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16</w:t>
      </w:r>
      <w:r>
        <w:rPr>
          <w:rFonts w:hint="eastAsia" w:ascii="仿宋_GB2312" w:hAnsi="仿宋" w:eastAsia="仿宋_GB2312"/>
          <w:sz w:val="30"/>
          <w:szCs w:val="30"/>
        </w:rPr>
        <w:t>,</w:t>
      </w:r>
      <w:r>
        <w:rPr>
          <w:rFonts w:ascii="仿宋_GB2312" w:hAnsi="仿宋" w:eastAsia="仿宋_GB2312"/>
          <w:sz w:val="30"/>
          <w:szCs w:val="30"/>
        </w:rPr>
        <w:t>18</w:t>
      </w:r>
      <w:r>
        <w:rPr>
          <w:rFonts w:hint="eastAsia" w:ascii="仿宋_GB2312" w:hAnsi="仿宋" w:eastAsia="仿宋_GB2312"/>
          <w:sz w:val="30"/>
          <w:szCs w:val="30"/>
        </w:rPr>
        <w:t>~</w:t>
      </w:r>
      <w:r>
        <w:rPr>
          <w:rFonts w:ascii="仿宋_GB2312" w:hAnsi="仿宋" w:eastAsia="仿宋_GB2312"/>
          <w:sz w:val="30"/>
          <w:szCs w:val="30"/>
        </w:rPr>
        <w:t>19</w:t>
      </w:r>
      <w:r>
        <w:rPr>
          <w:rFonts w:hint="eastAsia" w:ascii="仿宋_GB2312" w:hAnsi="仿宋" w:eastAsia="仿宋_GB2312"/>
          <w:sz w:val="30"/>
          <w:szCs w:val="30"/>
        </w:rPr>
        <w:t>，2</w:t>
      </w:r>
      <w:r>
        <w:rPr>
          <w:rFonts w:ascii="仿宋_GB2312" w:hAnsi="仿宋" w:eastAsia="仿宋_GB2312"/>
          <w:sz w:val="30"/>
          <w:szCs w:val="30"/>
        </w:rPr>
        <w:t>1</w:t>
      </w:r>
      <w:r>
        <w:rPr>
          <w:rFonts w:hint="eastAsia" w:ascii="仿宋_GB2312" w:hAnsi="仿宋" w:eastAsia="仿宋_GB2312"/>
          <w:sz w:val="30"/>
          <w:szCs w:val="30"/>
        </w:rPr>
        <w:t>}行（11+15+19+23）栏；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16</w:t>
      </w:r>
      <w:r>
        <w:rPr>
          <w:rFonts w:hint="eastAsia" w:ascii="仿宋_GB2312" w:hAnsi="仿宋" w:eastAsia="仿宋_GB2312"/>
          <w:sz w:val="30"/>
          <w:szCs w:val="30"/>
        </w:rPr>
        <w:t>，</w:t>
      </w:r>
      <w:r>
        <w:rPr>
          <w:rFonts w:ascii="仿宋_GB2312" w:hAnsi="仿宋" w:eastAsia="仿宋_GB2312"/>
          <w:sz w:val="30"/>
          <w:szCs w:val="30"/>
        </w:rPr>
        <w:t>18</w:t>
      </w:r>
      <w:r>
        <w:rPr>
          <w:rFonts w:hint="eastAsia" w:ascii="仿宋_GB2312" w:hAnsi="仿宋" w:eastAsia="仿宋_GB2312"/>
          <w:sz w:val="30"/>
          <w:szCs w:val="30"/>
        </w:rPr>
        <w:t>~</w:t>
      </w:r>
      <w:r>
        <w:rPr>
          <w:rFonts w:ascii="仿宋_GB2312" w:hAnsi="仿宋" w:eastAsia="仿宋_GB2312"/>
          <w:sz w:val="30"/>
          <w:szCs w:val="30"/>
        </w:rPr>
        <w:t>19</w:t>
      </w:r>
      <w:r>
        <w:rPr>
          <w:rFonts w:hint="eastAsia" w:ascii="仿宋_GB2312" w:hAnsi="仿宋" w:eastAsia="仿宋_GB2312"/>
          <w:sz w:val="30"/>
          <w:szCs w:val="30"/>
        </w:rPr>
        <w:t>，2</w:t>
      </w:r>
      <w:r>
        <w:rPr>
          <w:rFonts w:ascii="仿宋_GB2312" w:hAnsi="仿宋" w:eastAsia="仿宋_GB2312"/>
          <w:sz w:val="30"/>
          <w:szCs w:val="30"/>
        </w:rPr>
        <w:t>1</w:t>
      </w:r>
      <w:r>
        <w:rPr>
          <w:rFonts w:hint="eastAsia" w:ascii="仿宋_GB2312" w:hAnsi="仿宋" w:eastAsia="仿宋_GB2312"/>
          <w:sz w:val="30"/>
          <w:szCs w:val="30"/>
        </w:rPr>
        <w:t>}行8栏={</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16</w:t>
      </w:r>
      <w:r>
        <w:rPr>
          <w:rFonts w:hint="eastAsia" w:ascii="仿宋_GB2312" w:hAnsi="仿宋" w:eastAsia="仿宋_GB2312"/>
          <w:sz w:val="30"/>
          <w:szCs w:val="30"/>
        </w:rPr>
        <w:t>,</w:t>
      </w:r>
      <w:r>
        <w:rPr>
          <w:rFonts w:ascii="仿宋_GB2312" w:hAnsi="仿宋" w:eastAsia="仿宋_GB2312"/>
          <w:sz w:val="30"/>
          <w:szCs w:val="30"/>
        </w:rPr>
        <w:t>18</w:t>
      </w:r>
      <w:r>
        <w:rPr>
          <w:rFonts w:hint="eastAsia" w:ascii="仿宋_GB2312" w:hAnsi="仿宋" w:eastAsia="仿宋_GB2312"/>
          <w:sz w:val="30"/>
          <w:szCs w:val="30"/>
        </w:rPr>
        <w:t>~</w:t>
      </w:r>
      <w:r>
        <w:rPr>
          <w:rFonts w:ascii="仿宋_GB2312" w:hAnsi="仿宋" w:eastAsia="仿宋_GB2312"/>
          <w:sz w:val="30"/>
          <w:szCs w:val="30"/>
        </w:rPr>
        <w:t>19</w:t>
      </w:r>
      <w:r>
        <w:rPr>
          <w:rFonts w:hint="eastAsia" w:ascii="仿宋_GB2312" w:hAnsi="仿宋" w:eastAsia="仿宋_GB2312"/>
          <w:sz w:val="30"/>
          <w:szCs w:val="30"/>
        </w:rPr>
        <w:t>，2</w:t>
      </w:r>
      <w:r>
        <w:rPr>
          <w:rFonts w:ascii="仿宋_GB2312" w:hAnsi="仿宋" w:eastAsia="仿宋_GB2312"/>
          <w:sz w:val="30"/>
          <w:szCs w:val="30"/>
        </w:rPr>
        <w:t>1</w:t>
      </w:r>
      <w:r>
        <w:rPr>
          <w:rFonts w:hint="eastAsia" w:ascii="仿宋_GB2312" w:hAnsi="仿宋" w:eastAsia="仿宋_GB2312"/>
          <w:sz w:val="30"/>
          <w:szCs w:val="30"/>
        </w:rPr>
        <w:t>}行（12+16+20+24）栏；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净值=原值-累计折旧；</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{4~6,8~</w:t>
      </w:r>
      <w:r>
        <w:rPr>
          <w:rFonts w:ascii="仿宋_GB2312" w:hAnsi="仿宋" w:eastAsia="仿宋_GB2312"/>
          <w:sz w:val="30"/>
          <w:szCs w:val="30"/>
        </w:rPr>
        <w:t>16</w:t>
      </w:r>
      <w:r>
        <w:rPr>
          <w:rFonts w:hint="eastAsia" w:ascii="仿宋_GB2312" w:hAnsi="仿宋" w:eastAsia="仿宋_GB2312"/>
          <w:sz w:val="30"/>
          <w:szCs w:val="30"/>
        </w:rPr>
        <w:t>,</w:t>
      </w:r>
      <w:r>
        <w:rPr>
          <w:rFonts w:ascii="仿宋_GB2312" w:hAnsi="仿宋" w:eastAsia="仿宋_GB2312"/>
          <w:sz w:val="30"/>
          <w:szCs w:val="30"/>
        </w:rPr>
        <w:t>18</w:t>
      </w:r>
      <w:r>
        <w:rPr>
          <w:rFonts w:hint="eastAsia" w:ascii="仿宋_GB2312" w:hAnsi="仿宋" w:eastAsia="仿宋_GB2312"/>
          <w:sz w:val="30"/>
          <w:szCs w:val="30"/>
        </w:rPr>
        <w:t>~</w:t>
      </w:r>
      <w:r>
        <w:rPr>
          <w:rFonts w:ascii="仿宋_GB2312" w:hAnsi="仿宋" w:eastAsia="仿宋_GB2312"/>
          <w:sz w:val="30"/>
          <w:szCs w:val="30"/>
        </w:rPr>
        <w:t>21</w:t>
      </w:r>
      <w:r>
        <w:rPr>
          <w:rFonts w:hint="eastAsia" w:ascii="仿宋_GB2312" w:hAnsi="仿宋" w:eastAsia="仿宋_GB2312"/>
          <w:sz w:val="30"/>
          <w:szCs w:val="30"/>
        </w:rPr>
        <w:t>}行{1,5,9,13,17,21}栏≥0；</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7行{1,5}栏≥0；</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5</w:t>
      </w: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~2</w:t>
      </w:r>
      <w:r>
        <w:rPr>
          <w:rFonts w:ascii="仿宋_GB2312" w:hAnsi="仿宋" w:eastAsia="仿宋_GB2312"/>
          <w:sz w:val="30"/>
          <w:szCs w:val="30"/>
        </w:rPr>
        <w:t>1</w:t>
      </w:r>
      <w:r>
        <w:rPr>
          <w:rFonts w:hint="eastAsia" w:ascii="仿宋_GB2312" w:hAnsi="仿宋" w:eastAsia="仿宋_GB2312"/>
          <w:sz w:val="30"/>
          <w:szCs w:val="30"/>
        </w:rPr>
        <w:t>}行{2~</w:t>
      </w:r>
      <w:r>
        <w:rPr>
          <w:rFonts w:ascii="仿宋_GB2312" w:hAnsi="仿宋" w:eastAsia="仿宋_GB2312"/>
          <w:sz w:val="30"/>
          <w:szCs w:val="30"/>
        </w:rPr>
        <w:t>4</w:t>
      </w:r>
      <w:r>
        <w:rPr>
          <w:rFonts w:hint="eastAsia" w:ascii="仿宋_GB2312" w:hAnsi="仿宋" w:eastAsia="仿宋_GB2312"/>
          <w:sz w:val="30"/>
          <w:szCs w:val="30"/>
        </w:rPr>
        <w:t>,6~</w:t>
      </w:r>
      <w:r>
        <w:rPr>
          <w:rFonts w:ascii="仿宋_GB2312" w:hAnsi="仿宋" w:eastAsia="仿宋_GB2312"/>
          <w:sz w:val="30"/>
          <w:szCs w:val="30"/>
        </w:rPr>
        <w:t>8</w:t>
      </w:r>
      <w:r>
        <w:rPr>
          <w:rFonts w:hint="eastAsia" w:ascii="仿宋_GB2312" w:hAnsi="仿宋" w:eastAsia="仿宋_GB2312"/>
          <w:sz w:val="30"/>
          <w:szCs w:val="30"/>
        </w:rPr>
        <w:t>,10,14,18,22}栏≥0；</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16,18</w:t>
      </w:r>
      <w:r>
        <w:rPr>
          <w:rFonts w:hint="eastAsia" w:ascii="仿宋_GB2312" w:hAnsi="仿宋" w:eastAsia="仿宋_GB2312"/>
          <w:sz w:val="30"/>
          <w:szCs w:val="30"/>
        </w:rPr>
        <w:t>~</w:t>
      </w:r>
      <w:r>
        <w:rPr>
          <w:rFonts w:ascii="仿宋_GB2312" w:hAnsi="仿宋" w:eastAsia="仿宋_GB2312"/>
          <w:sz w:val="30"/>
          <w:szCs w:val="30"/>
        </w:rPr>
        <w:t>19,21</w:t>
      </w:r>
      <w:r>
        <w:rPr>
          <w:rFonts w:hint="eastAsia" w:ascii="仿宋_GB2312" w:hAnsi="仿宋" w:eastAsia="仿宋_GB2312"/>
          <w:sz w:val="30"/>
          <w:szCs w:val="30"/>
        </w:rPr>
        <w:t>}行{11</w:t>
      </w:r>
      <w:r>
        <w:rPr>
          <w:rFonts w:ascii="仿宋_GB2312" w:hAnsi="仿宋" w:eastAsia="仿宋_GB2312"/>
          <w:sz w:val="30"/>
          <w:szCs w:val="30"/>
        </w:rPr>
        <w:t>,12</w:t>
      </w:r>
      <w:r>
        <w:rPr>
          <w:rFonts w:hint="eastAsia" w:ascii="仿宋_GB2312" w:hAnsi="仿宋" w:eastAsia="仿宋_GB2312"/>
          <w:sz w:val="30"/>
          <w:szCs w:val="30"/>
        </w:rPr>
        <w:t>,15</w:t>
      </w:r>
      <w:r>
        <w:rPr>
          <w:rFonts w:ascii="仿宋_GB2312" w:hAnsi="仿宋" w:eastAsia="仿宋_GB2312"/>
          <w:sz w:val="30"/>
          <w:szCs w:val="30"/>
        </w:rPr>
        <w:t>,16</w:t>
      </w:r>
      <w:r>
        <w:rPr>
          <w:rFonts w:hint="eastAsia" w:ascii="仿宋_GB2312" w:hAnsi="仿宋" w:eastAsia="仿宋_GB2312"/>
          <w:sz w:val="30"/>
          <w:szCs w:val="30"/>
        </w:rPr>
        <w:t>,19</w:t>
      </w:r>
      <w:r>
        <w:rPr>
          <w:rFonts w:ascii="仿宋_GB2312" w:hAnsi="仿宋" w:eastAsia="仿宋_GB2312"/>
          <w:sz w:val="30"/>
          <w:szCs w:val="30"/>
        </w:rPr>
        <w:t>,20</w:t>
      </w:r>
      <w:r>
        <w:rPr>
          <w:rFonts w:hint="eastAsia" w:ascii="仿宋_GB2312" w:hAnsi="仿宋" w:eastAsia="仿宋_GB2312"/>
          <w:sz w:val="30"/>
          <w:szCs w:val="30"/>
        </w:rPr>
        <w:t>,23</w:t>
      </w:r>
      <w:r>
        <w:rPr>
          <w:rFonts w:ascii="仿宋_GB2312" w:hAnsi="仿宋" w:eastAsia="仿宋_GB2312"/>
          <w:sz w:val="30"/>
          <w:szCs w:val="30"/>
        </w:rPr>
        <w:t>,24</w:t>
      </w:r>
      <w:r>
        <w:rPr>
          <w:rFonts w:hint="eastAsia" w:ascii="仿宋_GB2312" w:hAnsi="仿宋" w:eastAsia="仿宋_GB2312"/>
          <w:sz w:val="30"/>
          <w:szCs w:val="30"/>
        </w:rPr>
        <w:t>}栏≥0。</w:t>
      </w:r>
    </w:p>
    <w:p>
      <w:pPr>
        <w:adjustRightInd w:val="0"/>
        <w:snapToGrid w:val="0"/>
        <w:spacing w:line="560" w:lineRule="exact"/>
        <w:ind w:left="567"/>
        <w:rPr>
          <w:rFonts w:ascii="仿宋_GB2312" w:hAnsi="仿宋" w:eastAsia="仿宋_GB2312"/>
          <w:b/>
          <w:sz w:val="30"/>
          <w:szCs w:val="30"/>
        </w:rPr>
      </w:pPr>
      <w:r>
        <w:rPr>
          <w:rFonts w:hint="eastAsia" w:ascii="仿宋_GB2312" w:hAnsi="仿宋" w:eastAsia="仿宋_GB2312"/>
          <w:b/>
          <w:sz w:val="30"/>
          <w:szCs w:val="30"/>
        </w:rPr>
        <w:t>表间</w:t>
      </w:r>
      <w:r>
        <w:rPr>
          <w:rFonts w:ascii="仿宋_GB2312" w:hAnsi="仿宋" w:eastAsia="仿宋_GB2312"/>
          <w:b/>
          <w:sz w:val="30"/>
          <w:szCs w:val="30"/>
        </w:rPr>
        <w:t>公式：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1行2栏=财资01表（19+24）行1栏；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1行3栏=财资01表（20+25）行1栏；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1行4栏=财资01表（21+26）行1栏；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1行6栏=财资01表（19+24）行2栏；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1行7栏=财资01表（20+25）行2栏；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1行8栏=财资01表（21+26）行2栏；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2行</w:t>
      </w:r>
      <w:r>
        <w:rPr>
          <w:rFonts w:ascii="仿宋_GB2312" w:hAnsi="仿宋" w:eastAsia="仿宋_GB2312"/>
          <w:sz w:val="30"/>
          <w:szCs w:val="30"/>
        </w:rPr>
        <w:t>2</w:t>
      </w:r>
      <w:r>
        <w:rPr>
          <w:rFonts w:hint="eastAsia" w:ascii="仿宋_GB2312" w:hAnsi="仿宋" w:eastAsia="仿宋_GB2312"/>
          <w:sz w:val="30"/>
          <w:szCs w:val="30"/>
        </w:rPr>
        <w:t>栏=财资01表19行1栏；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2行</w:t>
      </w:r>
      <w:r>
        <w:rPr>
          <w:rFonts w:ascii="仿宋_GB2312" w:hAnsi="仿宋" w:eastAsia="仿宋_GB2312"/>
          <w:sz w:val="30"/>
          <w:szCs w:val="30"/>
        </w:rPr>
        <w:t>3</w:t>
      </w:r>
      <w:r>
        <w:rPr>
          <w:rFonts w:hint="eastAsia" w:ascii="仿宋_GB2312" w:hAnsi="仿宋" w:eastAsia="仿宋_GB2312"/>
          <w:sz w:val="30"/>
          <w:szCs w:val="30"/>
        </w:rPr>
        <w:t>栏=财资01表20行1栏；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2行4栏=财资01表21行1栏；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2行</w:t>
      </w:r>
      <w:r>
        <w:rPr>
          <w:rFonts w:ascii="仿宋_GB2312" w:hAnsi="仿宋" w:eastAsia="仿宋_GB2312"/>
          <w:sz w:val="30"/>
          <w:szCs w:val="30"/>
        </w:rPr>
        <w:t>6</w:t>
      </w:r>
      <w:r>
        <w:rPr>
          <w:rFonts w:hint="eastAsia" w:ascii="仿宋_GB2312" w:hAnsi="仿宋" w:eastAsia="仿宋_GB2312"/>
          <w:sz w:val="30"/>
          <w:szCs w:val="30"/>
        </w:rPr>
        <w:t>栏=财资01表19行2栏；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2行</w:t>
      </w:r>
      <w:r>
        <w:rPr>
          <w:rFonts w:ascii="仿宋_GB2312" w:hAnsi="仿宋" w:eastAsia="仿宋_GB2312"/>
          <w:sz w:val="30"/>
          <w:szCs w:val="30"/>
        </w:rPr>
        <w:t>7</w:t>
      </w:r>
      <w:r>
        <w:rPr>
          <w:rFonts w:hint="eastAsia" w:ascii="仿宋_GB2312" w:hAnsi="仿宋" w:eastAsia="仿宋_GB2312"/>
          <w:sz w:val="30"/>
          <w:szCs w:val="30"/>
        </w:rPr>
        <w:t>栏=财资01表20行2栏；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2行8栏=财资01表21行2栏；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4行5~8栏</w:t>
      </w:r>
      <w:r>
        <w:rPr>
          <w:rFonts w:hint="eastAsia" w:ascii="仿宋_GB2312" w:hAnsi="仿宋" w:eastAsia="仿宋_GB2312"/>
          <w:sz w:val="30"/>
          <w:szCs w:val="30"/>
        </w:rPr>
        <w:t>=财资</w:t>
      </w:r>
      <w:r>
        <w:rPr>
          <w:rFonts w:ascii="仿宋_GB2312" w:hAnsi="仿宋" w:eastAsia="仿宋_GB2312"/>
          <w:sz w:val="30"/>
          <w:szCs w:val="30"/>
        </w:rPr>
        <w:t>04</w:t>
      </w:r>
      <w:r>
        <w:rPr>
          <w:rFonts w:hint="eastAsia" w:ascii="仿宋_GB2312" w:hAnsi="仿宋" w:eastAsia="仿宋_GB2312"/>
          <w:sz w:val="30"/>
          <w:szCs w:val="30"/>
        </w:rPr>
        <w:t>表中资产分类为固定资产分类下土地的浮动行</w:t>
      </w:r>
      <w:r>
        <w:rPr>
          <w:rFonts w:ascii="仿宋_GB2312" w:hAnsi="仿宋" w:eastAsia="仿宋_GB2312"/>
          <w:sz w:val="30"/>
          <w:szCs w:val="30"/>
        </w:rPr>
        <w:t>11、16~18栏</w:t>
      </w:r>
      <w:r>
        <w:rPr>
          <w:rFonts w:hint="eastAsia" w:ascii="仿宋_GB2312" w:hAnsi="仿宋" w:eastAsia="仿宋_GB2312"/>
          <w:sz w:val="30"/>
          <w:szCs w:val="30"/>
        </w:rPr>
        <w:t>之和</w:t>
      </w:r>
      <w:r>
        <w:rPr>
          <w:rFonts w:ascii="仿宋_GB2312" w:hAnsi="仿宋" w:eastAsia="仿宋_GB2312"/>
          <w:sz w:val="30"/>
          <w:szCs w:val="30"/>
        </w:rPr>
        <w:t>；</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20行5~8栏</w:t>
      </w:r>
      <w:r>
        <w:rPr>
          <w:rFonts w:hint="eastAsia" w:ascii="仿宋_GB2312" w:hAnsi="仿宋" w:eastAsia="仿宋_GB2312"/>
          <w:sz w:val="30"/>
          <w:szCs w:val="30"/>
        </w:rPr>
        <w:t>=财资</w:t>
      </w:r>
      <w:r>
        <w:rPr>
          <w:rFonts w:ascii="仿宋_GB2312" w:hAnsi="仿宋" w:eastAsia="仿宋_GB2312"/>
          <w:sz w:val="30"/>
          <w:szCs w:val="30"/>
        </w:rPr>
        <w:t>04</w:t>
      </w:r>
      <w:r>
        <w:rPr>
          <w:rFonts w:hint="eastAsia" w:ascii="仿宋_GB2312" w:hAnsi="仿宋" w:eastAsia="仿宋_GB2312"/>
          <w:sz w:val="30"/>
          <w:szCs w:val="30"/>
        </w:rPr>
        <w:t>表中资产分类为无形资产土地使用权的浮动行</w:t>
      </w:r>
      <w:r>
        <w:rPr>
          <w:rFonts w:ascii="仿宋_GB2312" w:hAnsi="仿宋" w:eastAsia="仿宋_GB2312"/>
          <w:sz w:val="30"/>
          <w:szCs w:val="30"/>
        </w:rPr>
        <w:t>11、16~18栏</w:t>
      </w:r>
      <w:r>
        <w:rPr>
          <w:rFonts w:hint="eastAsia" w:ascii="仿宋_GB2312" w:hAnsi="仿宋" w:eastAsia="仿宋_GB2312"/>
          <w:sz w:val="30"/>
          <w:szCs w:val="30"/>
        </w:rPr>
        <w:t>之和</w:t>
      </w:r>
      <w:r>
        <w:rPr>
          <w:rFonts w:ascii="仿宋_GB2312" w:hAnsi="仿宋" w:eastAsia="仿宋_GB2312"/>
          <w:sz w:val="30"/>
          <w:szCs w:val="30"/>
        </w:rPr>
        <w:t>；</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5</w:t>
      </w:r>
      <w:r>
        <w:rPr>
          <w:rFonts w:hint="eastAsia" w:ascii="仿宋_GB2312" w:hAnsi="仿宋" w:eastAsia="仿宋_GB2312"/>
          <w:sz w:val="30"/>
          <w:szCs w:val="30"/>
        </w:rPr>
        <w:t>行</w:t>
      </w:r>
      <w:r>
        <w:rPr>
          <w:rFonts w:ascii="仿宋_GB2312" w:hAnsi="仿宋" w:eastAsia="仿宋_GB2312"/>
          <w:sz w:val="30"/>
          <w:szCs w:val="30"/>
        </w:rPr>
        <w:t>5~8栏=财资05</w:t>
      </w:r>
      <w:r>
        <w:rPr>
          <w:rFonts w:hint="eastAsia" w:ascii="仿宋_GB2312" w:hAnsi="仿宋" w:eastAsia="仿宋_GB2312"/>
          <w:sz w:val="30"/>
          <w:szCs w:val="30"/>
        </w:rPr>
        <w:t>表“本单位房屋小计”行</w:t>
      </w:r>
      <w:r>
        <w:rPr>
          <w:rFonts w:ascii="仿宋_GB2312" w:hAnsi="仿宋" w:eastAsia="仿宋_GB2312"/>
          <w:sz w:val="30"/>
          <w:szCs w:val="30"/>
        </w:rPr>
        <w:t>12、33~35栏；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6</w:t>
      </w:r>
      <w:r>
        <w:rPr>
          <w:rFonts w:hint="eastAsia" w:ascii="仿宋_GB2312" w:hAnsi="仿宋" w:eastAsia="仿宋_GB2312"/>
          <w:sz w:val="30"/>
          <w:szCs w:val="30"/>
        </w:rPr>
        <w:t>行5栏=财资0</w:t>
      </w:r>
      <w:r>
        <w:rPr>
          <w:rFonts w:ascii="仿宋_GB2312" w:hAnsi="仿宋" w:eastAsia="仿宋_GB2312"/>
          <w:sz w:val="30"/>
          <w:szCs w:val="30"/>
        </w:rPr>
        <w:t>5</w:t>
      </w:r>
      <w:r>
        <w:rPr>
          <w:rFonts w:hint="eastAsia" w:ascii="仿宋_GB2312" w:hAnsi="仿宋" w:eastAsia="仿宋_GB2312"/>
          <w:sz w:val="30"/>
          <w:szCs w:val="30"/>
        </w:rPr>
        <w:t>表“本单位房屋小计”行</w:t>
      </w:r>
      <w:r>
        <w:rPr>
          <w:rFonts w:ascii="仿宋_GB2312" w:hAnsi="仿宋" w:eastAsia="仿宋_GB2312"/>
          <w:sz w:val="30"/>
          <w:szCs w:val="30"/>
        </w:rPr>
        <w:t>17</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7</w:t>
      </w:r>
      <w:r>
        <w:rPr>
          <w:rFonts w:hint="eastAsia" w:ascii="仿宋_GB2312" w:hAnsi="仿宋" w:eastAsia="仿宋_GB2312"/>
          <w:sz w:val="30"/>
          <w:szCs w:val="30"/>
        </w:rPr>
        <w:t>行5栏=财资0</w:t>
      </w:r>
      <w:r>
        <w:rPr>
          <w:rFonts w:ascii="仿宋_GB2312" w:hAnsi="仿宋" w:eastAsia="仿宋_GB2312"/>
          <w:sz w:val="30"/>
          <w:szCs w:val="30"/>
        </w:rPr>
        <w:t>5</w:t>
      </w:r>
      <w:r>
        <w:rPr>
          <w:rFonts w:hint="eastAsia" w:ascii="仿宋_GB2312" w:hAnsi="仿宋" w:eastAsia="仿宋_GB2312"/>
          <w:sz w:val="30"/>
          <w:szCs w:val="30"/>
        </w:rPr>
        <w:t>表“本单位房屋小计”行</w:t>
      </w:r>
      <w:r>
        <w:rPr>
          <w:rFonts w:ascii="仿宋_GB2312" w:hAnsi="仿宋" w:eastAsia="仿宋_GB2312"/>
          <w:sz w:val="30"/>
          <w:szCs w:val="30"/>
        </w:rPr>
        <w:t>22</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8</w:t>
      </w:r>
      <w:r>
        <w:rPr>
          <w:rFonts w:hint="eastAsia" w:ascii="仿宋_GB2312" w:hAnsi="仿宋" w:eastAsia="仿宋_GB2312"/>
          <w:sz w:val="30"/>
          <w:szCs w:val="30"/>
        </w:rPr>
        <w:t>行5栏=财资0</w:t>
      </w:r>
      <w:r>
        <w:rPr>
          <w:rFonts w:ascii="仿宋_GB2312" w:hAnsi="仿宋" w:eastAsia="仿宋_GB2312"/>
          <w:sz w:val="30"/>
          <w:szCs w:val="30"/>
        </w:rPr>
        <w:t>5</w:t>
      </w:r>
      <w:r>
        <w:rPr>
          <w:rFonts w:hint="eastAsia" w:ascii="仿宋_GB2312" w:hAnsi="仿宋" w:eastAsia="仿宋_GB2312"/>
          <w:sz w:val="30"/>
          <w:szCs w:val="30"/>
        </w:rPr>
        <w:t>表“本单位房屋小计”行</w:t>
      </w:r>
      <w:r>
        <w:rPr>
          <w:rFonts w:ascii="仿宋_GB2312" w:hAnsi="仿宋" w:eastAsia="仿宋_GB2312"/>
          <w:sz w:val="30"/>
          <w:szCs w:val="30"/>
        </w:rPr>
        <w:t>23</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9</w:t>
      </w:r>
      <w:r>
        <w:rPr>
          <w:rFonts w:hint="eastAsia" w:ascii="仿宋_GB2312" w:hAnsi="仿宋" w:eastAsia="仿宋_GB2312"/>
          <w:sz w:val="30"/>
          <w:szCs w:val="30"/>
        </w:rPr>
        <w:t>行5栏=财资0</w:t>
      </w:r>
      <w:r>
        <w:rPr>
          <w:rFonts w:ascii="仿宋_GB2312" w:hAnsi="仿宋" w:eastAsia="仿宋_GB2312"/>
          <w:sz w:val="30"/>
          <w:szCs w:val="30"/>
        </w:rPr>
        <w:t>5</w:t>
      </w:r>
      <w:r>
        <w:rPr>
          <w:rFonts w:hint="eastAsia" w:ascii="仿宋_GB2312" w:hAnsi="仿宋" w:eastAsia="仿宋_GB2312"/>
          <w:sz w:val="30"/>
          <w:szCs w:val="30"/>
        </w:rPr>
        <w:t>“本单位房屋小计”行</w:t>
      </w:r>
      <w:r>
        <w:rPr>
          <w:rFonts w:ascii="仿宋_GB2312" w:hAnsi="仿宋" w:eastAsia="仿宋_GB2312"/>
          <w:sz w:val="30"/>
          <w:szCs w:val="30"/>
        </w:rPr>
        <w:t>28</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1</w:t>
      </w:r>
      <w:r>
        <w:rPr>
          <w:rFonts w:hint="eastAsia" w:ascii="仿宋_GB2312" w:hAnsi="仿宋" w:eastAsia="仿宋_GB2312"/>
          <w:sz w:val="30"/>
          <w:szCs w:val="30"/>
        </w:rPr>
        <w:t>行5栏=财资0</w:t>
      </w:r>
      <w:r>
        <w:rPr>
          <w:rFonts w:ascii="仿宋_GB2312" w:hAnsi="仿宋" w:eastAsia="仿宋_GB2312"/>
          <w:sz w:val="30"/>
          <w:szCs w:val="30"/>
        </w:rPr>
        <w:t>6</w:t>
      </w:r>
      <w:r>
        <w:rPr>
          <w:rFonts w:hint="eastAsia" w:ascii="仿宋_GB2312" w:hAnsi="仿宋" w:eastAsia="仿宋_GB2312"/>
          <w:sz w:val="30"/>
          <w:szCs w:val="30"/>
        </w:rPr>
        <w:t>表车辆明细数量之和；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1</w:t>
      </w:r>
      <w:r>
        <w:rPr>
          <w:rFonts w:hint="eastAsia" w:ascii="仿宋_GB2312" w:hAnsi="仿宋" w:eastAsia="仿宋_GB2312"/>
          <w:sz w:val="30"/>
          <w:szCs w:val="30"/>
        </w:rPr>
        <w:t>行6</w:t>
      </w:r>
      <w:r>
        <w:rPr>
          <w:rFonts w:ascii="仿宋_GB2312" w:hAnsi="仿宋" w:eastAsia="仿宋_GB2312"/>
          <w:sz w:val="30"/>
          <w:szCs w:val="30"/>
        </w:rPr>
        <w:t>~</w:t>
      </w:r>
      <w:r>
        <w:rPr>
          <w:rFonts w:hint="eastAsia" w:ascii="仿宋_GB2312" w:hAnsi="仿宋" w:eastAsia="仿宋_GB2312"/>
          <w:sz w:val="30"/>
          <w:szCs w:val="30"/>
        </w:rPr>
        <w:t>8栏=财资0</w:t>
      </w:r>
      <w:r>
        <w:rPr>
          <w:rFonts w:ascii="仿宋_GB2312" w:hAnsi="仿宋" w:eastAsia="仿宋_GB2312"/>
          <w:sz w:val="30"/>
          <w:szCs w:val="30"/>
        </w:rPr>
        <w:t>6</w:t>
      </w:r>
      <w:r>
        <w:rPr>
          <w:rFonts w:hint="eastAsia" w:ascii="仿宋_GB2312" w:hAnsi="仿宋" w:eastAsia="仿宋_GB2312"/>
          <w:sz w:val="30"/>
          <w:szCs w:val="30"/>
        </w:rPr>
        <w:t>表1行14</w:t>
      </w:r>
      <w:r>
        <w:rPr>
          <w:rFonts w:ascii="仿宋_GB2312" w:hAnsi="仿宋" w:eastAsia="仿宋_GB2312"/>
          <w:sz w:val="30"/>
          <w:szCs w:val="30"/>
        </w:rPr>
        <w:t>~</w:t>
      </w:r>
      <w:r>
        <w:rPr>
          <w:rFonts w:hint="eastAsia" w:ascii="仿宋_GB2312" w:hAnsi="仿宋" w:eastAsia="仿宋_GB2312"/>
          <w:sz w:val="30"/>
          <w:szCs w:val="30"/>
        </w:rPr>
        <w:t>16栏；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17</w:t>
      </w:r>
      <w:r>
        <w:rPr>
          <w:rFonts w:hint="eastAsia" w:ascii="仿宋_GB2312" w:hAnsi="仿宋" w:eastAsia="仿宋_GB2312"/>
          <w:sz w:val="30"/>
          <w:szCs w:val="30"/>
        </w:rPr>
        <w:t>行</w:t>
      </w:r>
      <w:r>
        <w:rPr>
          <w:rFonts w:ascii="仿宋_GB2312" w:hAnsi="仿宋" w:eastAsia="仿宋_GB2312"/>
          <w:sz w:val="30"/>
          <w:szCs w:val="30"/>
        </w:rPr>
        <w:t>2</w:t>
      </w:r>
      <w:r>
        <w:rPr>
          <w:rFonts w:hint="eastAsia" w:ascii="仿宋_GB2312" w:hAnsi="仿宋" w:eastAsia="仿宋_GB2312"/>
          <w:sz w:val="30"/>
          <w:szCs w:val="30"/>
        </w:rPr>
        <w:t>栏=财资01表24行1栏；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17</w:t>
      </w:r>
      <w:r>
        <w:rPr>
          <w:rFonts w:hint="eastAsia" w:ascii="仿宋_GB2312" w:hAnsi="仿宋" w:eastAsia="仿宋_GB2312"/>
          <w:sz w:val="30"/>
          <w:szCs w:val="30"/>
        </w:rPr>
        <w:t>行3栏=财资01表25行1栏；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17</w:t>
      </w:r>
      <w:r>
        <w:rPr>
          <w:rFonts w:hint="eastAsia" w:ascii="仿宋_GB2312" w:hAnsi="仿宋" w:eastAsia="仿宋_GB2312"/>
          <w:sz w:val="30"/>
          <w:szCs w:val="30"/>
        </w:rPr>
        <w:t>行4栏=财资01表26行1栏；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17</w:t>
      </w:r>
      <w:r>
        <w:rPr>
          <w:rFonts w:hint="eastAsia" w:ascii="仿宋_GB2312" w:hAnsi="仿宋" w:eastAsia="仿宋_GB2312"/>
          <w:sz w:val="30"/>
          <w:szCs w:val="30"/>
        </w:rPr>
        <w:t>行6栏=财资01表24行2栏；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17</w:t>
      </w:r>
      <w:r>
        <w:rPr>
          <w:rFonts w:hint="eastAsia" w:ascii="仿宋_GB2312" w:hAnsi="仿宋" w:eastAsia="仿宋_GB2312"/>
          <w:sz w:val="30"/>
          <w:szCs w:val="30"/>
        </w:rPr>
        <w:t>行7栏=财资01表25行2栏；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17</w:t>
      </w:r>
      <w:r>
        <w:rPr>
          <w:rFonts w:hint="eastAsia" w:ascii="仿宋_GB2312" w:hAnsi="仿宋" w:eastAsia="仿宋_GB2312"/>
          <w:sz w:val="30"/>
          <w:szCs w:val="30"/>
        </w:rPr>
        <w:t>行8栏=财资01表26行2栏；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无形资产中土地使用权的出租出借数量（面积）应等于财资09表中出租出借结束日期大于等于202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年12月31日的无形资产中土地使用权的出租出借数量（面积）之和；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固定资产项下的土地的出租出借数量（面积）应等于财资09表中出租出借结束日期大于等于202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年12月31日固定资产项下的土地的出租出借数量（面积）之和；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房屋的出租出借数量（面积）应等于财资09表中出租出借结束日期大于等于202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年12月31日房屋的出租出借数量（面积）之和；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办公用房的出租出借数量（面积）应等于财资09表中出租出借结束日期大于等于202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年12月31日的办公用房的出租出借数量（面积）之和；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业务用房的出租出借数量（面积）应等于财资09表中出租出借结束日期大于等于202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年12月31日的业务用房的出租出借数量（面积）之和；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其他用房的出租出借数量（面积）应等于财资09表中出租出借结束日期大于等于202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年12月31日的其他用房的出租出借数量（面积）之和；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设备的出租出借数量（面积）应等于财资09表中出租出借结束日期大于等于202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年12月31日的设备资产的出租出借数量（面积）之和；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车辆的出租出借数量（面积）应等于财资09表中出租出借结束日期大于等于202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年12月31日的车辆资产的出租出借数量（面积）之和；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单价</w:t>
      </w:r>
      <w:r>
        <w:rPr>
          <w:rFonts w:ascii="仿宋_GB2312" w:hAnsi="仿宋" w:eastAsia="仿宋_GB2312"/>
          <w:sz w:val="30"/>
          <w:szCs w:val="30"/>
        </w:rPr>
        <w:t>100</w:t>
      </w:r>
      <w:r>
        <w:rPr>
          <w:rFonts w:hint="eastAsia" w:ascii="仿宋_GB2312" w:hAnsi="仿宋" w:eastAsia="仿宋_GB2312"/>
          <w:sz w:val="30"/>
          <w:szCs w:val="30"/>
        </w:rPr>
        <w:t>万（含）以上（不含车辆）的设备出租出借数量（面积）应等于财资09表中出租出借结束日期大于等于202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年12月31日的单价</w:t>
      </w:r>
      <w:r>
        <w:rPr>
          <w:rFonts w:ascii="仿宋_GB2312" w:hAnsi="仿宋" w:eastAsia="仿宋_GB2312"/>
          <w:sz w:val="30"/>
          <w:szCs w:val="30"/>
        </w:rPr>
        <w:t>100</w:t>
      </w:r>
      <w:r>
        <w:rPr>
          <w:rFonts w:hint="eastAsia" w:ascii="仿宋_GB2312" w:hAnsi="仿宋" w:eastAsia="仿宋_GB2312"/>
          <w:sz w:val="30"/>
          <w:szCs w:val="30"/>
        </w:rPr>
        <w:t>万（含）以上（不含车辆）的出租出借数量（面积）之和；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文物和陈列品的出租出借数量（面积）应等于财资09表中出租出借结束日期大于等于202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年12月31日的文物和陈列品资产的出租出借数量（面积）之和;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图书和档案的出租出借数量（面积）应等于财资09表中出租出借结束日期大于等于202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年12月31日的图书和档案资产的出租出借数量（面积）之和；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家具和用具的出租出借数量（面积）应等于财资09表中出租出借结束日期大于等于202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年12月31日的家具和用具资产的出租出借数量（面积）之和；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特种动植物的出租出借数量（面积）应等于财资09表中出租出借结束日期大于等于202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年12月31日的特种动植物资产的出租出借数量（面积）之和；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其中：专利的出租出借数量（面积）应等于财资09表中出租出借结束日期大于等于202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年12月31日的其中：专利的出租出借数量（面积）之和；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非专利技术的出租出借数量（面积）应等于财资09表中出租出借结束日期大于等于202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年12月31日的非专利技术的出租出借数量（面积）之和；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计算机软件的出租出借数量（面积）应等于财资09表中出租出借结束日期大于等于202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年12月31日的计算机软件的出租出借数量（面积）之和；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固定资产的出租出借价值应等于财资09表中出租出借结束日期大于等于202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年12月31日的固定资产的出租出借价值之和；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房屋和构筑物的出租出借价值应等于财资09表中出租出借结束日期大于等于202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年12月31日的房屋和构筑物的出租出借价值之和；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固定资产中土地的出租出借价值应等于财资09表中出租出借结束日期大于等于202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年12月31日的固定资产中土地的出租出借价值之和；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无形资产中土地使用权的出租出借价值应等于财资09表中出租出借结束日期大于等于202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年12月31日的无形资产中土地使用权的出租出借价值之和；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房屋的出租出借价值应等于财资09表中出租出借结束日期大于等于202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年12月31日的房屋的出租出借价值之和；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设备的出租出借价值应等于财资09表中出租出借结束日期大于等于202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年12月31日的设备资产的出租出借价值之和；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车辆的出租出借价值应等于财资09表中出租出借结束日期大于等于202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年12月31日的车辆资产的出租出借价值之和；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单价</w:t>
      </w:r>
      <w:r>
        <w:rPr>
          <w:rFonts w:ascii="仿宋_GB2312" w:hAnsi="仿宋" w:eastAsia="仿宋_GB2312"/>
          <w:sz w:val="30"/>
          <w:szCs w:val="30"/>
        </w:rPr>
        <w:t>100</w:t>
      </w:r>
      <w:r>
        <w:rPr>
          <w:rFonts w:hint="eastAsia" w:ascii="仿宋_GB2312" w:hAnsi="仿宋" w:eastAsia="仿宋_GB2312"/>
          <w:sz w:val="30"/>
          <w:szCs w:val="30"/>
        </w:rPr>
        <w:t>万（含）以上（不含车辆）的设备出租出借价值应等于财资09表中出租出借结束日期大于等于202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年12月31日的单价</w:t>
      </w:r>
      <w:r>
        <w:rPr>
          <w:rFonts w:ascii="仿宋_GB2312" w:hAnsi="仿宋" w:eastAsia="仿宋_GB2312"/>
          <w:sz w:val="30"/>
          <w:szCs w:val="30"/>
        </w:rPr>
        <w:t>100</w:t>
      </w:r>
      <w:r>
        <w:rPr>
          <w:rFonts w:hint="eastAsia" w:ascii="仿宋_GB2312" w:hAnsi="仿宋" w:eastAsia="仿宋_GB2312"/>
          <w:sz w:val="30"/>
          <w:szCs w:val="30"/>
        </w:rPr>
        <w:t>万（含）以上（不含车辆）的出租出借价值之和；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文物和陈列品的出租出借价值应等于财资09表中出租出借结束日期大于等于202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年12月31日的文物和陈列品资产的出租出借价值之和；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图书和档案的出租出借价值应等于财资09表中出租出借结束日期大于等于202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年12月31日的图书和档案资产的出租出借价值之和；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家具和用具的出租出借价值应等于财资09表中出租出借结束日期大于等于202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年12月31日的家具和用具资产的出租出借价值之和；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特种动植物的出租出借价值应等于财资09表中出租出借结束日期大于等于202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年12月31日的特种动植物资产的出租出借价值之和；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无形资产的出租出借价值应等于财资09表中出租出借结束日期大于等于202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年12月31日的无形资产的出租出借价值之和；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其中：专利的出租出借价值应等于财资09表中出租出借结束日期大于等于202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年12月31日的其中：专利的出租出借价值之和；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非专利技术的出租出借价值应等于财资09表中出租出借结束日期大于等于202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年12月31日的非专利技术的出租出借价值之和；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计算机软件的出租出借价值应等于财资09表中出租出借结束日期大于等于202</w:t>
      </w:r>
      <w:r>
        <w:rPr>
          <w:rFonts w:ascii="仿宋_GB2312" w:hAnsi="仿宋" w:eastAsia="仿宋_GB2312"/>
          <w:sz w:val="30"/>
          <w:szCs w:val="30"/>
        </w:rPr>
        <w:t>2</w:t>
      </w:r>
      <w:r>
        <w:rPr>
          <w:rFonts w:hint="eastAsia" w:ascii="仿宋_GB2312" w:hAnsi="仿宋" w:eastAsia="仿宋_GB2312"/>
          <w:sz w:val="30"/>
          <w:szCs w:val="30"/>
        </w:rPr>
        <w:t>年12月31日的计算机软件的出租出借价值之和。</w:t>
      </w:r>
    </w:p>
    <w:p>
      <w:pPr>
        <w:adjustRightInd w:val="0"/>
        <w:snapToGrid w:val="0"/>
        <w:spacing w:line="560" w:lineRule="exact"/>
        <w:ind w:left="567"/>
        <w:rPr>
          <w:rFonts w:ascii="仿宋_GB2312" w:hAnsi="仿宋" w:eastAsia="仿宋_GB2312"/>
          <w:b/>
          <w:sz w:val="30"/>
          <w:szCs w:val="30"/>
        </w:rPr>
      </w:pPr>
      <w:r>
        <w:rPr>
          <w:rFonts w:hint="eastAsia" w:ascii="仿宋_GB2312" w:hAnsi="仿宋" w:eastAsia="仿宋_GB2312"/>
          <w:b/>
          <w:sz w:val="30"/>
          <w:szCs w:val="30"/>
        </w:rPr>
        <w:t>核实性公式：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（如情况存在，请提供说明）：4行5栏大于0时，请提供计入固定资产土地的情况说明；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（有错修改，无错说明）：固定资产项下土地资产的出租出借数量（面积）应等于财资09表中固定资产项下土地资产的出租出借数量（面积）之和；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（有错修改，无错说明）：土地使用权类资产的出租出借数量（面积）应等于财资09表中土地使用权类资产的出租出借数量（面积）之和；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（有错修改，无错说明）：房屋的出租出借数量（面积）应等于财资09表中房屋类资产的出租出借数量（面积）之和；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（有错修改，无错说明）：固定资产项下土地资产的出租出借价值应等于财资09表中固定资产项下土地资产的出租出借价值之和；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（有错修改，无错说明）：土地使用权类资产的出租出借价值应等于财资09表中土地使用权类资产的出租出借价值之和；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（有错修改，无错说明）：房屋的出租出借价值应等于财资09表中房屋类资产的出租出借价值之和；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（有错修改，无错说明）：期初账面数应等于上年财资0</w:t>
      </w:r>
      <w:r>
        <w:rPr>
          <w:rFonts w:ascii="仿宋_GB2312" w:hAnsi="仿宋" w:eastAsia="仿宋_GB2312"/>
          <w:sz w:val="30"/>
          <w:szCs w:val="30"/>
        </w:rPr>
        <w:t>3表</w:t>
      </w:r>
      <w:r>
        <w:rPr>
          <w:rFonts w:hint="eastAsia" w:ascii="仿宋_GB2312" w:hAnsi="仿宋" w:eastAsia="仿宋_GB2312"/>
          <w:sz w:val="30"/>
          <w:szCs w:val="30"/>
        </w:rPr>
        <w:t>期末账面数；</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（如情况存在，请提供说明）：固定资产土地、无形资产土地使用权使用状况为闲置或待处置（待报废、毁损等）分别占固定资产总额、无形资产总额超过参考值5%，请提供说明；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（如情况存在，请提供说明）：房屋使用状况为闲置或待处置（待报废、毁损等）占固定资产总额超过参考值5%，请提供说明；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（如情况存在，请提供说明）：车辆使用状况为闲置或待处置（待报废、毁损等）占固定资产总额超过参考值5%，请提供说明；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（如情况存在，请提供说明）：大型设备使用状况为闲置或待处置（待报废、毁损等）占固定资产总额超过参考值5%，请提供说明。</w:t>
      </w:r>
    </w:p>
    <w:p>
      <w:pPr>
        <w:pStyle w:val="2"/>
        <w:spacing w:line="560" w:lineRule="exact"/>
        <w:rPr>
          <w:b/>
          <w:color w:val="auto"/>
        </w:rPr>
      </w:pPr>
      <w:r>
        <w:rPr>
          <w:rFonts w:hint="eastAsia"/>
          <w:color w:val="auto"/>
        </w:rPr>
        <w:t>五、土地情况表（财资0</w:t>
      </w:r>
      <w:r>
        <w:rPr>
          <w:color w:val="auto"/>
        </w:rPr>
        <w:t>4</w:t>
      </w:r>
      <w:r>
        <w:rPr>
          <w:rFonts w:hint="eastAsia"/>
          <w:color w:val="auto"/>
        </w:rPr>
        <w:t>表）</w:t>
      </w:r>
    </w:p>
    <w:p>
      <w:pPr>
        <w:spacing w:line="560" w:lineRule="exact"/>
        <w:ind w:firstLine="576" w:firstLineChars="192"/>
        <w:rPr>
          <w:rFonts w:ascii="仿宋_GB2312" w:eastAsia="仿宋_GB2312"/>
          <w:sz w:val="30"/>
          <w:szCs w:val="30"/>
        </w:rPr>
      </w:pPr>
      <w:r>
        <w:rPr>
          <w:rFonts w:hint="eastAsia" w:ascii="仿宋_GB2312" w:eastAsia="仿宋_GB2312"/>
          <w:sz w:val="30"/>
          <w:szCs w:val="30"/>
        </w:rPr>
        <w:t>本表反映行政事业单位年末占有、</w:t>
      </w:r>
      <w:r>
        <w:rPr>
          <w:rFonts w:ascii="仿宋_GB2312" w:eastAsia="仿宋_GB2312"/>
          <w:sz w:val="30"/>
          <w:szCs w:val="30"/>
        </w:rPr>
        <w:t>使用</w:t>
      </w:r>
      <w:r>
        <w:rPr>
          <w:rFonts w:hint="eastAsia" w:ascii="仿宋_GB2312" w:eastAsia="仿宋_GB2312"/>
          <w:sz w:val="30"/>
          <w:szCs w:val="30"/>
        </w:rPr>
        <w:t>的土地（包含境内外土地使用权和土地所有权，不含经营租入）情况，其中账面数是以资产模块中资产卡片的相关数据为基础进行填报。本表大部分数据原则上由资产模块自动提取，个别指标数据由单位进行手工填列。</w:t>
      </w:r>
    </w:p>
    <w:p>
      <w:pPr>
        <w:spacing w:line="560" w:lineRule="exact"/>
        <w:ind w:firstLine="578" w:firstLineChars="192"/>
        <w:rPr>
          <w:rFonts w:ascii="仿宋_GB2312" w:eastAsia="仿宋_GB2312"/>
          <w:b/>
          <w:bCs/>
          <w:sz w:val="30"/>
          <w:szCs w:val="30"/>
        </w:rPr>
      </w:pPr>
      <w:r>
        <w:rPr>
          <w:rFonts w:hint="eastAsia" w:ascii="仿宋_GB2312" w:eastAsia="仿宋_GB2312"/>
          <w:b/>
          <w:bCs/>
          <w:sz w:val="30"/>
          <w:szCs w:val="30"/>
        </w:rPr>
        <w:t>主要指标说明：</w:t>
      </w:r>
    </w:p>
    <w:p>
      <w:pPr>
        <w:spacing w:line="560" w:lineRule="exact"/>
        <w:ind w:firstLine="576" w:firstLineChars="192"/>
        <w:rPr>
          <w:rFonts w:ascii="仿宋_GB2312" w:eastAsia="仿宋_GB2312"/>
          <w:sz w:val="30"/>
          <w:szCs w:val="30"/>
        </w:rPr>
      </w:pPr>
      <w:r>
        <w:rPr>
          <w:rFonts w:hint="eastAsia" w:ascii="仿宋_GB2312" w:eastAsia="仿宋_GB2312"/>
          <w:sz w:val="30"/>
          <w:szCs w:val="30"/>
        </w:rPr>
        <w:t>1.</w:t>
      </w:r>
      <w:r>
        <w:rPr>
          <w:rFonts w:ascii="仿宋_GB2312" w:eastAsia="仿宋_GB2312"/>
          <w:sz w:val="30"/>
          <w:szCs w:val="30"/>
        </w:rPr>
        <w:t>资产分类</w:t>
      </w:r>
      <w:r>
        <w:rPr>
          <w:rFonts w:hint="eastAsia" w:ascii="仿宋_GB2312" w:eastAsia="仿宋_GB2312"/>
          <w:sz w:val="30"/>
          <w:szCs w:val="30"/>
        </w:rPr>
        <w:t>、资产编号、资产名称、取得方式、取得日期、坐落位置由资产模块中固定资产、无形资产</w:t>
      </w:r>
      <w:r>
        <w:rPr>
          <w:rFonts w:ascii="仿宋_GB2312" w:eastAsia="仿宋_GB2312"/>
          <w:sz w:val="30"/>
          <w:szCs w:val="30"/>
        </w:rPr>
        <w:t>卡片</w:t>
      </w:r>
      <w:r>
        <w:rPr>
          <w:rFonts w:hint="eastAsia" w:ascii="仿宋_GB2312" w:eastAsia="仿宋_GB2312"/>
          <w:sz w:val="30"/>
          <w:szCs w:val="30"/>
        </w:rPr>
        <w:t>相应指标字段提取。坐落位置应填写完整地址，如“XX省XX市XX县（区）XX街道XX号”。</w:t>
      </w:r>
    </w:p>
    <w:p>
      <w:pPr>
        <w:spacing w:line="560" w:lineRule="exact"/>
        <w:ind w:firstLine="576" w:firstLineChars="192"/>
        <w:rPr>
          <w:rFonts w:ascii="仿宋_GB2312" w:eastAsia="仿宋_GB2312"/>
          <w:sz w:val="30"/>
          <w:szCs w:val="30"/>
        </w:rPr>
      </w:pPr>
      <w:r>
        <w:rPr>
          <w:rFonts w:hint="eastAsia" w:ascii="仿宋_GB2312" w:eastAsia="仿宋_GB2312"/>
          <w:sz w:val="30"/>
          <w:szCs w:val="30"/>
        </w:rPr>
        <w:t>2</w:t>
      </w:r>
      <w:r>
        <w:rPr>
          <w:rFonts w:ascii="仿宋_GB2312" w:eastAsia="仿宋_GB2312"/>
          <w:sz w:val="30"/>
          <w:szCs w:val="30"/>
        </w:rPr>
        <w:t>.</w:t>
      </w:r>
      <w:r>
        <w:rPr>
          <w:rFonts w:hint="eastAsia" w:ascii="仿宋_GB2312" w:eastAsia="仿宋_GB2312"/>
          <w:sz w:val="30"/>
          <w:szCs w:val="30"/>
        </w:rPr>
        <w:t>权属情况：</w:t>
      </w:r>
    </w:p>
    <w:p>
      <w:pPr>
        <w:spacing w:line="560" w:lineRule="exact"/>
        <w:ind w:firstLine="576" w:firstLineChars="192"/>
        <w:rPr>
          <w:rFonts w:ascii="仿宋_GB2312" w:eastAsia="仿宋_GB2312"/>
          <w:sz w:val="30"/>
          <w:szCs w:val="30"/>
        </w:rPr>
      </w:pPr>
      <w:r>
        <w:rPr>
          <w:rFonts w:hint="eastAsia" w:ascii="仿宋_GB2312" w:eastAsia="仿宋_GB2312"/>
          <w:sz w:val="30"/>
          <w:szCs w:val="30"/>
        </w:rPr>
        <w:t>（1）</w:t>
      </w:r>
      <w:r>
        <w:rPr>
          <w:rFonts w:ascii="仿宋_GB2312" w:eastAsia="仿宋_GB2312"/>
          <w:sz w:val="30"/>
          <w:szCs w:val="30"/>
        </w:rPr>
        <w:t>权属证明：</w:t>
      </w:r>
      <w:r>
        <w:rPr>
          <w:rFonts w:hint="eastAsia" w:ascii="仿宋_GB2312" w:eastAsia="仿宋_GB2312"/>
          <w:sz w:val="30"/>
          <w:szCs w:val="30"/>
        </w:rPr>
        <w:t>土地权属证明包括土地使用证、土地使用批准文件、相关法律文书及其他能够证明土地权属的材料。该指标在下拉选项中手工选取填列，下拉选项包括：“有土地证”、“有土地权属相关证明文件”、“无”。</w:t>
      </w:r>
    </w:p>
    <w:p>
      <w:pPr>
        <w:spacing w:line="560" w:lineRule="exact"/>
        <w:ind w:firstLine="576" w:firstLineChars="192"/>
        <w:rPr>
          <w:rFonts w:ascii="仿宋_GB2312" w:eastAsia="仿宋_GB2312"/>
          <w:sz w:val="30"/>
          <w:szCs w:val="30"/>
        </w:rPr>
      </w:pPr>
      <w:r>
        <w:rPr>
          <w:rFonts w:hint="eastAsia" w:ascii="仿宋_GB2312" w:eastAsia="仿宋_GB2312"/>
          <w:sz w:val="30"/>
          <w:szCs w:val="30"/>
        </w:rPr>
        <w:t>（</w:t>
      </w:r>
      <w:r>
        <w:rPr>
          <w:rFonts w:ascii="仿宋_GB2312" w:eastAsia="仿宋_GB2312"/>
          <w:sz w:val="30"/>
          <w:szCs w:val="30"/>
        </w:rPr>
        <w:t>2</w:t>
      </w:r>
      <w:r>
        <w:rPr>
          <w:rFonts w:hint="eastAsia" w:ascii="仿宋_GB2312" w:eastAsia="仿宋_GB2312"/>
          <w:sz w:val="30"/>
          <w:szCs w:val="30"/>
        </w:rPr>
        <w:t>）权属证号：该指标取自资产模块中的资产卡片的“权属证号”数据，允许手动修改。</w:t>
      </w:r>
    </w:p>
    <w:p>
      <w:pPr>
        <w:spacing w:line="560" w:lineRule="exact"/>
        <w:ind w:firstLine="576" w:firstLineChars="192"/>
        <w:rPr>
          <w:rFonts w:ascii="仿宋_GB2312" w:eastAsia="仿宋_GB2312"/>
          <w:sz w:val="30"/>
          <w:szCs w:val="30"/>
        </w:rPr>
      </w:pPr>
      <w:r>
        <w:rPr>
          <w:rFonts w:hint="eastAsia" w:ascii="仿宋_GB2312" w:eastAsia="仿宋_GB2312"/>
          <w:sz w:val="30"/>
          <w:szCs w:val="30"/>
        </w:rPr>
        <w:t>（</w:t>
      </w:r>
      <w:r>
        <w:rPr>
          <w:rFonts w:ascii="仿宋_GB2312" w:eastAsia="仿宋_GB2312"/>
          <w:sz w:val="30"/>
          <w:szCs w:val="30"/>
        </w:rPr>
        <w:t>3</w:t>
      </w:r>
      <w:r>
        <w:rPr>
          <w:rFonts w:hint="eastAsia" w:ascii="仿宋_GB2312" w:eastAsia="仿宋_GB2312"/>
          <w:sz w:val="30"/>
          <w:szCs w:val="30"/>
        </w:rPr>
        <w:t>）权属面积：权属面积是指由相关部门已确认土地所有权、使用权的土地面积。该指标取自资产模块中的资产卡片的“使用权面积”数据。</w:t>
      </w:r>
    </w:p>
    <w:p>
      <w:pPr>
        <w:spacing w:line="560" w:lineRule="exact"/>
        <w:ind w:firstLine="576" w:firstLineChars="192"/>
        <w:rPr>
          <w:rFonts w:ascii="仿宋_GB2312" w:eastAsia="仿宋_GB2312"/>
          <w:sz w:val="30"/>
          <w:szCs w:val="30"/>
        </w:rPr>
      </w:pPr>
      <w:r>
        <w:rPr>
          <w:rFonts w:hint="eastAsia" w:ascii="仿宋_GB2312" w:eastAsia="仿宋_GB2312"/>
          <w:sz w:val="30"/>
          <w:szCs w:val="30"/>
        </w:rPr>
        <w:t>（</w:t>
      </w:r>
      <w:r>
        <w:rPr>
          <w:rFonts w:ascii="仿宋_GB2312" w:eastAsia="仿宋_GB2312"/>
          <w:sz w:val="30"/>
          <w:szCs w:val="30"/>
        </w:rPr>
        <w:t>4</w:t>
      </w:r>
      <w:r>
        <w:rPr>
          <w:rFonts w:hint="eastAsia" w:ascii="仿宋_GB2312" w:eastAsia="仿宋_GB2312"/>
          <w:sz w:val="30"/>
          <w:szCs w:val="30"/>
        </w:rPr>
        <w:t>）权属性质：下拉选项包括“国有”、“集体”。</w:t>
      </w:r>
    </w:p>
    <w:p>
      <w:pPr>
        <w:spacing w:line="560" w:lineRule="exact"/>
        <w:ind w:firstLine="576" w:firstLineChars="192"/>
        <w:rPr>
          <w:rFonts w:ascii="仿宋_GB2312" w:eastAsia="仿宋_GB2312"/>
          <w:sz w:val="30"/>
          <w:szCs w:val="30"/>
        </w:rPr>
      </w:pPr>
      <w:r>
        <w:rPr>
          <w:rFonts w:hint="eastAsia" w:ascii="仿宋_GB2312" w:eastAsia="仿宋_GB2312"/>
          <w:sz w:val="30"/>
          <w:szCs w:val="30"/>
        </w:rPr>
        <w:t>3</w:t>
      </w:r>
      <w:r>
        <w:rPr>
          <w:rFonts w:ascii="仿宋_GB2312" w:eastAsia="仿宋_GB2312"/>
          <w:sz w:val="30"/>
          <w:szCs w:val="30"/>
        </w:rPr>
        <w:t>.</w:t>
      </w:r>
      <w:r>
        <w:rPr>
          <w:rFonts w:hint="eastAsia" w:ascii="仿宋_GB2312" w:eastAsia="仿宋_GB2312"/>
          <w:sz w:val="30"/>
          <w:szCs w:val="30"/>
        </w:rPr>
        <w:t>期末账面数：</w:t>
      </w:r>
    </w:p>
    <w:p>
      <w:pPr>
        <w:spacing w:line="560" w:lineRule="exact"/>
        <w:ind w:firstLine="576" w:firstLineChars="192"/>
        <w:rPr>
          <w:rFonts w:ascii="仿宋_GB2312" w:eastAsia="仿宋_GB2312"/>
          <w:kern w:val="0"/>
          <w:sz w:val="30"/>
          <w:szCs w:val="30"/>
        </w:rPr>
      </w:pPr>
      <w:r>
        <w:rPr>
          <w:rFonts w:hint="eastAsia" w:ascii="仿宋_GB2312" w:eastAsia="仿宋_GB2312"/>
          <w:sz w:val="30"/>
          <w:szCs w:val="30"/>
        </w:rPr>
        <w:t>（1）使用状况：</w:t>
      </w:r>
      <w:r>
        <w:rPr>
          <w:rFonts w:hint="eastAsia" w:ascii="仿宋_GB2312" w:eastAsia="仿宋_GB2312"/>
          <w:kern w:val="0"/>
          <w:sz w:val="30"/>
          <w:szCs w:val="30"/>
        </w:rPr>
        <w:t>根据卡片记录情况，分别按照“在用”、“闲置”、“出租出借”、“待处置（待报废、毁损等）”等资产使用状况提取相应数据。</w:t>
      </w:r>
    </w:p>
    <w:p>
      <w:pPr>
        <w:spacing w:line="560" w:lineRule="exact"/>
        <w:ind w:firstLine="576" w:firstLineChars="192"/>
        <w:rPr>
          <w:rFonts w:ascii="仿宋_GB2312" w:eastAsia="仿宋_GB2312"/>
          <w:kern w:val="0"/>
          <w:sz w:val="30"/>
          <w:szCs w:val="30"/>
        </w:rPr>
      </w:pPr>
      <w:r>
        <w:rPr>
          <w:rFonts w:hint="eastAsia" w:ascii="仿宋_GB2312" w:eastAsia="仿宋_GB2312"/>
          <w:kern w:val="0"/>
          <w:sz w:val="30"/>
          <w:szCs w:val="30"/>
        </w:rPr>
        <w:t>在用:是指本单位占有的，且处于使用状态的资产。</w:t>
      </w:r>
    </w:p>
    <w:p>
      <w:pPr>
        <w:spacing w:line="560" w:lineRule="exact"/>
        <w:ind w:firstLine="576" w:firstLineChars="192"/>
        <w:rPr>
          <w:rFonts w:ascii="仿宋_GB2312" w:eastAsia="仿宋_GB2312"/>
          <w:kern w:val="0"/>
          <w:sz w:val="30"/>
          <w:szCs w:val="30"/>
        </w:rPr>
      </w:pPr>
      <w:r>
        <w:rPr>
          <w:rFonts w:hint="eastAsia" w:ascii="仿宋_GB2312" w:eastAsia="仿宋_GB2312"/>
          <w:kern w:val="0"/>
          <w:sz w:val="30"/>
          <w:szCs w:val="30"/>
        </w:rPr>
        <w:t>出租出借：是指本单位让渡给其他单位使用，并签署相关租借协议的资产。</w:t>
      </w:r>
    </w:p>
    <w:p>
      <w:pPr>
        <w:spacing w:line="560" w:lineRule="exact"/>
        <w:ind w:firstLine="576" w:firstLineChars="192"/>
        <w:rPr>
          <w:rFonts w:ascii="仿宋_GB2312" w:eastAsia="仿宋_GB2312"/>
          <w:kern w:val="0"/>
          <w:sz w:val="30"/>
          <w:szCs w:val="30"/>
        </w:rPr>
      </w:pPr>
      <w:r>
        <w:rPr>
          <w:rFonts w:hint="eastAsia" w:ascii="仿宋_GB2312" w:eastAsia="仿宋_GB2312"/>
          <w:kern w:val="0"/>
          <w:sz w:val="30"/>
          <w:szCs w:val="30"/>
        </w:rPr>
        <w:t>闲置：是指满足使用条件但未投入使用的资产。</w:t>
      </w:r>
    </w:p>
    <w:p>
      <w:pPr>
        <w:spacing w:line="560" w:lineRule="exact"/>
        <w:ind w:firstLine="576" w:firstLineChars="192"/>
        <w:rPr>
          <w:rFonts w:ascii="仿宋_GB2312" w:eastAsia="仿宋_GB2312"/>
          <w:sz w:val="30"/>
          <w:szCs w:val="30"/>
        </w:rPr>
      </w:pPr>
      <w:r>
        <w:rPr>
          <w:rFonts w:hint="eastAsia" w:ascii="仿宋_GB2312" w:eastAsia="仿宋_GB2312"/>
          <w:kern w:val="0"/>
          <w:sz w:val="30"/>
          <w:szCs w:val="30"/>
        </w:rPr>
        <w:t>待处置（待报废、毁损等）：是指除在用、闲置、出租出借等以外的使用情形，如损毁、盘亏资产，处置流程中的资产，待报废资产</w:t>
      </w:r>
      <w:r>
        <w:rPr>
          <w:rFonts w:hint="eastAsia" w:ascii="仿宋_GB2312" w:hAnsi="仿宋" w:eastAsia="仿宋_GB2312"/>
          <w:sz w:val="30"/>
          <w:szCs w:val="30"/>
        </w:rPr>
        <w:t>等。</w:t>
      </w:r>
    </w:p>
    <w:p>
      <w:pPr>
        <w:spacing w:line="560" w:lineRule="exact"/>
        <w:ind w:firstLine="576" w:firstLineChars="192"/>
        <w:rPr>
          <w:rFonts w:ascii="仿宋_GB2312" w:eastAsia="仿宋_GB2312"/>
          <w:sz w:val="30"/>
          <w:szCs w:val="30"/>
        </w:rPr>
      </w:pPr>
      <w:r>
        <w:rPr>
          <w:rFonts w:hint="eastAsia" w:ascii="仿宋_GB2312" w:eastAsia="仿宋_GB2312"/>
          <w:sz w:val="30"/>
          <w:szCs w:val="30"/>
        </w:rPr>
        <w:t>（2）原值、累计摊销、净值：由资产模块中土地资产</w:t>
      </w:r>
      <w:r>
        <w:rPr>
          <w:rFonts w:ascii="仿宋_GB2312" w:eastAsia="仿宋_GB2312"/>
          <w:sz w:val="30"/>
          <w:szCs w:val="30"/>
        </w:rPr>
        <w:t>卡片</w:t>
      </w:r>
      <w:r>
        <w:rPr>
          <w:rFonts w:hint="eastAsia" w:ascii="仿宋_GB2312" w:eastAsia="仿宋_GB2312"/>
          <w:sz w:val="30"/>
          <w:szCs w:val="30"/>
        </w:rPr>
        <w:t>相应指标字段提取。</w:t>
      </w:r>
    </w:p>
    <w:p>
      <w:pPr>
        <w:spacing w:line="560" w:lineRule="exact"/>
        <w:ind w:firstLine="578" w:firstLineChars="192"/>
        <w:rPr>
          <w:rFonts w:ascii="仿宋_GB2312" w:eastAsia="仿宋_GB2312"/>
          <w:b/>
          <w:sz w:val="30"/>
          <w:szCs w:val="30"/>
        </w:rPr>
      </w:pPr>
      <w:r>
        <w:rPr>
          <w:rFonts w:hint="eastAsia" w:ascii="仿宋_GB2312" w:eastAsia="仿宋_GB2312"/>
          <w:b/>
          <w:sz w:val="30"/>
          <w:szCs w:val="30"/>
        </w:rPr>
        <w:t>逻辑性审核公式：</w:t>
      </w:r>
    </w:p>
    <w:p>
      <w:pPr>
        <w:spacing w:line="560" w:lineRule="exact"/>
        <w:ind w:firstLine="578" w:firstLineChars="192"/>
        <w:rPr>
          <w:rFonts w:ascii="仿宋_GB2312" w:eastAsia="仿宋_GB2312"/>
          <w:b/>
          <w:sz w:val="30"/>
          <w:szCs w:val="30"/>
        </w:rPr>
      </w:pPr>
      <w:r>
        <w:rPr>
          <w:rFonts w:hint="eastAsia" w:ascii="仿宋_GB2312" w:hAnsi="等线" w:eastAsia="仿宋_GB2312"/>
          <w:b/>
          <w:sz w:val="30"/>
          <w:szCs w:val="30"/>
        </w:rPr>
        <w:t>表内</w:t>
      </w:r>
      <w:r>
        <w:rPr>
          <w:rFonts w:hint="eastAsia" w:ascii="仿宋_GB2312" w:eastAsia="仿宋_GB2312"/>
          <w:b/>
          <w:sz w:val="30"/>
          <w:szCs w:val="30"/>
        </w:rPr>
        <w:t>审核公式：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合计行=各浮动行之和；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浮动行1栏、3栏、4栏、7栏不能为空；</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当</w:t>
      </w:r>
      <w:r>
        <w:rPr>
          <w:rFonts w:ascii="仿宋_GB2312" w:hAnsi="仿宋" w:eastAsia="仿宋_GB2312"/>
          <w:sz w:val="30"/>
          <w:szCs w:val="30"/>
        </w:rPr>
        <w:t>7</w:t>
      </w:r>
      <w:r>
        <w:rPr>
          <w:rFonts w:hint="eastAsia" w:ascii="仿宋_GB2312" w:hAnsi="仿宋" w:eastAsia="仿宋_GB2312"/>
          <w:sz w:val="30"/>
          <w:szCs w:val="30"/>
        </w:rPr>
        <w:t>栏为“有土地证”时，</w:t>
      </w:r>
      <w:r>
        <w:rPr>
          <w:rFonts w:ascii="仿宋_GB2312" w:hAnsi="仿宋" w:eastAsia="仿宋_GB2312"/>
          <w:sz w:val="30"/>
          <w:szCs w:val="30"/>
        </w:rPr>
        <w:t>8</w:t>
      </w:r>
      <w:r>
        <w:rPr>
          <w:rFonts w:hint="eastAsia" w:ascii="仿宋_GB2312" w:hAnsi="仿宋" w:eastAsia="仿宋_GB2312"/>
          <w:sz w:val="30"/>
          <w:szCs w:val="30"/>
        </w:rPr>
        <w:t>、</w:t>
      </w:r>
      <w:r>
        <w:rPr>
          <w:rFonts w:ascii="仿宋_GB2312" w:hAnsi="仿宋" w:eastAsia="仿宋_GB2312"/>
          <w:sz w:val="30"/>
          <w:szCs w:val="30"/>
        </w:rPr>
        <w:t>9</w:t>
      </w: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栏必填；</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当</w:t>
      </w:r>
      <w:r>
        <w:rPr>
          <w:rFonts w:ascii="仿宋_GB2312" w:hAnsi="仿宋" w:eastAsia="仿宋_GB2312"/>
          <w:sz w:val="30"/>
          <w:szCs w:val="30"/>
        </w:rPr>
        <w:t>7</w:t>
      </w:r>
      <w:r>
        <w:rPr>
          <w:rFonts w:hint="eastAsia" w:ascii="仿宋_GB2312" w:hAnsi="仿宋" w:eastAsia="仿宋_GB2312"/>
          <w:sz w:val="30"/>
          <w:szCs w:val="30"/>
        </w:rPr>
        <w:t>栏为“有土地相关权属证明文件”时，</w:t>
      </w:r>
      <w:r>
        <w:rPr>
          <w:rFonts w:ascii="仿宋_GB2312" w:hAnsi="仿宋" w:eastAsia="仿宋_GB2312"/>
          <w:sz w:val="30"/>
          <w:szCs w:val="30"/>
        </w:rPr>
        <w:t>9</w:t>
      </w: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栏必填，</w:t>
      </w:r>
      <w:r>
        <w:rPr>
          <w:rFonts w:ascii="仿宋_GB2312" w:hAnsi="仿宋" w:eastAsia="仿宋_GB2312"/>
          <w:sz w:val="30"/>
          <w:szCs w:val="30"/>
        </w:rPr>
        <w:t>8</w:t>
      </w:r>
      <w:r>
        <w:rPr>
          <w:rFonts w:hint="eastAsia" w:ascii="仿宋_GB2312" w:hAnsi="仿宋" w:eastAsia="仿宋_GB2312"/>
          <w:sz w:val="30"/>
          <w:szCs w:val="30"/>
        </w:rPr>
        <w:t>栏为空；</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当</w:t>
      </w:r>
      <w:r>
        <w:rPr>
          <w:rFonts w:ascii="仿宋_GB2312" w:hAnsi="仿宋" w:eastAsia="仿宋_GB2312"/>
          <w:sz w:val="30"/>
          <w:szCs w:val="30"/>
        </w:rPr>
        <w:t>7</w:t>
      </w:r>
      <w:r>
        <w:rPr>
          <w:rFonts w:hint="eastAsia" w:ascii="仿宋_GB2312" w:hAnsi="仿宋" w:eastAsia="仿宋_GB2312"/>
          <w:sz w:val="30"/>
          <w:szCs w:val="30"/>
        </w:rPr>
        <w:t>栏为“无”时，</w:t>
      </w:r>
      <w:r>
        <w:rPr>
          <w:rFonts w:ascii="仿宋_GB2312" w:hAnsi="仿宋" w:eastAsia="仿宋_GB2312"/>
          <w:sz w:val="30"/>
          <w:szCs w:val="30"/>
        </w:rPr>
        <w:t>19</w:t>
      </w:r>
      <w:r>
        <w:rPr>
          <w:rFonts w:hint="eastAsia" w:ascii="仿宋_GB2312" w:hAnsi="仿宋" w:eastAsia="仿宋_GB2312"/>
          <w:sz w:val="30"/>
          <w:szCs w:val="30"/>
        </w:rPr>
        <w:t>栏不能为空；</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当</w:t>
      </w:r>
      <w:r>
        <w:rPr>
          <w:rFonts w:ascii="仿宋_GB2312" w:hAnsi="仿宋" w:eastAsia="仿宋_GB2312"/>
          <w:sz w:val="30"/>
          <w:szCs w:val="30"/>
        </w:rPr>
        <w:t>7</w:t>
      </w:r>
      <w:r>
        <w:rPr>
          <w:rFonts w:hint="eastAsia" w:ascii="仿宋_GB2312" w:hAnsi="仿宋" w:eastAsia="仿宋_GB2312"/>
          <w:sz w:val="30"/>
          <w:szCs w:val="30"/>
        </w:rPr>
        <w:t>栏为“无”时，</w:t>
      </w:r>
      <w:r>
        <w:rPr>
          <w:rFonts w:ascii="仿宋_GB2312" w:hAnsi="仿宋" w:eastAsia="仿宋_GB2312"/>
          <w:sz w:val="30"/>
          <w:szCs w:val="30"/>
        </w:rPr>
        <w:t>9</w:t>
      </w:r>
      <w:r>
        <w:rPr>
          <w:rFonts w:hint="eastAsia" w:ascii="仿宋_GB2312" w:hAnsi="仿宋" w:eastAsia="仿宋_GB2312"/>
          <w:sz w:val="30"/>
          <w:szCs w:val="30"/>
        </w:rPr>
        <w:t>栏应等于0；</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浮动行</w:t>
      </w:r>
      <w:r>
        <w:rPr>
          <w:rFonts w:ascii="仿宋_GB2312" w:hAnsi="仿宋" w:eastAsia="仿宋_GB2312"/>
          <w:sz w:val="30"/>
          <w:szCs w:val="30"/>
        </w:rPr>
        <w:t>11</w:t>
      </w:r>
      <w:r>
        <w:rPr>
          <w:rFonts w:hint="eastAsia" w:ascii="仿宋_GB2312" w:hAnsi="仿宋" w:eastAsia="仿宋_GB2312"/>
          <w:sz w:val="30"/>
          <w:szCs w:val="30"/>
        </w:rPr>
        <w:t>栏&gt;</w:t>
      </w:r>
      <w:r>
        <w:rPr>
          <w:rFonts w:ascii="仿宋_GB2312" w:hAnsi="仿宋" w:eastAsia="仿宋_GB2312"/>
          <w:sz w:val="30"/>
          <w:szCs w:val="30"/>
        </w:rPr>
        <w:t>0</w:t>
      </w:r>
      <w:r>
        <w:rPr>
          <w:rFonts w:hint="eastAsia" w:ascii="仿宋_GB2312" w:hAnsi="仿宋" w:eastAsia="仿宋_GB2312"/>
          <w:sz w:val="30"/>
          <w:szCs w:val="30"/>
        </w:rPr>
        <w:t>；</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11栏=（</w:t>
      </w:r>
      <w:r>
        <w:rPr>
          <w:rFonts w:hint="eastAsia" w:ascii="仿宋_GB2312" w:hAnsi="仿宋" w:eastAsia="仿宋_GB2312"/>
          <w:sz w:val="30"/>
          <w:szCs w:val="30"/>
        </w:rPr>
        <w:t>1</w:t>
      </w:r>
      <w:r>
        <w:rPr>
          <w:rFonts w:ascii="仿宋_GB2312" w:hAnsi="仿宋" w:eastAsia="仿宋_GB2312"/>
          <w:sz w:val="30"/>
          <w:szCs w:val="30"/>
        </w:rPr>
        <w:t>2+13+14+15）栏；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浮动行1</w:t>
      </w:r>
      <w:r>
        <w:rPr>
          <w:rFonts w:ascii="仿宋_GB2312" w:hAnsi="仿宋" w:eastAsia="仿宋_GB2312"/>
          <w:sz w:val="30"/>
          <w:szCs w:val="30"/>
        </w:rPr>
        <w:t>5</w:t>
      </w:r>
      <w:r>
        <w:rPr>
          <w:rFonts w:hint="eastAsia" w:ascii="仿宋_GB2312" w:hAnsi="仿宋" w:eastAsia="仿宋_GB2312"/>
          <w:sz w:val="30"/>
          <w:szCs w:val="30"/>
        </w:rPr>
        <w:t>栏&gt;0，</w:t>
      </w:r>
      <w:r>
        <w:rPr>
          <w:rFonts w:ascii="仿宋_GB2312" w:hAnsi="仿宋" w:eastAsia="仿宋_GB2312"/>
          <w:sz w:val="30"/>
          <w:szCs w:val="30"/>
        </w:rPr>
        <w:t>19</w:t>
      </w:r>
      <w:r>
        <w:rPr>
          <w:rFonts w:hint="eastAsia" w:ascii="仿宋_GB2312" w:hAnsi="仿宋" w:eastAsia="仿宋_GB2312"/>
          <w:sz w:val="30"/>
          <w:szCs w:val="30"/>
        </w:rPr>
        <w:t>栏不能为空；</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2行</w:t>
      </w:r>
      <w:r>
        <w:rPr>
          <w:rFonts w:ascii="仿宋_GB2312" w:hAnsi="仿宋" w:eastAsia="仿宋_GB2312"/>
          <w:sz w:val="30"/>
          <w:szCs w:val="30"/>
        </w:rPr>
        <w:t>9</w:t>
      </w:r>
      <w:r>
        <w:rPr>
          <w:rFonts w:hint="eastAsia" w:ascii="仿宋_GB2312" w:hAnsi="仿宋" w:eastAsia="仿宋_GB2312"/>
          <w:sz w:val="30"/>
          <w:szCs w:val="30"/>
        </w:rPr>
        <w:t>、</w:t>
      </w:r>
      <w:r>
        <w:rPr>
          <w:rFonts w:ascii="仿宋_GB2312" w:hAnsi="仿宋" w:eastAsia="仿宋_GB2312"/>
          <w:sz w:val="30"/>
          <w:szCs w:val="30"/>
        </w:rPr>
        <w:t>11</w:t>
      </w:r>
      <w:r>
        <w:rPr>
          <w:rFonts w:hint="eastAsia" w:ascii="仿宋_GB2312" w:hAnsi="仿宋" w:eastAsia="仿宋_GB2312"/>
          <w:sz w:val="30"/>
          <w:szCs w:val="30"/>
        </w:rPr>
        <w:t>~</w:t>
      </w:r>
      <w:r>
        <w:rPr>
          <w:rFonts w:ascii="仿宋_GB2312" w:hAnsi="仿宋" w:eastAsia="仿宋_GB2312"/>
          <w:sz w:val="30"/>
          <w:szCs w:val="30"/>
        </w:rPr>
        <w:t>18</w:t>
      </w:r>
      <w:r>
        <w:rPr>
          <w:rFonts w:hint="eastAsia" w:ascii="仿宋_GB2312" w:hAnsi="仿宋" w:eastAsia="仿宋_GB2312"/>
          <w:sz w:val="30"/>
          <w:szCs w:val="30"/>
        </w:rPr>
        <w:t>栏必须≥0。</w:t>
      </w:r>
    </w:p>
    <w:p>
      <w:pPr>
        <w:spacing w:line="560" w:lineRule="exact"/>
        <w:ind w:firstLine="578" w:firstLineChars="192"/>
        <w:rPr>
          <w:rFonts w:ascii="仿宋_GB2312" w:hAnsi="等线" w:eastAsia="仿宋_GB2312"/>
          <w:b/>
          <w:sz w:val="30"/>
          <w:szCs w:val="30"/>
        </w:rPr>
      </w:pPr>
      <w:r>
        <w:rPr>
          <w:rFonts w:hint="eastAsia" w:ascii="仿宋_GB2312" w:hAnsi="等线" w:eastAsia="仿宋_GB2312"/>
          <w:b/>
          <w:sz w:val="30"/>
          <w:szCs w:val="30"/>
        </w:rPr>
        <w:t>表间审核公式：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资产分类为固定资产分类项下土地的浮动行</w:t>
      </w:r>
      <w:r>
        <w:rPr>
          <w:rFonts w:ascii="仿宋_GB2312" w:hAnsi="仿宋" w:eastAsia="仿宋_GB2312"/>
          <w:sz w:val="30"/>
          <w:szCs w:val="30"/>
        </w:rPr>
        <w:t>11、16~18</w:t>
      </w:r>
      <w:r>
        <w:rPr>
          <w:rFonts w:hint="eastAsia" w:ascii="仿宋_GB2312" w:hAnsi="仿宋" w:eastAsia="仿宋_GB2312"/>
          <w:sz w:val="30"/>
          <w:szCs w:val="30"/>
        </w:rPr>
        <w:t>栏之和=财资0</w:t>
      </w:r>
      <w:r>
        <w:rPr>
          <w:rFonts w:ascii="仿宋_GB2312" w:hAnsi="仿宋" w:eastAsia="仿宋_GB2312"/>
          <w:sz w:val="30"/>
          <w:szCs w:val="30"/>
        </w:rPr>
        <w:t>3</w:t>
      </w:r>
      <w:r>
        <w:rPr>
          <w:rFonts w:hint="eastAsia" w:ascii="仿宋_GB2312" w:hAnsi="仿宋" w:eastAsia="仿宋_GB2312"/>
          <w:sz w:val="30"/>
          <w:szCs w:val="30"/>
        </w:rPr>
        <w:t>表</w:t>
      </w:r>
      <w:r>
        <w:rPr>
          <w:rFonts w:ascii="仿宋_GB2312" w:hAnsi="仿宋" w:eastAsia="仿宋_GB2312"/>
          <w:sz w:val="30"/>
          <w:szCs w:val="30"/>
        </w:rPr>
        <w:t>4</w:t>
      </w:r>
      <w:r>
        <w:rPr>
          <w:rFonts w:hint="eastAsia" w:ascii="仿宋_GB2312" w:hAnsi="仿宋" w:eastAsia="仿宋_GB2312"/>
          <w:sz w:val="30"/>
          <w:szCs w:val="30"/>
        </w:rPr>
        <w:t>行</w:t>
      </w:r>
      <w:r>
        <w:rPr>
          <w:rFonts w:ascii="仿宋_GB2312" w:hAnsi="仿宋" w:eastAsia="仿宋_GB2312"/>
          <w:sz w:val="30"/>
          <w:szCs w:val="30"/>
        </w:rPr>
        <w:t>5~8栏</w:t>
      </w:r>
      <w:r>
        <w:rPr>
          <w:rFonts w:hint="eastAsia" w:ascii="仿宋_GB2312" w:hAnsi="仿宋" w:eastAsia="仿宋_GB2312"/>
          <w:sz w:val="30"/>
          <w:szCs w:val="30"/>
        </w:rPr>
        <w:t>；</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资产分类为固定资产分类项下土地的浮动行</w:t>
      </w:r>
      <w:r>
        <w:rPr>
          <w:rFonts w:ascii="仿宋_GB2312" w:hAnsi="仿宋" w:eastAsia="仿宋_GB2312"/>
          <w:sz w:val="30"/>
          <w:szCs w:val="30"/>
        </w:rPr>
        <w:t>12</w:t>
      </w:r>
      <w:r>
        <w:rPr>
          <w:rFonts w:hint="eastAsia" w:ascii="仿宋_GB2312" w:hAnsi="仿宋" w:eastAsia="仿宋_GB2312"/>
          <w:sz w:val="30"/>
          <w:szCs w:val="30"/>
        </w:rPr>
        <w:t>栏之和=财资0</w:t>
      </w:r>
      <w:r>
        <w:rPr>
          <w:rFonts w:ascii="仿宋_GB2312" w:hAnsi="仿宋" w:eastAsia="仿宋_GB2312"/>
          <w:sz w:val="30"/>
          <w:szCs w:val="30"/>
        </w:rPr>
        <w:t>3</w:t>
      </w:r>
      <w:r>
        <w:rPr>
          <w:rFonts w:hint="eastAsia" w:ascii="仿宋_GB2312" w:hAnsi="仿宋" w:eastAsia="仿宋_GB2312"/>
          <w:sz w:val="30"/>
          <w:szCs w:val="30"/>
        </w:rPr>
        <w:t>表</w:t>
      </w:r>
      <w:r>
        <w:rPr>
          <w:rFonts w:ascii="仿宋_GB2312" w:hAnsi="仿宋" w:eastAsia="仿宋_GB2312"/>
          <w:sz w:val="30"/>
          <w:szCs w:val="30"/>
        </w:rPr>
        <w:t>4</w:t>
      </w:r>
      <w:r>
        <w:rPr>
          <w:rFonts w:hint="eastAsia" w:ascii="仿宋_GB2312" w:hAnsi="仿宋" w:eastAsia="仿宋_GB2312"/>
          <w:sz w:val="30"/>
          <w:szCs w:val="30"/>
        </w:rPr>
        <w:t>行</w:t>
      </w:r>
      <w:r>
        <w:rPr>
          <w:rFonts w:ascii="仿宋_GB2312" w:hAnsi="仿宋" w:eastAsia="仿宋_GB2312"/>
          <w:sz w:val="30"/>
          <w:szCs w:val="30"/>
        </w:rPr>
        <w:t>9</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资产分类为固定资产分类项下土地的浮动行</w:t>
      </w:r>
      <w:r>
        <w:rPr>
          <w:rFonts w:ascii="仿宋_GB2312" w:hAnsi="仿宋" w:eastAsia="仿宋_GB2312"/>
          <w:sz w:val="30"/>
          <w:szCs w:val="30"/>
        </w:rPr>
        <w:t>13</w:t>
      </w:r>
      <w:r>
        <w:rPr>
          <w:rFonts w:hint="eastAsia" w:ascii="仿宋_GB2312" w:hAnsi="仿宋" w:eastAsia="仿宋_GB2312"/>
          <w:sz w:val="30"/>
          <w:szCs w:val="30"/>
        </w:rPr>
        <w:t>栏之和=财资0</w:t>
      </w:r>
      <w:r>
        <w:rPr>
          <w:rFonts w:ascii="仿宋_GB2312" w:hAnsi="仿宋" w:eastAsia="仿宋_GB2312"/>
          <w:sz w:val="30"/>
          <w:szCs w:val="30"/>
        </w:rPr>
        <w:t>3</w:t>
      </w:r>
      <w:r>
        <w:rPr>
          <w:rFonts w:hint="eastAsia" w:ascii="仿宋_GB2312" w:hAnsi="仿宋" w:eastAsia="仿宋_GB2312"/>
          <w:sz w:val="30"/>
          <w:szCs w:val="30"/>
        </w:rPr>
        <w:t>表</w:t>
      </w:r>
      <w:r>
        <w:rPr>
          <w:rFonts w:ascii="仿宋_GB2312" w:hAnsi="仿宋" w:eastAsia="仿宋_GB2312"/>
          <w:sz w:val="30"/>
          <w:szCs w:val="30"/>
        </w:rPr>
        <w:t>4</w:t>
      </w:r>
      <w:r>
        <w:rPr>
          <w:rFonts w:hint="eastAsia" w:ascii="仿宋_GB2312" w:hAnsi="仿宋" w:eastAsia="仿宋_GB2312"/>
          <w:sz w:val="30"/>
          <w:szCs w:val="30"/>
        </w:rPr>
        <w:t>行</w:t>
      </w:r>
      <w:r>
        <w:rPr>
          <w:rFonts w:ascii="仿宋_GB2312" w:hAnsi="仿宋" w:eastAsia="仿宋_GB2312"/>
          <w:sz w:val="30"/>
          <w:szCs w:val="30"/>
        </w:rPr>
        <w:t>13</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资产分类为固定资产分类项下土地的浮动行</w:t>
      </w:r>
      <w:r>
        <w:rPr>
          <w:rFonts w:ascii="仿宋_GB2312" w:hAnsi="仿宋" w:eastAsia="仿宋_GB2312"/>
          <w:sz w:val="30"/>
          <w:szCs w:val="30"/>
        </w:rPr>
        <w:t>14</w:t>
      </w:r>
      <w:r>
        <w:rPr>
          <w:rFonts w:hint="eastAsia" w:ascii="仿宋_GB2312" w:hAnsi="仿宋" w:eastAsia="仿宋_GB2312"/>
          <w:sz w:val="30"/>
          <w:szCs w:val="30"/>
        </w:rPr>
        <w:t>栏之和=财资0</w:t>
      </w:r>
      <w:r>
        <w:rPr>
          <w:rFonts w:ascii="仿宋_GB2312" w:hAnsi="仿宋" w:eastAsia="仿宋_GB2312"/>
          <w:sz w:val="30"/>
          <w:szCs w:val="30"/>
        </w:rPr>
        <w:t>3</w:t>
      </w:r>
      <w:r>
        <w:rPr>
          <w:rFonts w:hint="eastAsia" w:ascii="仿宋_GB2312" w:hAnsi="仿宋" w:eastAsia="仿宋_GB2312"/>
          <w:sz w:val="30"/>
          <w:szCs w:val="30"/>
        </w:rPr>
        <w:t>表</w:t>
      </w:r>
      <w:r>
        <w:rPr>
          <w:rFonts w:ascii="仿宋_GB2312" w:hAnsi="仿宋" w:eastAsia="仿宋_GB2312"/>
          <w:sz w:val="30"/>
          <w:szCs w:val="30"/>
        </w:rPr>
        <w:t>4</w:t>
      </w:r>
      <w:r>
        <w:rPr>
          <w:rFonts w:hint="eastAsia" w:ascii="仿宋_GB2312" w:hAnsi="仿宋" w:eastAsia="仿宋_GB2312"/>
          <w:sz w:val="30"/>
          <w:szCs w:val="30"/>
        </w:rPr>
        <w:t>行</w:t>
      </w:r>
      <w:r>
        <w:rPr>
          <w:rFonts w:ascii="仿宋_GB2312" w:hAnsi="仿宋" w:eastAsia="仿宋_GB2312"/>
          <w:sz w:val="30"/>
          <w:szCs w:val="30"/>
        </w:rPr>
        <w:t>17</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资产分类为固定资产分类项下土地的浮动行</w:t>
      </w:r>
      <w:r>
        <w:rPr>
          <w:rFonts w:ascii="仿宋_GB2312" w:hAnsi="仿宋" w:eastAsia="仿宋_GB2312"/>
          <w:sz w:val="30"/>
          <w:szCs w:val="30"/>
        </w:rPr>
        <w:t>15</w:t>
      </w:r>
      <w:r>
        <w:rPr>
          <w:rFonts w:hint="eastAsia" w:ascii="仿宋_GB2312" w:hAnsi="仿宋" w:eastAsia="仿宋_GB2312"/>
          <w:sz w:val="30"/>
          <w:szCs w:val="30"/>
        </w:rPr>
        <w:t>栏之和=财资0</w:t>
      </w:r>
      <w:r>
        <w:rPr>
          <w:rFonts w:ascii="仿宋_GB2312" w:hAnsi="仿宋" w:eastAsia="仿宋_GB2312"/>
          <w:sz w:val="30"/>
          <w:szCs w:val="30"/>
        </w:rPr>
        <w:t>3</w:t>
      </w:r>
      <w:r>
        <w:rPr>
          <w:rFonts w:hint="eastAsia" w:ascii="仿宋_GB2312" w:hAnsi="仿宋" w:eastAsia="仿宋_GB2312"/>
          <w:sz w:val="30"/>
          <w:szCs w:val="30"/>
        </w:rPr>
        <w:t>表</w:t>
      </w:r>
      <w:r>
        <w:rPr>
          <w:rFonts w:ascii="仿宋_GB2312" w:hAnsi="仿宋" w:eastAsia="仿宋_GB2312"/>
          <w:sz w:val="30"/>
          <w:szCs w:val="30"/>
        </w:rPr>
        <w:t>4</w:t>
      </w:r>
      <w:r>
        <w:rPr>
          <w:rFonts w:hint="eastAsia" w:ascii="仿宋_GB2312" w:hAnsi="仿宋" w:eastAsia="仿宋_GB2312"/>
          <w:sz w:val="30"/>
          <w:szCs w:val="30"/>
        </w:rPr>
        <w:t>行</w:t>
      </w:r>
      <w:r>
        <w:rPr>
          <w:rFonts w:ascii="仿宋_GB2312" w:hAnsi="仿宋" w:eastAsia="仿宋_GB2312"/>
          <w:sz w:val="30"/>
          <w:szCs w:val="30"/>
        </w:rPr>
        <w:t>21</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资产分类为土地使用权的浮动行</w:t>
      </w:r>
      <w:r>
        <w:rPr>
          <w:rFonts w:ascii="仿宋_GB2312" w:hAnsi="仿宋" w:eastAsia="仿宋_GB2312"/>
          <w:sz w:val="30"/>
          <w:szCs w:val="30"/>
        </w:rPr>
        <w:t>11、16~18</w:t>
      </w:r>
      <w:r>
        <w:rPr>
          <w:rFonts w:hint="eastAsia" w:ascii="仿宋_GB2312" w:hAnsi="仿宋" w:eastAsia="仿宋_GB2312"/>
          <w:sz w:val="30"/>
          <w:szCs w:val="30"/>
        </w:rPr>
        <w:t>栏之和=财资0</w:t>
      </w:r>
      <w:r>
        <w:rPr>
          <w:rFonts w:ascii="仿宋_GB2312" w:hAnsi="仿宋" w:eastAsia="仿宋_GB2312"/>
          <w:sz w:val="30"/>
          <w:szCs w:val="30"/>
        </w:rPr>
        <w:t>3</w:t>
      </w:r>
      <w:r>
        <w:rPr>
          <w:rFonts w:hint="eastAsia" w:ascii="仿宋_GB2312" w:hAnsi="仿宋" w:eastAsia="仿宋_GB2312"/>
          <w:sz w:val="30"/>
          <w:szCs w:val="30"/>
        </w:rPr>
        <w:t>表</w:t>
      </w:r>
      <w:r>
        <w:rPr>
          <w:rFonts w:ascii="仿宋_GB2312" w:hAnsi="仿宋" w:eastAsia="仿宋_GB2312"/>
          <w:sz w:val="30"/>
          <w:szCs w:val="30"/>
        </w:rPr>
        <w:t>20</w:t>
      </w:r>
      <w:r>
        <w:rPr>
          <w:rFonts w:hint="eastAsia" w:ascii="仿宋_GB2312" w:hAnsi="仿宋" w:eastAsia="仿宋_GB2312"/>
          <w:sz w:val="30"/>
          <w:szCs w:val="30"/>
        </w:rPr>
        <w:t>行</w:t>
      </w:r>
      <w:r>
        <w:rPr>
          <w:rFonts w:ascii="仿宋_GB2312" w:hAnsi="仿宋" w:eastAsia="仿宋_GB2312"/>
          <w:sz w:val="30"/>
          <w:szCs w:val="30"/>
        </w:rPr>
        <w:t>5~8栏</w:t>
      </w:r>
      <w:r>
        <w:rPr>
          <w:rFonts w:hint="eastAsia" w:ascii="仿宋_GB2312" w:hAnsi="仿宋" w:eastAsia="仿宋_GB2312"/>
          <w:sz w:val="30"/>
          <w:szCs w:val="30"/>
        </w:rPr>
        <w:t>；</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资产分类为土地使用权的浮动行</w:t>
      </w:r>
      <w:r>
        <w:rPr>
          <w:rFonts w:ascii="仿宋_GB2312" w:hAnsi="仿宋" w:eastAsia="仿宋_GB2312"/>
          <w:sz w:val="30"/>
          <w:szCs w:val="30"/>
        </w:rPr>
        <w:t>12</w:t>
      </w:r>
      <w:r>
        <w:rPr>
          <w:rFonts w:hint="eastAsia" w:ascii="仿宋_GB2312" w:hAnsi="仿宋" w:eastAsia="仿宋_GB2312"/>
          <w:sz w:val="30"/>
          <w:szCs w:val="30"/>
        </w:rPr>
        <w:t>栏之和=财资0</w:t>
      </w:r>
      <w:r>
        <w:rPr>
          <w:rFonts w:ascii="仿宋_GB2312" w:hAnsi="仿宋" w:eastAsia="仿宋_GB2312"/>
          <w:sz w:val="30"/>
          <w:szCs w:val="30"/>
        </w:rPr>
        <w:t>3</w:t>
      </w:r>
      <w:r>
        <w:rPr>
          <w:rFonts w:hint="eastAsia" w:ascii="仿宋_GB2312" w:hAnsi="仿宋" w:eastAsia="仿宋_GB2312"/>
          <w:sz w:val="30"/>
          <w:szCs w:val="30"/>
        </w:rPr>
        <w:t>表</w:t>
      </w:r>
      <w:r>
        <w:rPr>
          <w:rFonts w:ascii="仿宋_GB2312" w:hAnsi="仿宋" w:eastAsia="仿宋_GB2312"/>
          <w:sz w:val="30"/>
          <w:szCs w:val="30"/>
        </w:rPr>
        <w:t>20</w:t>
      </w:r>
      <w:r>
        <w:rPr>
          <w:rFonts w:hint="eastAsia" w:ascii="仿宋_GB2312" w:hAnsi="仿宋" w:eastAsia="仿宋_GB2312"/>
          <w:sz w:val="30"/>
          <w:szCs w:val="30"/>
        </w:rPr>
        <w:t>行</w:t>
      </w:r>
      <w:r>
        <w:rPr>
          <w:rFonts w:ascii="仿宋_GB2312" w:hAnsi="仿宋" w:eastAsia="仿宋_GB2312"/>
          <w:sz w:val="30"/>
          <w:szCs w:val="30"/>
        </w:rPr>
        <w:t>9</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资产分类为土地使用权的浮动行</w:t>
      </w:r>
      <w:r>
        <w:rPr>
          <w:rFonts w:ascii="仿宋_GB2312" w:hAnsi="仿宋" w:eastAsia="仿宋_GB2312"/>
          <w:sz w:val="30"/>
          <w:szCs w:val="30"/>
        </w:rPr>
        <w:t>13</w:t>
      </w:r>
      <w:r>
        <w:rPr>
          <w:rFonts w:hint="eastAsia" w:ascii="仿宋_GB2312" w:hAnsi="仿宋" w:eastAsia="仿宋_GB2312"/>
          <w:sz w:val="30"/>
          <w:szCs w:val="30"/>
        </w:rPr>
        <w:t>栏之和=财资0</w:t>
      </w:r>
      <w:r>
        <w:rPr>
          <w:rFonts w:ascii="仿宋_GB2312" w:hAnsi="仿宋" w:eastAsia="仿宋_GB2312"/>
          <w:sz w:val="30"/>
          <w:szCs w:val="30"/>
        </w:rPr>
        <w:t>3</w:t>
      </w:r>
      <w:r>
        <w:rPr>
          <w:rFonts w:hint="eastAsia" w:ascii="仿宋_GB2312" w:hAnsi="仿宋" w:eastAsia="仿宋_GB2312"/>
          <w:sz w:val="30"/>
          <w:szCs w:val="30"/>
        </w:rPr>
        <w:t>表</w:t>
      </w:r>
      <w:r>
        <w:rPr>
          <w:rFonts w:ascii="仿宋_GB2312" w:hAnsi="仿宋" w:eastAsia="仿宋_GB2312"/>
          <w:sz w:val="30"/>
          <w:szCs w:val="30"/>
        </w:rPr>
        <w:t>20</w:t>
      </w:r>
      <w:r>
        <w:rPr>
          <w:rFonts w:hint="eastAsia" w:ascii="仿宋_GB2312" w:hAnsi="仿宋" w:eastAsia="仿宋_GB2312"/>
          <w:sz w:val="30"/>
          <w:szCs w:val="30"/>
        </w:rPr>
        <w:t>行</w:t>
      </w:r>
      <w:r>
        <w:rPr>
          <w:rFonts w:ascii="仿宋_GB2312" w:hAnsi="仿宋" w:eastAsia="仿宋_GB2312"/>
          <w:sz w:val="30"/>
          <w:szCs w:val="30"/>
        </w:rPr>
        <w:t>13</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资产分类为土地使用权的浮动行</w:t>
      </w:r>
      <w:r>
        <w:rPr>
          <w:rFonts w:ascii="仿宋_GB2312" w:hAnsi="仿宋" w:eastAsia="仿宋_GB2312"/>
          <w:sz w:val="30"/>
          <w:szCs w:val="30"/>
        </w:rPr>
        <w:t>14</w:t>
      </w:r>
      <w:r>
        <w:rPr>
          <w:rFonts w:hint="eastAsia" w:ascii="仿宋_GB2312" w:hAnsi="仿宋" w:eastAsia="仿宋_GB2312"/>
          <w:sz w:val="30"/>
          <w:szCs w:val="30"/>
        </w:rPr>
        <w:t>栏之和=财资0</w:t>
      </w:r>
      <w:r>
        <w:rPr>
          <w:rFonts w:ascii="仿宋_GB2312" w:hAnsi="仿宋" w:eastAsia="仿宋_GB2312"/>
          <w:sz w:val="30"/>
          <w:szCs w:val="30"/>
        </w:rPr>
        <w:t>3</w:t>
      </w:r>
      <w:r>
        <w:rPr>
          <w:rFonts w:hint="eastAsia" w:ascii="仿宋_GB2312" w:hAnsi="仿宋" w:eastAsia="仿宋_GB2312"/>
          <w:sz w:val="30"/>
          <w:szCs w:val="30"/>
        </w:rPr>
        <w:t>表</w:t>
      </w:r>
      <w:r>
        <w:rPr>
          <w:rFonts w:ascii="仿宋_GB2312" w:hAnsi="仿宋" w:eastAsia="仿宋_GB2312"/>
          <w:sz w:val="30"/>
          <w:szCs w:val="30"/>
        </w:rPr>
        <w:t>20</w:t>
      </w:r>
      <w:r>
        <w:rPr>
          <w:rFonts w:hint="eastAsia" w:ascii="仿宋_GB2312" w:hAnsi="仿宋" w:eastAsia="仿宋_GB2312"/>
          <w:sz w:val="30"/>
          <w:szCs w:val="30"/>
        </w:rPr>
        <w:t>行</w:t>
      </w:r>
      <w:r>
        <w:rPr>
          <w:rFonts w:ascii="仿宋_GB2312" w:hAnsi="仿宋" w:eastAsia="仿宋_GB2312"/>
          <w:sz w:val="30"/>
          <w:szCs w:val="30"/>
        </w:rPr>
        <w:t>17</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资产分类为土地使用权的浮动行</w:t>
      </w:r>
      <w:r>
        <w:rPr>
          <w:rFonts w:ascii="仿宋_GB2312" w:hAnsi="仿宋" w:eastAsia="仿宋_GB2312"/>
          <w:sz w:val="30"/>
          <w:szCs w:val="30"/>
        </w:rPr>
        <w:t>15</w:t>
      </w:r>
      <w:r>
        <w:rPr>
          <w:rFonts w:hint="eastAsia" w:ascii="仿宋_GB2312" w:hAnsi="仿宋" w:eastAsia="仿宋_GB2312"/>
          <w:sz w:val="30"/>
          <w:szCs w:val="30"/>
        </w:rPr>
        <w:t>栏之和=财资0</w:t>
      </w:r>
      <w:r>
        <w:rPr>
          <w:rFonts w:ascii="仿宋_GB2312" w:hAnsi="仿宋" w:eastAsia="仿宋_GB2312"/>
          <w:sz w:val="30"/>
          <w:szCs w:val="30"/>
        </w:rPr>
        <w:t>3</w:t>
      </w:r>
      <w:r>
        <w:rPr>
          <w:rFonts w:hint="eastAsia" w:ascii="仿宋_GB2312" w:hAnsi="仿宋" w:eastAsia="仿宋_GB2312"/>
          <w:sz w:val="30"/>
          <w:szCs w:val="30"/>
        </w:rPr>
        <w:t>表</w:t>
      </w:r>
      <w:r>
        <w:rPr>
          <w:rFonts w:ascii="仿宋_GB2312" w:hAnsi="仿宋" w:eastAsia="仿宋_GB2312"/>
          <w:sz w:val="30"/>
          <w:szCs w:val="30"/>
        </w:rPr>
        <w:t>20</w:t>
      </w:r>
      <w:r>
        <w:rPr>
          <w:rFonts w:hint="eastAsia" w:ascii="仿宋_GB2312" w:hAnsi="仿宋" w:eastAsia="仿宋_GB2312"/>
          <w:sz w:val="30"/>
          <w:szCs w:val="30"/>
        </w:rPr>
        <w:t>行</w:t>
      </w:r>
      <w:r>
        <w:rPr>
          <w:rFonts w:ascii="仿宋_GB2312" w:hAnsi="仿宋" w:eastAsia="仿宋_GB2312"/>
          <w:sz w:val="30"/>
          <w:szCs w:val="30"/>
        </w:rPr>
        <w:t>21</w:t>
      </w:r>
      <w:r>
        <w:rPr>
          <w:rFonts w:hint="eastAsia" w:ascii="仿宋_GB2312" w:hAnsi="仿宋" w:eastAsia="仿宋_GB2312"/>
          <w:sz w:val="30"/>
          <w:szCs w:val="30"/>
        </w:rPr>
        <w:t>栏。</w:t>
      </w:r>
    </w:p>
    <w:p>
      <w:pPr>
        <w:spacing w:line="560" w:lineRule="exact"/>
        <w:ind w:left="576"/>
        <w:rPr>
          <w:rFonts w:ascii="仿宋_GB2312" w:eastAsia="仿宋_GB2312"/>
          <w:b/>
          <w:sz w:val="30"/>
          <w:szCs w:val="30"/>
        </w:rPr>
      </w:pPr>
      <w:r>
        <w:rPr>
          <w:rFonts w:hint="eastAsia" w:ascii="仿宋_GB2312" w:eastAsia="仿宋_GB2312"/>
          <w:b/>
          <w:sz w:val="30"/>
          <w:szCs w:val="30"/>
        </w:rPr>
        <w:t>核实性公式：</w:t>
      </w:r>
    </w:p>
    <w:p>
      <w:pPr>
        <w:numPr>
          <w:ilvl w:val="0"/>
          <w:numId w:val="4"/>
        </w:numPr>
        <w:adjustRightInd w:val="0"/>
        <w:snapToGrid w:val="0"/>
        <w:spacing w:line="560" w:lineRule="exact"/>
        <w:ind w:left="0" w:firstLine="600"/>
        <w:rPr>
          <w:rFonts w:ascii="仿宋_GB2312" w:hAnsi="仿宋" w:eastAsia="仿宋_GB2312"/>
          <w:sz w:val="30"/>
          <w:szCs w:val="30"/>
        </w:rPr>
      </w:pPr>
      <w:bookmarkStart w:id="5" w:name="_Hlk533697058"/>
      <w:r>
        <w:rPr>
          <w:rFonts w:hint="eastAsia" w:ascii="仿宋_GB2312" w:hAnsi="仿宋" w:eastAsia="仿宋_GB2312"/>
          <w:sz w:val="30"/>
          <w:szCs w:val="30"/>
        </w:rPr>
        <w:t>当土地权属证明选择“有土地证”、“有土地权属相关证明文件”时，权属面积、账面面积两者不一致，即当</w:t>
      </w:r>
      <w:r>
        <w:rPr>
          <w:rFonts w:ascii="仿宋_GB2312" w:hAnsi="仿宋" w:eastAsia="仿宋_GB2312"/>
          <w:sz w:val="30"/>
          <w:szCs w:val="30"/>
        </w:rPr>
        <w:t>9栏≠11栏</w:t>
      </w:r>
      <w:r>
        <w:rPr>
          <w:rFonts w:hint="eastAsia" w:ascii="仿宋_GB2312" w:hAnsi="仿宋" w:eastAsia="仿宋_GB2312"/>
          <w:sz w:val="30"/>
          <w:szCs w:val="30"/>
        </w:rPr>
        <w:t>时，提示核实性错误，需结合实际情况修改或填写情况说明</w:t>
      </w:r>
      <w:bookmarkEnd w:id="5"/>
      <w:r>
        <w:rPr>
          <w:rFonts w:hint="eastAsia" w:ascii="仿宋_GB2312" w:hAnsi="仿宋" w:eastAsia="仿宋_GB2312"/>
          <w:sz w:val="30"/>
          <w:szCs w:val="30"/>
        </w:rPr>
        <w:t>；</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当2栏资产分类选择固定资产中土地时，</w:t>
      </w:r>
      <w:r>
        <w:rPr>
          <w:rFonts w:ascii="仿宋_GB2312" w:hAnsi="仿宋" w:eastAsia="仿宋_GB2312"/>
          <w:sz w:val="30"/>
          <w:szCs w:val="30"/>
        </w:rPr>
        <w:t>17</w:t>
      </w:r>
      <w:r>
        <w:rPr>
          <w:rFonts w:hint="eastAsia" w:ascii="仿宋_GB2312" w:hAnsi="仿宋" w:eastAsia="仿宋_GB2312"/>
          <w:sz w:val="30"/>
          <w:szCs w:val="30"/>
        </w:rPr>
        <w:t>栏应等于0；</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浮动行11栏≤1时，提示核实性错误，需结合实际情况修改或填写情况说明。</w:t>
      </w:r>
    </w:p>
    <w:p>
      <w:pPr>
        <w:pStyle w:val="2"/>
        <w:spacing w:line="560" w:lineRule="exact"/>
        <w:rPr>
          <w:b/>
          <w:color w:val="auto"/>
        </w:rPr>
      </w:pPr>
      <w:r>
        <w:rPr>
          <w:rFonts w:hint="eastAsia"/>
          <w:color w:val="auto"/>
        </w:rPr>
        <w:t>六、房屋情况表（财资0</w:t>
      </w:r>
      <w:r>
        <w:rPr>
          <w:color w:val="auto"/>
        </w:rPr>
        <w:t>5</w:t>
      </w:r>
      <w:r>
        <w:rPr>
          <w:rFonts w:hint="eastAsia"/>
          <w:color w:val="auto"/>
        </w:rPr>
        <w:t>表）</w:t>
      </w:r>
    </w:p>
    <w:p>
      <w:pPr>
        <w:spacing w:line="560" w:lineRule="exact"/>
        <w:ind w:firstLine="576" w:firstLineChars="192"/>
        <w:rPr>
          <w:rFonts w:ascii="仿宋_GB2312" w:eastAsia="仿宋_GB2312"/>
          <w:sz w:val="30"/>
          <w:szCs w:val="30"/>
        </w:rPr>
      </w:pPr>
      <w:r>
        <w:rPr>
          <w:rFonts w:hint="eastAsia" w:ascii="仿宋_GB2312" w:eastAsia="仿宋_GB2312"/>
          <w:sz w:val="30"/>
          <w:szCs w:val="30"/>
        </w:rPr>
        <w:t>本表反映行政事业单位办公用房、业务用房、其他用房（不含构筑物和房屋附属设施）期末在用、出租出借、闲置、待处置（待报废、毁损等）的面积和账面价值情况。本表中的房屋分为本单位房屋、使用其他单位房屋和已投入使用在建工程未转固房屋三类，行政事业单位至少存在三类情况之一。其中：本单位房屋以资产模块数据为基础自动提取；使用其他单位房屋情况和已投入使用的在建工程未转固房屋情况为手工填列。</w:t>
      </w:r>
    </w:p>
    <w:p>
      <w:pPr>
        <w:spacing w:line="560" w:lineRule="exact"/>
        <w:ind w:firstLine="576" w:firstLineChars="192"/>
        <w:rPr>
          <w:rFonts w:ascii="仿宋_GB2312" w:eastAsia="仿宋_GB2312"/>
          <w:sz w:val="30"/>
          <w:szCs w:val="30"/>
        </w:rPr>
      </w:pPr>
      <w:r>
        <w:rPr>
          <w:rFonts w:hint="eastAsia" w:ascii="仿宋_GB2312" w:eastAsia="仿宋_GB2312"/>
          <w:sz w:val="30"/>
          <w:szCs w:val="30"/>
        </w:rPr>
        <w:t>使用其他单位房屋分为三类：使用机关事务管理机构房屋、使用除机关事务管理机构外的其他行政事业单位房屋和其他。使用机关事务管理机构房屋是指房屋所有权证由机关事务管理机构统一登记，实际分配给单位使用且未在单位账面上反映。使用除机关事务管理机构外的其他行政事业单位房屋是指本单位占有、使用相关行政事业单位的房屋。其他是指行政事业单位租用的房屋等。</w:t>
      </w:r>
    </w:p>
    <w:p>
      <w:pPr>
        <w:spacing w:line="560" w:lineRule="exact"/>
        <w:ind w:firstLine="578" w:firstLineChars="192"/>
        <w:rPr>
          <w:rFonts w:ascii="仿宋_GB2312" w:eastAsia="仿宋_GB2312"/>
          <w:b/>
          <w:bCs/>
          <w:sz w:val="30"/>
          <w:szCs w:val="30"/>
        </w:rPr>
      </w:pPr>
      <w:r>
        <w:rPr>
          <w:rFonts w:hint="eastAsia" w:ascii="仿宋_GB2312" w:eastAsia="仿宋_GB2312"/>
          <w:b/>
          <w:bCs/>
          <w:sz w:val="30"/>
          <w:szCs w:val="30"/>
        </w:rPr>
        <w:t>主要指标说明：</w:t>
      </w:r>
    </w:p>
    <w:p>
      <w:pPr>
        <w:spacing w:line="560" w:lineRule="exact"/>
        <w:ind w:firstLine="567" w:firstLineChars="189"/>
        <w:rPr>
          <w:rFonts w:ascii="仿宋_GB2312" w:hAnsi="等线" w:eastAsia="仿宋_GB2312"/>
          <w:sz w:val="30"/>
          <w:szCs w:val="30"/>
        </w:rPr>
      </w:pPr>
      <w:r>
        <w:rPr>
          <w:rFonts w:ascii="仿宋_GB2312" w:eastAsia="仿宋_GB2312"/>
          <w:sz w:val="30"/>
          <w:szCs w:val="30"/>
        </w:rPr>
        <w:t>1.</w:t>
      </w:r>
      <w:r>
        <w:rPr>
          <w:rFonts w:hint="eastAsia" w:ascii="仿宋_GB2312" w:hAnsi="等线" w:eastAsia="仿宋_GB2312"/>
          <w:sz w:val="30"/>
          <w:szCs w:val="30"/>
        </w:rPr>
        <w:t>资产分类、资产名称、坐落位置：</w:t>
      </w:r>
      <w:r>
        <w:rPr>
          <w:rFonts w:hint="eastAsia" w:ascii="仿宋_GB2312" w:eastAsia="仿宋_GB2312"/>
          <w:sz w:val="30"/>
          <w:szCs w:val="30"/>
        </w:rPr>
        <w:t>本单位房屋</w:t>
      </w:r>
      <w:r>
        <w:rPr>
          <w:rFonts w:hint="eastAsia" w:ascii="仿宋_GB2312" w:hAnsi="等线" w:eastAsia="仿宋_GB2312"/>
          <w:sz w:val="30"/>
          <w:szCs w:val="30"/>
        </w:rPr>
        <w:t>由资产模块中资产</w:t>
      </w:r>
      <w:r>
        <w:rPr>
          <w:rFonts w:ascii="仿宋_GB2312" w:hAnsi="等线" w:eastAsia="仿宋_GB2312"/>
          <w:sz w:val="30"/>
          <w:szCs w:val="30"/>
        </w:rPr>
        <w:t>卡片</w:t>
      </w:r>
      <w:r>
        <w:rPr>
          <w:rFonts w:hint="eastAsia" w:ascii="仿宋_GB2312" w:hAnsi="等线" w:eastAsia="仿宋_GB2312"/>
          <w:sz w:val="30"/>
          <w:szCs w:val="30"/>
        </w:rPr>
        <w:t>相应指标字段提取；使用其他单位房屋和已投入使用在建工程未转固房屋</w:t>
      </w:r>
      <w:r>
        <w:rPr>
          <w:rFonts w:hint="eastAsia" w:ascii="仿宋_GB2312" w:eastAsia="仿宋_GB2312"/>
          <w:sz w:val="30"/>
          <w:szCs w:val="30"/>
        </w:rPr>
        <w:t>的</w:t>
      </w:r>
      <w:r>
        <w:rPr>
          <w:rFonts w:hint="eastAsia" w:ascii="仿宋_GB2312" w:hAnsi="等线" w:eastAsia="仿宋_GB2312"/>
          <w:sz w:val="30"/>
          <w:szCs w:val="30"/>
        </w:rPr>
        <w:t>由单位手工填列。坐落位置应填写完整地址，如“XX省XX市XX县（区）XX街道XX号”。</w:t>
      </w:r>
    </w:p>
    <w:p>
      <w:pPr>
        <w:spacing w:line="560" w:lineRule="exact"/>
        <w:ind w:firstLine="567" w:firstLineChars="189"/>
        <w:rPr>
          <w:rFonts w:ascii="仿宋_GB2312" w:eastAsia="仿宋_GB2312"/>
          <w:sz w:val="30"/>
          <w:szCs w:val="30"/>
        </w:rPr>
      </w:pPr>
      <w:r>
        <w:rPr>
          <w:rFonts w:ascii="仿宋_GB2312" w:hAnsi="等线" w:eastAsia="仿宋_GB2312"/>
          <w:sz w:val="30"/>
          <w:szCs w:val="30"/>
        </w:rPr>
        <w:t>2.</w:t>
      </w:r>
      <w:r>
        <w:rPr>
          <w:rFonts w:hint="eastAsia" w:ascii="仿宋_GB2312" w:hAnsi="等线" w:eastAsia="仿宋_GB2312"/>
          <w:sz w:val="30"/>
          <w:szCs w:val="30"/>
        </w:rPr>
        <w:t>资产编号、取得方式、取得日期：本单位房屋由资产模块中资产</w:t>
      </w:r>
      <w:r>
        <w:rPr>
          <w:rFonts w:ascii="仿宋_GB2312" w:hAnsi="等线" w:eastAsia="仿宋_GB2312"/>
          <w:sz w:val="30"/>
          <w:szCs w:val="30"/>
        </w:rPr>
        <w:t>卡片</w:t>
      </w:r>
      <w:r>
        <w:rPr>
          <w:rFonts w:hint="eastAsia" w:ascii="仿宋_GB2312" w:hAnsi="等线" w:eastAsia="仿宋_GB2312"/>
          <w:sz w:val="30"/>
          <w:szCs w:val="30"/>
        </w:rPr>
        <w:t>相应指标字段提取；使用其他单位房屋和已投入使用在建工程未转固房屋的不需填列。资产卡片中取得方式包括：新购、调拨、接受捐赠、自建、置换、盘盈、其他。</w:t>
      </w:r>
    </w:p>
    <w:p>
      <w:pPr>
        <w:spacing w:line="560" w:lineRule="exact"/>
        <w:ind w:firstLine="567" w:firstLineChars="189"/>
        <w:rPr>
          <w:rFonts w:ascii="仿宋_GB2312" w:eastAsia="仿宋_GB2312"/>
          <w:sz w:val="30"/>
          <w:szCs w:val="30"/>
        </w:rPr>
      </w:pPr>
      <w:r>
        <w:rPr>
          <w:rFonts w:ascii="仿宋_GB2312" w:hAnsi="仿宋" w:eastAsia="仿宋_GB2312"/>
          <w:sz w:val="30"/>
          <w:szCs w:val="30"/>
        </w:rPr>
        <w:t>3</w:t>
      </w:r>
      <w:r>
        <w:rPr>
          <w:rFonts w:ascii="仿宋_GB2312" w:eastAsia="仿宋_GB2312"/>
          <w:sz w:val="30"/>
          <w:szCs w:val="30"/>
        </w:rPr>
        <w:t>.权属证明：</w:t>
      </w:r>
      <w:r>
        <w:rPr>
          <w:rFonts w:hint="eastAsia" w:ascii="仿宋_GB2312" w:eastAsia="仿宋_GB2312"/>
          <w:sz w:val="30"/>
          <w:szCs w:val="30"/>
        </w:rPr>
        <w:t>房屋权属证明包括房屋所有权证、房屋权属批准文件、相关法律文书及其他能够证明房屋权属的材料。该指标包含“有房屋所有权证”、“有房屋权属相关证明文件”、“无”，由单位手工选择填列。</w:t>
      </w:r>
    </w:p>
    <w:p>
      <w:pPr>
        <w:spacing w:line="560" w:lineRule="exact"/>
        <w:ind w:firstLine="576" w:firstLineChars="192"/>
        <w:rPr>
          <w:rFonts w:ascii="仿宋_GB2312" w:eastAsia="仿宋_GB2312"/>
          <w:sz w:val="30"/>
          <w:szCs w:val="30"/>
        </w:rPr>
      </w:pPr>
      <w:r>
        <w:rPr>
          <w:rFonts w:ascii="仿宋_GB2312" w:eastAsia="仿宋_GB2312"/>
          <w:sz w:val="30"/>
          <w:szCs w:val="30"/>
        </w:rPr>
        <w:t>4.权属人：该指标包含“本单位”、“机关事务管理机构</w:t>
      </w:r>
      <w:r>
        <w:rPr>
          <w:rFonts w:hint="eastAsia" w:ascii="仿宋_GB2312" w:eastAsia="仿宋_GB2312"/>
          <w:sz w:val="30"/>
          <w:szCs w:val="30"/>
        </w:rPr>
        <w:t>”、“除机关事务管理机构外的其他行政事业单位”、“其他”，由单位手工选择填列；若选择</w:t>
      </w:r>
      <w:r>
        <w:rPr>
          <w:rFonts w:ascii="仿宋_GB2312" w:eastAsia="仿宋_GB2312"/>
          <w:sz w:val="30"/>
          <w:szCs w:val="30"/>
        </w:rPr>
        <w:t>“除机关事务管理机构</w:t>
      </w:r>
      <w:r>
        <w:rPr>
          <w:rFonts w:hint="eastAsia" w:ascii="仿宋_GB2312" w:eastAsia="仿宋_GB2312"/>
          <w:sz w:val="30"/>
          <w:szCs w:val="30"/>
        </w:rPr>
        <w:t>外</w:t>
      </w:r>
      <w:r>
        <w:rPr>
          <w:rFonts w:ascii="仿宋_GB2312" w:eastAsia="仿宋_GB2312"/>
          <w:sz w:val="30"/>
          <w:szCs w:val="30"/>
        </w:rPr>
        <w:t>的其他</w:t>
      </w:r>
      <w:r>
        <w:rPr>
          <w:rFonts w:hint="eastAsia" w:ascii="仿宋_GB2312" w:eastAsia="仿宋_GB2312"/>
          <w:sz w:val="30"/>
          <w:szCs w:val="30"/>
        </w:rPr>
        <w:t>行政事业</w:t>
      </w:r>
      <w:r>
        <w:rPr>
          <w:rFonts w:ascii="仿宋_GB2312" w:eastAsia="仿宋_GB2312"/>
          <w:sz w:val="30"/>
          <w:szCs w:val="30"/>
        </w:rPr>
        <w:t>单位”</w:t>
      </w:r>
      <w:r>
        <w:rPr>
          <w:rFonts w:hint="eastAsia" w:ascii="仿宋_GB2312" w:eastAsia="仿宋_GB2312"/>
          <w:sz w:val="30"/>
          <w:szCs w:val="30"/>
        </w:rPr>
        <w:t>和“其他”，则需在“备注”栏中填写实际权属人名称。本单位房屋权属人指标取自资产模块中的资产卡片的“房屋所有权人”数据，允许手动修改。</w:t>
      </w:r>
    </w:p>
    <w:p>
      <w:pPr>
        <w:spacing w:line="560" w:lineRule="exact"/>
        <w:ind w:firstLine="576" w:firstLineChars="192"/>
        <w:rPr>
          <w:rFonts w:ascii="仿宋_GB2312" w:eastAsia="仿宋_GB2312"/>
          <w:sz w:val="30"/>
          <w:szCs w:val="30"/>
        </w:rPr>
      </w:pPr>
      <w:r>
        <w:rPr>
          <w:rFonts w:hint="eastAsia" w:ascii="仿宋_GB2312" w:eastAsia="仿宋_GB2312"/>
          <w:sz w:val="30"/>
          <w:szCs w:val="30"/>
        </w:rPr>
        <w:t>本表中的机关事务管理机构是指承担机关事务管理职能的相关部门，如机关事务管理局（政府办）等。</w:t>
      </w:r>
    </w:p>
    <w:p>
      <w:pPr>
        <w:spacing w:line="560" w:lineRule="exact"/>
        <w:ind w:firstLine="576" w:firstLineChars="192"/>
        <w:rPr>
          <w:rFonts w:ascii="仿宋_GB2312" w:eastAsia="仿宋_GB2312"/>
          <w:sz w:val="30"/>
          <w:szCs w:val="30"/>
        </w:rPr>
      </w:pPr>
      <w:r>
        <w:rPr>
          <w:rFonts w:hint="eastAsia" w:ascii="仿宋_GB2312" w:eastAsia="仿宋_GB2312"/>
          <w:sz w:val="30"/>
          <w:szCs w:val="30"/>
        </w:rPr>
        <w:t>5</w:t>
      </w:r>
      <w:r>
        <w:rPr>
          <w:rFonts w:ascii="仿宋_GB2312" w:eastAsia="仿宋_GB2312"/>
          <w:sz w:val="30"/>
          <w:szCs w:val="30"/>
        </w:rPr>
        <w:t>.</w:t>
      </w:r>
      <w:r>
        <w:rPr>
          <w:rFonts w:hint="eastAsia" w:ascii="仿宋_GB2312" w:eastAsia="仿宋_GB2312"/>
          <w:sz w:val="30"/>
          <w:szCs w:val="30"/>
        </w:rPr>
        <w:t>权属性质：下拉选项包括“国有”、“集体”。该指标取自资产模块中的资产卡片的“权属性质”数据，允许手动修改。</w:t>
      </w:r>
    </w:p>
    <w:p>
      <w:pPr>
        <w:spacing w:line="560" w:lineRule="exact"/>
        <w:ind w:firstLine="576" w:firstLineChars="192"/>
        <w:rPr>
          <w:rFonts w:ascii="仿宋_GB2312" w:eastAsia="仿宋_GB2312"/>
          <w:sz w:val="30"/>
          <w:szCs w:val="30"/>
        </w:rPr>
      </w:pPr>
      <w:r>
        <w:rPr>
          <w:rFonts w:ascii="仿宋_GB2312" w:eastAsia="仿宋_GB2312"/>
          <w:sz w:val="30"/>
          <w:szCs w:val="30"/>
        </w:rPr>
        <w:t>6.</w:t>
      </w:r>
      <w:r>
        <w:rPr>
          <w:rFonts w:hint="eastAsia" w:ascii="仿宋_GB2312" w:eastAsia="仿宋_GB2312"/>
          <w:sz w:val="30"/>
          <w:szCs w:val="30"/>
        </w:rPr>
        <w:t>权属</w:t>
      </w:r>
      <w:r>
        <w:rPr>
          <w:rFonts w:ascii="仿宋_GB2312" w:eastAsia="仿宋_GB2312"/>
          <w:sz w:val="30"/>
          <w:szCs w:val="30"/>
        </w:rPr>
        <w:t>证号：</w:t>
      </w:r>
      <w:r>
        <w:rPr>
          <w:rFonts w:hint="eastAsia" w:ascii="仿宋_GB2312" w:eastAsia="仿宋_GB2312"/>
          <w:sz w:val="30"/>
          <w:szCs w:val="30"/>
        </w:rPr>
        <w:t>仅本单位房屋填列此指标，该指标提取资产模块中资产卡片的“权属证号”数据。</w:t>
      </w:r>
    </w:p>
    <w:p>
      <w:pPr>
        <w:spacing w:line="560" w:lineRule="exact"/>
        <w:ind w:firstLine="576" w:firstLineChars="192"/>
        <w:rPr>
          <w:rFonts w:ascii="仿宋_GB2312" w:eastAsia="仿宋_GB2312"/>
          <w:sz w:val="30"/>
          <w:szCs w:val="30"/>
        </w:rPr>
      </w:pPr>
      <w:r>
        <w:rPr>
          <w:rFonts w:ascii="仿宋_GB2312" w:eastAsia="仿宋_GB2312"/>
          <w:sz w:val="30"/>
          <w:szCs w:val="30"/>
        </w:rPr>
        <w:t>7.</w:t>
      </w:r>
      <w:r>
        <w:rPr>
          <w:rFonts w:hint="eastAsia" w:ascii="仿宋_GB2312" w:eastAsia="仿宋_GB2312"/>
          <w:sz w:val="30"/>
          <w:szCs w:val="30"/>
        </w:rPr>
        <w:t>权属面积：仅本单位房屋填列此指标，该指标提取资产模块中资产卡片的“建筑面积”数据。</w:t>
      </w:r>
    </w:p>
    <w:p>
      <w:pPr>
        <w:spacing w:line="560" w:lineRule="exact"/>
        <w:ind w:firstLine="576" w:firstLineChars="192"/>
        <w:rPr>
          <w:rFonts w:ascii="仿宋_GB2312" w:eastAsia="仿宋_GB2312"/>
          <w:kern w:val="0"/>
          <w:sz w:val="30"/>
          <w:szCs w:val="30"/>
        </w:rPr>
      </w:pPr>
      <w:r>
        <w:rPr>
          <w:rFonts w:ascii="仿宋_GB2312" w:eastAsia="仿宋_GB2312"/>
          <w:kern w:val="0"/>
          <w:sz w:val="30"/>
          <w:szCs w:val="30"/>
        </w:rPr>
        <w:t>8.办公用房</w:t>
      </w:r>
      <w:r>
        <w:rPr>
          <w:rFonts w:hint="eastAsia" w:ascii="仿宋_GB2312" w:eastAsia="仿宋_GB2312"/>
          <w:kern w:val="0"/>
          <w:sz w:val="30"/>
          <w:szCs w:val="30"/>
        </w:rPr>
        <w:t>：按照《党政机关办公用房建设标准》（发改投资〔</w:t>
      </w:r>
      <w:r>
        <w:rPr>
          <w:rFonts w:ascii="仿宋_GB2312" w:eastAsia="仿宋_GB2312"/>
          <w:kern w:val="0"/>
          <w:sz w:val="30"/>
          <w:szCs w:val="30"/>
        </w:rPr>
        <w:t>2014〕2674号）相关规定，</w:t>
      </w:r>
      <w:r>
        <w:rPr>
          <w:rFonts w:hint="eastAsia" w:ascii="仿宋_GB2312" w:eastAsia="仿宋_GB2312"/>
          <w:kern w:val="0"/>
          <w:sz w:val="30"/>
          <w:szCs w:val="30"/>
        </w:rPr>
        <w:t>包括办公室用房、服务用房、设备用房和附属用房。面积原则上按建筑面积填列。</w:t>
      </w:r>
    </w:p>
    <w:p>
      <w:pPr>
        <w:spacing w:line="560" w:lineRule="exact"/>
        <w:ind w:firstLine="576" w:firstLineChars="192"/>
        <w:rPr>
          <w:rFonts w:ascii="仿宋_GB2312" w:eastAsia="仿宋_GB2312"/>
          <w:kern w:val="0"/>
          <w:sz w:val="30"/>
          <w:szCs w:val="30"/>
        </w:rPr>
      </w:pPr>
      <w:r>
        <w:rPr>
          <w:rFonts w:ascii="仿宋_GB2312" w:eastAsia="仿宋_GB2312"/>
          <w:kern w:val="0"/>
          <w:sz w:val="30"/>
          <w:szCs w:val="30"/>
        </w:rPr>
        <w:t>9.</w:t>
      </w:r>
      <w:r>
        <w:rPr>
          <w:rFonts w:hint="eastAsia" w:ascii="仿宋_GB2312" w:eastAsia="仿宋_GB2312"/>
          <w:kern w:val="0"/>
          <w:sz w:val="30"/>
          <w:szCs w:val="30"/>
        </w:rPr>
        <w:t>本单位实际使用办公室用房（使用面积）</w:t>
      </w:r>
      <w:r>
        <w:rPr>
          <w:rFonts w:ascii="仿宋_GB2312" w:eastAsia="仿宋_GB2312"/>
          <w:kern w:val="0"/>
          <w:sz w:val="30"/>
          <w:szCs w:val="30"/>
        </w:rPr>
        <w:t>：</w:t>
      </w:r>
      <w:r>
        <w:rPr>
          <w:rFonts w:hint="eastAsia" w:ascii="仿宋_GB2312" w:eastAsia="仿宋_GB2312"/>
          <w:kern w:val="0"/>
          <w:sz w:val="30"/>
          <w:szCs w:val="30"/>
        </w:rPr>
        <w:t>按照《党政机关办公用房建设标准》（发改投资〔</w:t>
      </w:r>
      <w:r>
        <w:rPr>
          <w:rFonts w:ascii="仿宋_GB2312" w:eastAsia="仿宋_GB2312"/>
          <w:kern w:val="0"/>
          <w:sz w:val="30"/>
          <w:szCs w:val="30"/>
        </w:rPr>
        <w:t>2014〕2674号）相关规定，</w:t>
      </w:r>
      <w:r>
        <w:rPr>
          <w:rFonts w:hint="eastAsia" w:ascii="仿宋_GB2312" w:eastAsia="仿宋_GB2312"/>
          <w:kern w:val="0"/>
          <w:sz w:val="30"/>
          <w:szCs w:val="30"/>
        </w:rPr>
        <w:t>填写领导人员办公室和一般工作人员办公室的使用面积，反映行政事业单位实际使用的办公室用房面积。</w:t>
      </w:r>
    </w:p>
    <w:p>
      <w:pPr>
        <w:spacing w:line="560" w:lineRule="exact"/>
        <w:ind w:firstLine="576" w:firstLineChars="192"/>
        <w:rPr>
          <w:rFonts w:ascii="仿宋_GB2312" w:eastAsia="仿宋_GB2312"/>
          <w:kern w:val="0"/>
          <w:sz w:val="30"/>
          <w:szCs w:val="30"/>
        </w:rPr>
      </w:pPr>
      <w:r>
        <w:rPr>
          <w:rFonts w:ascii="仿宋_GB2312" w:eastAsia="仿宋_GB2312"/>
          <w:kern w:val="0"/>
          <w:sz w:val="30"/>
          <w:szCs w:val="30"/>
        </w:rPr>
        <w:t>10.业务用房:填列</w:t>
      </w:r>
      <w:r>
        <w:rPr>
          <w:rFonts w:hint="eastAsia" w:ascii="仿宋_GB2312" w:eastAsia="仿宋_GB2312"/>
          <w:kern w:val="0"/>
          <w:sz w:val="30"/>
          <w:szCs w:val="30"/>
        </w:rPr>
        <w:t>行政事业</w:t>
      </w:r>
      <w:r>
        <w:rPr>
          <w:rFonts w:ascii="仿宋_GB2312" w:eastAsia="仿宋_GB2312"/>
          <w:kern w:val="0"/>
          <w:sz w:val="30"/>
          <w:szCs w:val="30"/>
        </w:rPr>
        <w:t>单位为开展各类业务设置的特殊技术业务场所。包括行政单位业务用房、公共安全用房、事业单位用房及社会团体用房等行政事业单位业务类用房，</w:t>
      </w:r>
      <w:r>
        <w:rPr>
          <w:rFonts w:hint="eastAsia" w:ascii="仿宋_GB2312" w:eastAsia="仿宋_GB2312"/>
          <w:kern w:val="0"/>
          <w:sz w:val="30"/>
          <w:szCs w:val="30"/>
        </w:rPr>
        <w:t>面积原则上按建筑面积填列。</w:t>
      </w:r>
    </w:p>
    <w:p>
      <w:pPr>
        <w:spacing w:line="560" w:lineRule="exact"/>
        <w:ind w:firstLine="576" w:firstLineChars="192"/>
        <w:rPr>
          <w:rFonts w:ascii="仿宋_GB2312" w:eastAsia="仿宋_GB2312"/>
          <w:kern w:val="0"/>
          <w:sz w:val="30"/>
          <w:szCs w:val="30"/>
        </w:rPr>
      </w:pPr>
      <w:r>
        <w:rPr>
          <w:rFonts w:ascii="仿宋_GB2312" w:eastAsia="仿宋_GB2312"/>
          <w:kern w:val="0"/>
          <w:sz w:val="30"/>
          <w:szCs w:val="30"/>
        </w:rPr>
        <w:t>11.</w:t>
      </w:r>
      <w:r>
        <w:rPr>
          <w:rFonts w:hint="eastAsia" w:ascii="仿宋_GB2312" w:eastAsia="仿宋_GB2312"/>
          <w:kern w:val="0"/>
          <w:sz w:val="30"/>
          <w:szCs w:val="30"/>
        </w:rPr>
        <w:t>在</w:t>
      </w:r>
      <w:r>
        <w:rPr>
          <w:rFonts w:ascii="仿宋_GB2312" w:eastAsia="仿宋_GB2312"/>
          <w:kern w:val="0"/>
          <w:sz w:val="30"/>
          <w:szCs w:val="30"/>
        </w:rPr>
        <w:t>用</w:t>
      </w:r>
      <w:r>
        <w:rPr>
          <w:rFonts w:hint="eastAsia" w:ascii="仿宋_GB2312" w:eastAsia="仿宋_GB2312"/>
          <w:kern w:val="0"/>
          <w:sz w:val="30"/>
          <w:szCs w:val="30"/>
        </w:rPr>
        <w:t>：是指行政事业单位占有的，且处于使用状态的房屋，包括使用本单位房屋、使用其他单位房屋、已投入使用的在建工程未转固的房屋。系统内独立核算单位以及历史原因系统外单位占有使用本单位房屋的也应填列在本单位“在用”中。</w:t>
      </w:r>
    </w:p>
    <w:p>
      <w:pPr>
        <w:spacing w:line="560" w:lineRule="exact"/>
        <w:ind w:firstLine="576" w:firstLineChars="192"/>
        <w:rPr>
          <w:rFonts w:ascii="仿宋_GB2312" w:eastAsia="仿宋_GB2312"/>
          <w:kern w:val="0"/>
          <w:sz w:val="30"/>
          <w:szCs w:val="30"/>
        </w:rPr>
      </w:pPr>
      <w:r>
        <w:rPr>
          <w:rFonts w:hint="eastAsia" w:ascii="仿宋_GB2312" w:eastAsia="仿宋_GB2312"/>
          <w:kern w:val="0"/>
          <w:sz w:val="30"/>
          <w:szCs w:val="30"/>
        </w:rPr>
        <w:t>12.待处置（待报废、毁损等）：主要反映行政事业单位除在用、出租出借、闲置以外的房屋情况，该指标信息主要提取房屋资产卡片中的“待处置（待报废、毁损等）面积”。</w:t>
      </w:r>
    </w:p>
    <w:p>
      <w:pPr>
        <w:spacing w:line="560" w:lineRule="exact"/>
        <w:ind w:firstLine="576" w:firstLineChars="192"/>
        <w:rPr>
          <w:rFonts w:ascii="仿宋_GB2312" w:eastAsia="仿宋_GB2312"/>
          <w:sz w:val="30"/>
          <w:szCs w:val="30"/>
        </w:rPr>
      </w:pPr>
      <w:r>
        <w:rPr>
          <w:rFonts w:hint="eastAsia" w:ascii="仿宋_GB2312" w:eastAsia="仿宋_GB2312"/>
          <w:sz w:val="30"/>
          <w:szCs w:val="30"/>
        </w:rPr>
        <w:t>本单位房屋由资产模块中资产</w:t>
      </w:r>
      <w:r>
        <w:rPr>
          <w:rFonts w:ascii="仿宋_GB2312" w:eastAsia="仿宋_GB2312"/>
          <w:sz w:val="30"/>
          <w:szCs w:val="30"/>
        </w:rPr>
        <w:t>卡片</w:t>
      </w:r>
      <w:r>
        <w:rPr>
          <w:rFonts w:hint="eastAsia" w:ascii="仿宋_GB2312" w:eastAsia="仿宋_GB2312"/>
          <w:sz w:val="30"/>
          <w:szCs w:val="30"/>
        </w:rPr>
        <w:t>相应指标字段提取；使用其他单位房屋和已投入使用在建工程未转固房屋的，由单位根据实际使用情况手工填列。</w:t>
      </w:r>
    </w:p>
    <w:p>
      <w:pPr>
        <w:spacing w:line="560" w:lineRule="exact"/>
        <w:ind w:firstLine="576" w:firstLineChars="192"/>
        <w:rPr>
          <w:rFonts w:ascii="仿宋_GB2312" w:eastAsia="仿宋_GB2312"/>
          <w:sz w:val="30"/>
          <w:szCs w:val="30"/>
        </w:rPr>
      </w:pPr>
      <w:r>
        <w:rPr>
          <w:rFonts w:ascii="仿宋_GB2312" w:eastAsia="仿宋_GB2312"/>
          <w:sz w:val="30"/>
          <w:szCs w:val="30"/>
        </w:rPr>
        <w:t>13.</w:t>
      </w:r>
      <w:r>
        <w:rPr>
          <w:rFonts w:hint="eastAsia" w:ascii="仿宋_GB2312" w:eastAsia="仿宋_GB2312"/>
          <w:sz w:val="30"/>
          <w:szCs w:val="30"/>
        </w:rPr>
        <w:t>期末账面数（原值、累计折旧、净值）：本单位房屋由资产模块中资产</w:t>
      </w:r>
      <w:r>
        <w:rPr>
          <w:rFonts w:ascii="仿宋_GB2312" w:eastAsia="仿宋_GB2312"/>
          <w:sz w:val="30"/>
          <w:szCs w:val="30"/>
        </w:rPr>
        <w:t>卡片</w:t>
      </w:r>
      <w:r>
        <w:rPr>
          <w:rFonts w:hint="eastAsia" w:ascii="仿宋_GB2312" w:eastAsia="仿宋_GB2312"/>
          <w:sz w:val="30"/>
          <w:szCs w:val="30"/>
        </w:rPr>
        <w:t>相应指标字段提取；使用其他单位房屋和已投入使用在建工程未转固房屋的不需填列。</w:t>
      </w:r>
    </w:p>
    <w:p>
      <w:pPr>
        <w:spacing w:line="560" w:lineRule="exact"/>
        <w:ind w:firstLine="602" w:firstLineChars="200"/>
        <w:rPr>
          <w:rFonts w:ascii="仿宋_GB2312" w:eastAsia="仿宋_GB2312"/>
          <w:b/>
          <w:sz w:val="30"/>
          <w:szCs w:val="30"/>
        </w:rPr>
      </w:pPr>
      <w:r>
        <w:rPr>
          <w:rFonts w:hint="eastAsia" w:ascii="仿宋_GB2312" w:eastAsia="仿宋_GB2312"/>
          <w:b/>
          <w:sz w:val="30"/>
          <w:szCs w:val="30"/>
        </w:rPr>
        <w:t>逻辑性审核公式：</w:t>
      </w:r>
    </w:p>
    <w:p>
      <w:pPr>
        <w:spacing w:line="560" w:lineRule="exact"/>
        <w:ind w:firstLine="602" w:firstLineChars="200"/>
        <w:rPr>
          <w:rFonts w:ascii="仿宋_GB2312" w:eastAsia="仿宋_GB2312"/>
          <w:b/>
          <w:sz w:val="30"/>
          <w:szCs w:val="30"/>
        </w:rPr>
      </w:pPr>
      <w:r>
        <w:rPr>
          <w:rFonts w:hint="eastAsia" w:ascii="仿宋_GB2312" w:eastAsia="仿宋_GB2312"/>
          <w:b/>
          <w:sz w:val="30"/>
          <w:szCs w:val="30"/>
        </w:rPr>
        <w:t>表内审核公式：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使用其他单位房屋的浮动行1栏、3栏不能为空；</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已投入使用的在建工程未转固房屋的浮动行1栏、3栏不能为空；</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 xml:space="preserve">本单位房屋的浮动行1、3、4、7栏不能为空； </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当</w:t>
      </w:r>
      <w:r>
        <w:rPr>
          <w:rFonts w:ascii="仿宋_GB2312" w:hAnsi="仿宋" w:eastAsia="仿宋_GB2312"/>
          <w:sz w:val="30"/>
          <w:szCs w:val="30"/>
        </w:rPr>
        <w:t>7栏为“无”</w:t>
      </w:r>
      <w:r>
        <w:rPr>
          <w:rFonts w:hint="eastAsia" w:ascii="仿宋_GB2312" w:hAnsi="仿宋" w:eastAsia="仿宋_GB2312"/>
          <w:sz w:val="30"/>
          <w:szCs w:val="30"/>
        </w:rPr>
        <w:t>时，</w:t>
      </w:r>
      <w:r>
        <w:rPr>
          <w:rFonts w:ascii="仿宋_GB2312" w:hAnsi="仿宋" w:eastAsia="仿宋_GB2312"/>
          <w:sz w:val="30"/>
          <w:szCs w:val="30"/>
        </w:rPr>
        <w:t>10栏</w:t>
      </w:r>
      <w:r>
        <w:rPr>
          <w:rFonts w:hint="eastAsia" w:ascii="仿宋_GB2312" w:hAnsi="仿宋" w:eastAsia="仿宋_GB2312"/>
          <w:sz w:val="30"/>
          <w:szCs w:val="30"/>
        </w:rPr>
        <w:t>应为</w:t>
      </w:r>
      <w:r>
        <w:rPr>
          <w:rFonts w:ascii="仿宋_GB2312" w:hAnsi="仿宋" w:eastAsia="仿宋_GB2312"/>
          <w:sz w:val="30"/>
          <w:szCs w:val="30"/>
        </w:rPr>
        <w:t>0</w:t>
      </w:r>
      <w:r>
        <w:rPr>
          <w:rFonts w:hint="eastAsia" w:ascii="仿宋_GB2312" w:hAnsi="仿宋" w:eastAsia="仿宋_GB2312"/>
          <w:sz w:val="30"/>
          <w:szCs w:val="30"/>
        </w:rPr>
        <w:t>；</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当7栏为“</w:t>
      </w:r>
      <w:r>
        <w:rPr>
          <w:rFonts w:hint="eastAsia" w:ascii="仿宋_GB2312" w:eastAsia="仿宋_GB2312"/>
          <w:sz w:val="30"/>
          <w:szCs w:val="30"/>
        </w:rPr>
        <w:t>有房屋所有权证</w:t>
      </w:r>
      <w:r>
        <w:rPr>
          <w:rFonts w:hint="eastAsia" w:ascii="仿宋_GB2312" w:hAnsi="仿宋" w:eastAsia="仿宋_GB2312"/>
          <w:sz w:val="30"/>
          <w:szCs w:val="30"/>
        </w:rPr>
        <w:t>”时，8、9、10、11栏必填；</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当</w:t>
      </w:r>
      <w:r>
        <w:rPr>
          <w:rFonts w:ascii="仿宋_GB2312" w:hAnsi="仿宋" w:eastAsia="仿宋_GB2312"/>
          <w:sz w:val="30"/>
          <w:szCs w:val="30"/>
        </w:rPr>
        <w:t>7</w:t>
      </w:r>
      <w:r>
        <w:rPr>
          <w:rFonts w:hint="eastAsia" w:ascii="仿宋_GB2312" w:hAnsi="仿宋" w:eastAsia="仿宋_GB2312"/>
          <w:sz w:val="30"/>
          <w:szCs w:val="30"/>
        </w:rPr>
        <w:t>栏为“</w:t>
      </w:r>
      <w:r>
        <w:rPr>
          <w:rFonts w:hint="eastAsia" w:ascii="仿宋_GB2312" w:eastAsia="仿宋_GB2312"/>
          <w:sz w:val="30"/>
          <w:szCs w:val="30"/>
        </w:rPr>
        <w:t>有房屋权属相关证明文件</w:t>
      </w:r>
      <w:r>
        <w:rPr>
          <w:rFonts w:hint="eastAsia" w:ascii="仿宋_GB2312" w:hAnsi="仿宋" w:eastAsia="仿宋_GB2312"/>
          <w:sz w:val="30"/>
          <w:szCs w:val="30"/>
        </w:rPr>
        <w:t>”时，8、10、11栏必填，9栏为空；</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“使用其他单位房屋小计”行及其浮动行</w:t>
      </w:r>
      <w:r>
        <w:rPr>
          <w:rFonts w:ascii="仿宋_GB2312" w:hAnsi="仿宋" w:eastAsia="仿宋_GB2312"/>
          <w:sz w:val="30"/>
          <w:szCs w:val="30"/>
        </w:rPr>
        <w:t>12</w:t>
      </w:r>
      <w:r>
        <w:rPr>
          <w:rFonts w:hint="eastAsia" w:ascii="仿宋_GB2312" w:hAnsi="仿宋" w:eastAsia="仿宋_GB2312"/>
          <w:sz w:val="30"/>
          <w:szCs w:val="30"/>
        </w:rPr>
        <w:t>~</w:t>
      </w:r>
      <w:r>
        <w:rPr>
          <w:rFonts w:ascii="仿宋_GB2312" w:hAnsi="仿宋" w:eastAsia="仿宋_GB2312"/>
          <w:sz w:val="30"/>
          <w:szCs w:val="30"/>
        </w:rPr>
        <w:t>32栏</w:t>
      </w:r>
      <w:r>
        <w:rPr>
          <w:rFonts w:hint="eastAsia" w:ascii="仿宋_GB2312" w:hAnsi="仿宋" w:eastAsia="仿宋_GB2312"/>
          <w:sz w:val="30"/>
          <w:szCs w:val="30"/>
        </w:rPr>
        <w:t>≥0或为空值；</w:t>
      </w:r>
    </w:p>
    <w:p>
      <w:pPr>
        <w:numPr>
          <w:ilvl w:val="0"/>
          <w:numId w:val="4"/>
        </w:numPr>
        <w:adjustRightInd w:val="0"/>
        <w:snapToGrid w:val="0"/>
        <w:spacing w:line="560" w:lineRule="exact"/>
        <w:ind w:left="0" w:firstLine="600"/>
        <w:rPr>
          <w:rFonts w:ascii="仿宋_GB2312" w:hAnsi="仿宋" w:eastAsia="仿宋_GB2312"/>
          <w:sz w:val="30"/>
          <w:szCs w:val="30"/>
        </w:rPr>
      </w:pPr>
      <w:bookmarkStart w:id="6" w:name="_Hlk22760959"/>
      <w:r>
        <w:rPr>
          <w:rFonts w:hint="eastAsia" w:ascii="仿宋_GB2312" w:hAnsi="仿宋" w:eastAsia="仿宋_GB2312"/>
          <w:sz w:val="30"/>
          <w:szCs w:val="30"/>
        </w:rPr>
        <w:t>使用其他单位房屋小计的浮动行</w:t>
      </w:r>
      <w:r>
        <w:rPr>
          <w:rFonts w:ascii="仿宋_GB2312" w:hAnsi="仿宋" w:eastAsia="仿宋_GB2312"/>
          <w:sz w:val="30"/>
          <w:szCs w:val="30"/>
        </w:rPr>
        <w:t>12</w:t>
      </w:r>
      <w:r>
        <w:rPr>
          <w:rFonts w:hint="eastAsia" w:ascii="仿宋_GB2312" w:hAnsi="仿宋" w:eastAsia="仿宋_GB2312"/>
          <w:sz w:val="30"/>
          <w:szCs w:val="30"/>
        </w:rPr>
        <w:t>栏应&gt;0；</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已投入使用的在建工程未转固房屋小计的浮动行</w:t>
      </w:r>
      <w:r>
        <w:rPr>
          <w:rFonts w:ascii="仿宋_GB2312" w:hAnsi="仿宋" w:eastAsia="仿宋_GB2312"/>
          <w:sz w:val="30"/>
          <w:szCs w:val="30"/>
        </w:rPr>
        <w:t>12</w:t>
      </w:r>
      <w:r>
        <w:rPr>
          <w:rFonts w:hint="eastAsia" w:ascii="仿宋_GB2312" w:hAnsi="仿宋" w:eastAsia="仿宋_GB2312"/>
          <w:sz w:val="30"/>
          <w:szCs w:val="30"/>
        </w:rPr>
        <w:t>栏应&gt;0；</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本单位房屋小计的浮动行</w:t>
      </w:r>
      <w:r>
        <w:rPr>
          <w:rFonts w:ascii="仿宋_GB2312" w:hAnsi="仿宋" w:eastAsia="仿宋_GB2312"/>
          <w:sz w:val="30"/>
          <w:szCs w:val="30"/>
        </w:rPr>
        <w:t>12</w:t>
      </w:r>
      <w:r>
        <w:rPr>
          <w:rFonts w:hint="eastAsia" w:ascii="仿宋_GB2312" w:hAnsi="仿宋" w:eastAsia="仿宋_GB2312"/>
          <w:sz w:val="30"/>
          <w:szCs w:val="30"/>
        </w:rPr>
        <w:t>栏应&gt;0；</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当8栏为“除机关事务管理机构外的其他行政事业单位”或“其他”时，</w:t>
      </w:r>
      <w:r>
        <w:rPr>
          <w:rFonts w:ascii="仿宋_GB2312" w:hAnsi="仿宋" w:eastAsia="仿宋_GB2312"/>
          <w:sz w:val="30"/>
          <w:szCs w:val="30"/>
        </w:rPr>
        <w:t>36</w:t>
      </w:r>
      <w:r>
        <w:rPr>
          <w:rFonts w:hint="eastAsia" w:ascii="仿宋_GB2312" w:hAnsi="仿宋" w:eastAsia="仿宋_GB2312"/>
          <w:sz w:val="30"/>
          <w:szCs w:val="30"/>
        </w:rPr>
        <w:t>栏备注必填权属人名称；</w:t>
      </w:r>
    </w:p>
    <w:bookmarkEnd w:id="6"/>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“已投入使用的在建工程未转固房屋小计”行及其浮动行</w:t>
      </w:r>
      <w:r>
        <w:rPr>
          <w:rFonts w:ascii="仿宋_GB2312" w:hAnsi="仿宋" w:eastAsia="仿宋_GB2312"/>
          <w:sz w:val="30"/>
          <w:szCs w:val="30"/>
        </w:rPr>
        <w:t>12</w:t>
      </w:r>
      <w:r>
        <w:rPr>
          <w:rFonts w:hint="eastAsia" w:ascii="仿宋_GB2312" w:hAnsi="仿宋" w:eastAsia="仿宋_GB2312"/>
          <w:sz w:val="30"/>
          <w:szCs w:val="30"/>
        </w:rPr>
        <w:t>~</w:t>
      </w:r>
      <w:r>
        <w:rPr>
          <w:rFonts w:ascii="仿宋_GB2312" w:hAnsi="仿宋" w:eastAsia="仿宋_GB2312"/>
          <w:sz w:val="30"/>
          <w:szCs w:val="30"/>
        </w:rPr>
        <w:t>32栏</w:t>
      </w:r>
      <w:r>
        <w:rPr>
          <w:rFonts w:hint="eastAsia" w:ascii="仿宋_GB2312" w:hAnsi="仿宋" w:eastAsia="仿宋_GB2312"/>
          <w:sz w:val="30"/>
          <w:szCs w:val="30"/>
        </w:rPr>
        <w:t>≥0或为空值；</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“本单位房屋小计”行及其浮动行</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12</w:t>
      </w:r>
      <w:r>
        <w:rPr>
          <w:rFonts w:hint="eastAsia" w:ascii="仿宋_GB2312" w:hAnsi="仿宋" w:eastAsia="仿宋_GB2312"/>
          <w:sz w:val="30"/>
          <w:szCs w:val="30"/>
        </w:rPr>
        <w:t>~</w:t>
      </w:r>
      <w:r>
        <w:rPr>
          <w:rFonts w:ascii="仿宋_GB2312" w:hAnsi="仿宋" w:eastAsia="仿宋_GB2312"/>
          <w:sz w:val="30"/>
          <w:szCs w:val="30"/>
        </w:rPr>
        <w:t>35栏</w:t>
      </w:r>
      <w:r>
        <w:rPr>
          <w:rFonts w:hint="eastAsia" w:ascii="仿宋_GB2312" w:hAnsi="仿宋" w:eastAsia="仿宋_GB2312"/>
          <w:sz w:val="30"/>
          <w:szCs w:val="30"/>
        </w:rPr>
        <w:t>≥0或为空值；</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2</w:t>
      </w:r>
      <w:r>
        <w:rPr>
          <w:rFonts w:hint="eastAsia" w:ascii="仿宋_GB2312" w:hAnsi="仿宋" w:eastAsia="仿宋_GB2312"/>
          <w:sz w:val="30"/>
          <w:szCs w:val="30"/>
        </w:rPr>
        <w:t>栏=（1</w:t>
      </w:r>
      <w:r>
        <w:rPr>
          <w:rFonts w:ascii="仿宋_GB2312" w:hAnsi="仿宋" w:eastAsia="仿宋_GB2312"/>
          <w:sz w:val="30"/>
          <w:szCs w:val="30"/>
        </w:rPr>
        <w:t>3+</w:t>
      </w:r>
      <w:r>
        <w:rPr>
          <w:rFonts w:hint="eastAsia" w:ascii="仿宋_GB2312" w:hAnsi="仿宋" w:eastAsia="仿宋_GB2312"/>
          <w:sz w:val="30"/>
          <w:szCs w:val="30"/>
        </w:rPr>
        <w:t>14+15+16）栏；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2</w:t>
      </w:r>
      <w:r>
        <w:rPr>
          <w:rFonts w:hint="eastAsia" w:ascii="仿宋_GB2312" w:hAnsi="仿宋" w:eastAsia="仿宋_GB2312"/>
          <w:sz w:val="30"/>
          <w:szCs w:val="30"/>
        </w:rPr>
        <w:t>栏=（</w:t>
      </w:r>
      <w:r>
        <w:rPr>
          <w:rFonts w:ascii="仿宋_GB2312" w:hAnsi="仿宋" w:eastAsia="仿宋_GB2312"/>
          <w:sz w:val="30"/>
          <w:szCs w:val="30"/>
        </w:rPr>
        <w:t>17</w:t>
      </w:r>
      <w:r>
        <w:rPr>
          <w:rFonts w:hint="eastAsia" w:ascii="仿宋_GB2312" w:hAnsi="仿宋" w:eastAsia="仿宋_GB2312"/>
          <w:sz w:val="30"/>
          <w:szCs w:val="30"/>
        </w:rPr>
        <w:t>+</w:t>
      </w:r>
      <w:r>
        <w:rPr>
          <w:rFonts w:ascii="仿宋_GB2312" w:hAnsi="仿宋" w:eastAsia="仿宋_GB2312"/>
          <w:sz w:val="30"/>
          <w:szCs w:val="30"/>
        </w:rPr>
        <w:t>23</w:t>
      </w:r>
      <w:r>
        <w:rPr>
          <w:rFonts w:hint="eastAsia" w:ascii="仿宋_GB2312" w:hAnsi="仿宋" w:eastAsia="仿宋_GB2312"/>
          <w:sz w:val="30"/>
          <w:szCs w:val="30"/>
        </w:rPr>
        <w:t>+</w:t>
      </w:r>
      <w:r>
        <w:rPr>
          <w:rFonts w:ascii="仿宋_GB2312" w:hAnsi="仿宋" w:eastAsia="仿宋_GB2312"/>
          <w:sz w:val="30"/>
          <w:szCs w:val="30"/>
        </w:rPr>
        <w:t>28</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13</w:t>
      </w:r>
      <w:r>
        <w:rPr>
          <w:rFonts w:hint="eastAsia" w:ascii="仿宋_GB2312" w:hAnsi="仿宋" w:eastAsia="仿宋_GB2312"/>
          <w:sz w:val="30"/>
          <w:szCs w:val="30"/>
        </w:rPr>
        <w:t>栏=（</w:t>
      </w:r>
      <w:r>
        <w:rPr>
          <w:rFonts w:ascii="仿宋_GB2312" w:hAnsi="仿宋" w:eastAsia="仿宋_GB2312"/>
          <w:sz w:val="30"/>
          <w:szCs w:val="30"/>
        </w:rPr>
        <w:t>18</w:t>
      </w:r>
      <w:r>
        <w:rPr>
          <w:rFonts w:hint="eastAsia" w:ascii="仿宋_GB2312" w:hAnsi="仿宋" w:eastAsia="仿宋_GB2312"/>
          <w:sz w:val="30"/>
          <w:szCs w:val="30"/>
        </w:rPr>
        <w:t>+</w:t>
      </w:r>
      <w:r>
        <w:rPr>
          <w:rFonts w:ascii="仿宋_GB2312" w:hAnsi="仿宋" w:eastAsia="仿宋_GB2312"/>
          <w:sz w:val="30"/>
          <w:szCs w:val="30"/>
        </w:rPr>
        <w:t>24</w:t>
      </w:r>
      <w:r>
        <w:rPr>
          <w:rFonts w:hint="eastAsia" w:ascii="仿宋_GB2312" w:hAnsi="仿宋" w:eastAsia="仿宋_GB2312"/>
          <w:sz w:val="30"/>
          <w:szCs w:val="30"/>
        </w:rPr>
        <w:t>+</w:t>
      </w:r>
      <w:r>
        <w:rPr>
          <w:rFonts w:ascii="仿宋_GB2312" w:hAnsi="仿宋" w:eastAsia="仿宋_GB2312"/>
          <w:sz w:val="30"/>
          <w:szCs w:val="30"/>
        </w:rPr>
        <w:t>29</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14</w:t>
      </w:r>
      <w:r>
        <w:rPr>
          <w:rFonts w:hint="eastAsia" w:ascii="仿宋_GB2312" w:hAnsi="仿宋" w:eastAsia="仿宋_GB2312"/>
          <w:sz w:val="30"/>
          <w:szCs w:val="30"/>
        </w:rPr>
        <w:t>栏=（</w:t>
      </w:r>
      <w:r>
        <w:rPr>
          <w:rFonts w:ascii="仿宋_GB2312" w:hAnsi="仿宋" w:eastAsia="仿宋_GB2312"/>
          <w:sz w:val="30"/>
          <w:szCs w:val="30"/>
        </w:rPr>
        <w:t>19</w:t>
      </w:r>
      <w:r>
        <w:rPr>
          <w:rFonts w:hint="eastAsia" w:ascii="仿宋_GB2312" w:hAnsi="仿宋" w:eastAsia="仿宋_GB2312"/>
          <w:sz w:val="30"/>
          <w:szCs w:val="30"/>
        </w:rPr>
        <w:t>+</w:t>
      </w:r>
      <w:r>
        <w:rPr>
          <w:rFonts w:ascii="仿宋_GB2312" w:hAnsi="仿宋" w:eastAsia="仿宋_GB2312"/>
          <w:sz w:val="30"/>
          <w:szCs w:val="30"/>
        </w:rPr>
        <w:t>25</w:t>
      </w:r>
      <w:r>
        <w:rPr>
          <w:rFonts w:hint="eastAsia" w:ascii="仿宋_GB2312" w:hAnsi="仿宋" w:eastAsia="仿宋_GB2312"/>
          <w:sz w:val="30"/>
          <w:szCs w:val="30"/>
        </w:rPr>
        <w:t>+</w:t>
      </w:r>
      <w:r>
        <w:rPr>
          <w:rFonts w:ascii="仿宋_GB2312" w:hAnsi="仿宋" w:eastAsia="仿宋_GB2312"/>
          <w:sz w:val="30"/>
          <w:szCs w:val="30"/>
        </w:rPr>
        <w:t>30</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15</w:t>
      </w:r>
      <w:r>
        <w:rPr>
          <w:rFonts w:hint="eastAsia" w:ascii="仿宋_GB2312" w:hAnsi="仿宋" w:eastAsia="仿宋_GB2312"/>
          <w:sz w:val="30"/>
          <w:szCs w:val="30"/>
        </w:rPr>
        <w:t>栏=（</w:t>
      </w:r>
      <w:r>
        <w:rPr>
          <w:rFonts w:ascii="仿宋_GB2312" w:hAnsi="仿宋" w:eastAsia="仿宋_GB2312"/>
          <w:sz w:val="30"/>
          <w:szCs w:val="30"/>
        </w:rPr>
        <w:t>20</w:t>
      </w:r>
      <w:r>
        <w:rPr>
          <w:rFonts w:hint="eastAsia" w:ascii="仿宋_GB2312" w:hAnsi="仿宋" w:eastAsia="仿宋_GB2312"/>
          <w:sz w:val="30"/>
          <w:szCs w:val="30"/>
        </w:rPr>
        <w:t>+</w:t>
      </w:r>
      <w:r>
        <w:rPr>
          <w:rFonts w:ascii="仿宋_GB2312" w:hAnsi="仿宋" w:eastAsia="仿宋_GB2312"/>
          <w:sz w:val="30"/>
          <w:szCs w:val="30"/>
        </w:rPr>
        <w:t>26</w:t>
      </w:r>
      <w:r>
        <w:rPr>
          <w:rFonts w:hint="eastAsia" w:ascii="仿宋_GB2312" w:hAnsi="仿宋" w:eastAsia="仿宋_GB2312"/>
          <w:sz w:val="30"/>
          <w:szCs w:val="30"/>
        </w:rPr>
        <w:t>+</w:t>
      </w:r>
      <w:r>
        <w:rPr>
          <w:rFonts w:ascii="仿宋_GB2312" w:hAnsi="仿宋" w:eastAsia="仿宋_GB2312"/>
          <w:sz w:val="30"/>
          <w:szCs w:val="30"/>
        </w:rPr>
        <w:t>31</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16</w:t>
      </w:r>
      <w:r>
        <w:rPr>
          <w:rFonts w:hint="eastAsia" w:ascii="仿宋_GB2312" w:hAnsi="仿宋" w:eastAsia="仿宋_GB2312"/>
          <w:sz w:val="30"/>
          <w:szCs w:val="30"/>
        </w:rPr>
        <w:t>栏=（</w:t>
      </w:r>
      <w:r>
        <w:rPr>
          <w:rFonts w:ascii="仿宋_GB2312" w:hAnsi="仿宋" w:eastAsia="仿宋_GB2312"/>
          <w:sz w:val="30"/>
          <w:szCs w:val="30"/>
        </w:rPr>
        <w:t>21</w:t>
      </w:r>
      <w:r>
        <w:rPr>
          <w:rFonts w:hint="eastAsia" w:ascii="仿宋_GB2312" w:hAnsi="仿宋" w:eastAsia="仿宋_GB2312"/>
          <w:sz w:val="30"/>
          <w:szCs w:val="30"/>
        </w:rPr>
        <w:t>+</w:t>
      </w:r>
      <w:r>
        <w:rPr>
          <w:rFonts w:ascii="仿宋_GB2312" w:hAnsi="仿宋" w:eastAsia="仿宋_GB2312"/>
          <w:sz w:val="30"/>
          <w:szCs w:val="30"/>
        </w:rPr>
        <w:t>27</w:t>
      </w:r>
      <w:r>
        <w:rPr>
          <w:rFonts w:hint="eastAsia" w:ascii="仿宋_GB2312" w:hAnsi="仿宋" w:eastAsia="仿宋_GB2312"/>
          <w:sz w:val="30"/>
          <w:szCs w:val="30"/>
        </w:rPr>
        <w:t>+</w:t>
      </w:r>
      <w:r>
        <w:rPr>
          <w:rFonts w:ascii="仿宋_GB2312" w:hAnsi="仿宋" w:eastAsia="仿宋_GB2312"/>
          <w:sz w:val="30"/>
          <w:szCs w:val="30"/>
        </w:rPr>
        <w:t>32</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17栏=（</w:t>
      </w:r>
      <w:r>
        <w:rPr>
          <w:rFonts w:hint="eastAsia" w:ascii="仿宋_GB2312" w:hAnsi="仿宋" w:eastAsia="仿宋_GB2312"/>
          <w:sz w:val="30"/>
          <w:szCs w:val="30"/>
        </w:rPr>
        <w:t>1</w:t>
      </w:r>
      <w:r>
        <w:rPr>
          <w:rFonts w:ascii="仿宋_GB2312" w:hAnsi="仿宋" w:eastAsia="仿宋_GB2312"/>
          <w:sz w:val="30"/>
          <w:szCs w:val="30"/>
        </w:rPr>
        <w:t>8+</w:t>
      </w:r>
      <w:r>
        <w:rPr>
          <w:rFonts w:hint="eastAsia" w:ascii="仿宋_GB2312" w:hAnsi="仿宋" w:eastAsia="仿宋_GB2312"/>
          <w:sz w:val="30"/>
          <w:szCs w:val="30"/>
        </w:rPr>
        <w:t>19</w:t>
      </w:r>
      <w:r>
        <w:rPr>
          <w:rFonts w:ascii="仿宋_GB2312" w:hAnsi="仿宋" w:eastAsia="仿宋_GB2312"/>
          <w:sz w:val="30"/>
          <w:szCs w:val="30"/>
        </w:rPr>
        <w:t>+2</w:t>
      </w:r>
      <w:r>
        <w:rPr>
          <w:rFonts w:hint="eastAsia" w:ascii="仿宋_GB2312" w:hAnsi="仿宋" w:eastAsia="仿宋_GB2312"/>
          <w:sz w:val="30"/>
          <w:szCs w:val="30"/>
        </w:rPr>
        <w:t>0</w:t>
      </w:r>
      <w:r>
        <w:rPr>
          <w:rFonts w:ascii="仿宋_GB2312" w:hAnsi="仿宋" w:eastAsia="仿宋_GB2312"/>
          <w:sz w:val="30"/>
          <w:szCs w:val="30"/>
        </w:rPr>
        <w:t>+2</w:t>
      </w:r>
      <w:r>
        <w:rPr>
          <w:rFonts w:hint="eastAsia" w:ascii="仿宋_GB2312" w:hAnsi="仿宋" w:eastAsia="仿宋_GB2312"/>
          <w:sz w:val="30"/>
          <w:szCs w:val="30"/>
        </w:rPr>
        <w:t>1</w:t>
      </w:r>
      <w:r>
        <w:rPr>
          <w:rFonts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17</w:t>
      </w:r>
      <w:r>
        <w:rPr>
          <w:rFonts w:hint="eastAsia" w:ascii="仿宋_GB2312" w:hAnsi="仿宋" w:eastAsia="仿宋_GB2312"/>
          <w:sz w:val="30"/>
          <w:szCs w:val="30"/>
        </w:rPr>
        <w:t>栏&gt;</w:t>
      </w:r>
      <w:r>
        <w:rPr>
          <w:rFonts w:ascii="仿宋_GB2312" w:hAnsi="仿宋" w:eastAsia="仿宋_GB2312"/>
          <w:sz w:val="30"/>
          <w:szCs w:val="30"/>
        </w:rPr>
        <w:t>22</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23</w:t>
      </w:r>
      <w:r>
        <w:rPr>
          <w:rFonts w:hint="eastAsia" w:ascii="仿宋_GB2312" w:hAnsi="仿宋" w:eastAsia="仿宋_GB2312"/>
          <w:sz w:val="30"/>
          <w:szCs w:val="30"/>
        </w:rPr>
        <w:t>栏=（2</w:t>
      </w:r>
      <w:r>
        <w:rPr>
          <w:rFonts w:ascii="仿宋_GB2312" w:hAnsi="仿宋" w:eastAsia="仿宋_GB2312"/>
          <w:sz w:val="30"/>
          <w:szCs w:val="30"/>
        </w:rPr>
        <w:t>4+</w:t>
      </w:r>
      <w:r>
        <w:rPr>
          <w:rFonts w:hint="eastAsia" w:ascii="仿宋_GB2312" w:hAnsi="仿宋" w:eastAsia="仿宋_GB2312"/>
          <w:sz w:val="30"/>
          <w:szCs w:val="30"/>
        </w:rPr>
        <w:t>25+26+27）栏；</w:t>
      </w:r>
    </w:p>
    <w:p>
      <w:pPr>
        <w:numPr>
          <w:ilvl w:val="0"/>
          <w:numId w:val="4"/>
        </w:numPr>
        <w:adjustRightInd w:val="0"/>
        <w:snapToGrid w:val="0"/>
        <w:spacing w:line="560" w:lineRule="exact"/>
        <w:ind w:left="0" w:firstLine="600"/>
        <w:rPr>
          <w:rFonts w:ascii="仿宋_GB2312" w:hAnsi="仿宋" w:eastAsia="仿宋_GB2312"/>
          <w:sz w:val="30"/>
          <w:szCs w:val="30"/>
        </w:rPr>
      </w:pPr>
      <w:r>
        <w:rPr>
          <w:rFonts w:ascii="仿宋_GB2312" w:hAnsi="仿宋" w:eastAsia="仿宋_GB2312"/>
          <w:sz w:val="30"/>
          <w:szCs w:val="30"/>
        </w:rPr>
        <w:t>28</w:t>
      </w:r>
      <w:r>
        <w:rPr>
          <w:rFonts w:hint="eastAsia" w:ascii="仿宋_GB2312" w:hAnsi="仿宋" w:eastAsia="仿宋_GB2312"/>
          <w:sz w:val="30"/>
          <w:szCs w:val="30"/>
        </w:rPr>
        <w:t>栏=（2</w:t>
      </w:r>
      <w:r>
        <w:rPr>
          <w:rFonts w:ascii="仿宋_GB2312" w:hAnsi="仿宋" w:eastAsia="仿宋_GB2312"/>
          <w:sz w:val="30"/>
          <w:szCs w:val="30"/>
        </w:rPr>
        <w:t>9+</w:t>
      </w:r>
      <w:r>
        <w:rPr>
          <w:rFonts w:hint="eastAsia" w:ascii="仿宋_GB2312" w:hAnsi="仿宋" w:eastAsia="仿宋_GB2312"/>
          <w:sz w:val="30"/>
          <w:szCs w:val="30"/>
        </w:rPr>
        <w:t>30+31+32）栏；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“合计”行</w:t>
      </w:r>
      <w:r>
        <w:rPr>
          <w:rFonts w:ascii="仿宋_GB2312" w:hAnsi="仿宋" w:eastAsia="仿宋_GB2312"/>
          <w:sz w:val="30"/>
          <w:szCs w:val="30"/>
        </w:rPr>
        <w:t>12~32</w:t>
      </w:r>
      <w:r>
        <w:rPr>
          <w:rFonts w:hint="eastAsia" w:ascii="仿宋_GB2312" w:hAnsi="仿宋" w:eastAsia="仿宋_GB2312"/>
          <w:sz w:val="30"/>
          <w:szCs w:val="30"/>
        </w:rPr>
        <w:t>栏=“使用其他单位房屋小计”行</w:t>
      </w:r>
      <w:r>
        <w:rPr>
          <w:rFonts w:ascii="仿宋_GB2312" w:hAnsi="仿宋" w:eastAsia="仿宋_GB2312"/>
          <w:sz w:val="30"/>
          <w:szCs w:val="30"/>
        </w:rPr>
        <w:t>12~32</w:t>
      </w:r>
      <w:r>
        <w:rPr>
          <w:rFonts w:hint="eastAsia" w:ascii="仿宋_GB2312" w:hAnsi="仿宋" w:eastAsia="仿宋_GB2312"/>
          <w:sz w:val="30"/>
          <w:szCs w:val="30"/>
        </w:rPr>
        <w:t>栏+“已投入使用的在建工程未转固房屋小计”行</w:t>
      </w:r>
      <w:r>
        <w:rPr>
          <w:rFonts w:ascii="仿宋_GB2312" w:hAnsi="仿宋" w:eastAsia="仿宋_GB2312"/>
          <w:sz w:val="30"/>
          <w:szCs w:val="30"/>
        </w:rPr>
        <w:t>12</w:t>
      </w:r>
      <w:r>
        <w:rPr>
          <w:rFonts w:hint="eastAsia" w:ascii="仿宋_GB2312" w:hAnsi="仿宋" w:eastAsia="仿宋_GB2312"/>
          <w:sz w:val="30"/>
          <w:szCs w:val="30"/>
        </w:rPr>
        <w:t>~</w:t>
      </w:r>
      <w:r>
        <w:rPr>
          <w:rFonts w:ascii="仿宋_GB2312" w:hAnsi="仿宋" w:eastAsia="仿宋_GB2312"/>
          <w:sz w:val="30"/>
          <w:szCs w:val="30"/>
        </w:rPr>
        <w:t>32</w:t>
      </w:r>
      <w:r>
        <w:rPr>
          <w:rFonts w:hint="eastAsia" w:ascii="仿宋_GB2312" w:hAnsi="仿宋" w:eastAsia="仿宋_GB2312"/>
          <w:sz w:val="30"/>
          <w:szCs w:val="30"/>
        </w:rPr>
        <w:t>栏+“本单位房屋小计”行</w:t>
      </w:r>
      <w:r>
        <w:rPr>
          <w:rFonts w:ascii="仿宋_GB2312" w:hAnsi="仿宋" w:eastAsia="仿宋_GB2312"/>
          <w:sz w:val="30"/>
          <w:szCs w:val="30"/>
        </w:rPr>
        <w:t>12~32</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“使用其他单位房屋小计”行</w:t>
      </w:r>
      <w:r>
        <w:rPr>
          <w:rFonts w:ascii="仿宋_GB2312" w:hAnsi="仿宋" w:eastAsia="仿宋_GB2312"/>
          <w:sz w:val="30"/>
          <w:szCs w:val="30"/>
        </w:rPr>
        <w:t>12~32</w:t>
      </w:r>
      <w:r>
        <w:rPr>
          <w:rFonts w:hint="eastAsia" w:ascii="仿宋_GB2312" w:hAnsi="仿宋" w:eastAsia="仿宋_GB2312"/>
          <w:sz w:val="30"/>
          <w:szCs w:val="30"/>
        </w:rPr>
        <w:t>栏等于对应浮动行之和；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“已投入使用的在建工程未转固房屋小计”行</w:t>
      </w:r>
      <w:r>
        <w:rPr>
          <w:rFonts w:ascii="仿宋_GB2312" w:hAnsi="仿宋" w:eastAsia="仿宋_GB2312"/>
          <w:sz w:val="30"/>
          <w:szCs w:val="30"/>
        </w:rPr>
        <w:t>12~32</w:t>
      </w:r>
      <w:r>
        <w:rPr>
          <w:rFonts w:hint="eastAsia" w:ascii="仿宋_GB2312" w:hAnsi="仿宋" w:eastAsia="仿宋_GB2312"/>
          <w:sz w:val="30"/>
          <w:szCs w:val="30"/>
        </w:rPr>
        <w:t>栏等于对应浮动行之和；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12~35</w:t>
      </w:r>
      <w:r>
        <w:rPr>
          <w:rFonts w:hint="eastAsia" w:ascii="仿宋_GB2312" w:hAnsi="仿宋" w:eastAsia="仿宋_GB2312"/>
          <w:sz w:val="30"/>
          <w:szCs w:val="30"/>
        </w:rPr>
        <w:t>栏等于对应浮动行之和；</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“本单位房屋小计”浮动行权属人默认选择“本单位”，可选择其他选项，若选择其他选项时，</w:t>
      </w:r>
      <w:r>
        <w:rPr>
          <w:rFonts w:ascii="仿宋_GB2312" w:hAnsi="仿宋" w:eastAsia="仿宋_GB2312"/>
          <w:sz w:val="30"/>
          <w:szCs w:val="30"/>
        </w:rPr>
        <w:t>36</w:t>
      </w:r>
      <w:r>
        <w:rPr>
          <w:rFonts w:hint="eastAsia" w:ascii="仿宋_GB2312" w:hAnsi="仿宋" w:eastAsia="仿宋_GB2312"/>
          <w:sz w:val="30"/>
          <w:szCs w:val="30"/>
        </w:rPr>
        <w:t>栏备注必填；“使用其他单位房屋小计”浮动行的权属人只能选择</w:t>
      </w:r>
      <w:r>
        <w:rPr>
          <w:rFonts w:ascii="仿宋_GB2312" w:hAnsi="仿宋" w:eastAsia="仿宋_GB2312"/>
          <w:sz w:val="30"/>
          <w:szCs w:val="30"/>
        </w:rPr>
        <w:t>“机关事务管理机构</w:t>
      </w:r>
      <w:r>
        <w:rPr>
          <w:rFonts w:hint="eastAsia" w:ascii="仿宋_GB2312" w:hAnsi="仿宋" w:eastAsia="仿宋_GB2312"/>
          <w:sz w:val="30"/>
          <w:szCs w:val="30"/>
        </w:rPr>
        <w:t>”、“除机关事务管理机构外的其他行政事业单位”、“其他”；</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“办公用房面积”大于</w:t>
      </w:r>
      <w:r>
        <w:rPr>
          <w:rFonts w:ascii="仿宋_GB2312" w:hAnsi="仿宋" w:eastAsia="仿宋_GB2312"/>
          <w:sz w:val="30"/>
          <w:szCs w:val="30"/>
        </w:rPr>
        <w:t>0</w:t>
      </w:r>
      <w:r>
        <w:rPr>
          <w:rFonts w:hint="eastAsia" w:ascii="仿宋_GB2312" w:hAnsi="仿宋" w:eastAsia="仿宋_GB2312"/>
          <w:sz w:val="30"/>
          <w:szCs w:val="30"/>
        </w:rPr>
        <w:t>，则“办公室用房面积”大于</w:t>
      </w:r>
      <w:r>
        <w:rPr>
          <w:rFonts w:ascii="仿宋_GB2312" w:hAnsi="仿宋" w:eastAsia="仿宋_GB2312"/>
          <w:sz w:val="30"/>
          <w:szCs w:val="30"/>
        </w:rPr>
        <w:t>0</w:t>
      </w:r>
      <w:r>
        <w:rPr>
          <w:rFonts w:hint="eastAsia" w:ascii="仿宋_GB2312" w:hAnsi="仿宋" w:eastAsia="仿宋_GB2312"/>
          <w:sz w:val="30"/>
          <w:szCs w:val="30"/>
        </w:rPr>
        <w:t>；</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“本单位房屋小计”行及其浮动行</w:t>
      </w:r>
      <w:r>
        <w:rPr>
          <w:rFonts w:ascii="仿宋_GB2312" w:hAnsi="仿宋" w:eastAsia="仿宋_GB2312"/>
          <w:sz w:val="30"/>
          <w:szCs w:val="30"/>
        </w:rPr>
        <w:t>35</w:t>
      </w:r>
      <w:r>
        <w:rPr>
          <w:rFonts w:hint="eastAsia" w:ascii="仿宋_GB2312" w:hAnsi="仿宋" w:eastAsia="仿宋_GB2312"/>
          <w:sz w:val="30"/>
          <w:szCs w:val="30"/>
        </w:rPr>
        <w:t>栏=（</w:t>
      </w:r>
      <w:r>
        <w:rPr>
          <w:rFonts w:ascii="仿宋_GB2312" w:hAnsi="仿宋" w:eastAsia="仿宋_GB2312"/>
          <w:sz w:val="30"/>
          <w:szCs w:val="30"/>
        </w:rPr>
        <w:t>33</w:t>
      </w:r>
      <w:r>
        <w:rPr>
          <w:rFonts w:hint="eastAsia" w:ascii="仿宋_GB2312" w:hAnsi="仿宋" w:eastAsia="仿宋_GB2312"/>
          <w:sz w:val="30"/>
          <w:szCs w:val="30"/>
        </w:rPr>
        <w:t>-</w:t>
      </w:r>
      <w:r>
        <w:rPr>
          <w:rFonts w:ascii="仿宋_GB2312" w:hAnsi="仿宋" w:eastAsia="仿宋_GB2312"/>
          <w:sz w:val="30"/>
          <w:szCs w:val="30"/>
        </w:rPr>
        <w:t>34</w:t>
      </w:r>
      <w:r>
        <w:rPr>
          <w:rFonts w:hint="eastAsia" w:ascii="仿宋_GB2312" w:hAnsi="仿宋" w:eastAsia="仿宋_GB2312"/>
          <w:sz w:val="30"/>
          <w:szCs w:val="30"/>
        </w:rPr>
        <w:t>）栏。</w:t>
      </w:r>
    </w:p>
    <w:p>
      <w:pPr>
        <w:spacing w:line="560" w:lineRule="exact"/>
        <w:ind w:firstLine="602" w:firstLineChars="200"/>
        <w:rPr>
          <w:rFonts w:ascii="仿宋_GB2312" w:hAnsi="等线" w:eastAsia="仿宋_GB2312"/>
          <w:b/>
          <w:sz w:val="30"/>
          <w:szCs w:val="30"/>
        </w:rPr>
      </w:pPr>
      <w:r>
        <w:rPr>
          <w:rFonts w:hint="eastAsia" w:ascii="仿宋_GB2312" w:hAnsi="等线" w:eastAsia="仿宋_GB2312"/>
          <w:b/>
          <w:sz w:val="30"/>
          <w:szCs w:val="30"/>
        </w:rPr>
        <w:t>表间审核公式：</w:t>
      </w:r>
    </w:p>
    <w:p>
      <w:pPr>
        <w:numPr>
          <w:ilvl w:val="0"/>
          <w:numId w:val="4"/>
        </w:numPr>
        <w:adjustRightInd w:val="0"/>
        <w:snapToGrid w:val="0"/>
        <w:spacing w:line="560" w:lineRule="exact"/>
        <w:ind w:left="0" w:firstLine="600"/>
        <w:rPr>
          <w:rFonts w:ascii="仿宋_GB2312" w:hAnsi="仿宋" w:eastAsia="仿宋_GB2312"/>
          <w:sz w:val="30"/>
          <w:szCs w:val="30"/>
        </w:rPr>
      </w:pPr>
      <w:bookmarkStart w:id="7" w:name="_Hlk22763427"/>
      <w:r>
        <w:rPr>
          <w:rFonts w:hint="eastAsia" w:ascii="仿宋_GB2312" w:hAnsi="仿宋" w:eastAsia="仿宋_GB2312"/>
          <w:sz w:val="30"/>
          <w:szCs w:val="30"/>
        </w:rPr>
        <w:t>“本单位房屋小计”行</w:t>
      </w:r>
      <w:r>
        <w:rPr>
          <w:rFonts w:ascii="仿宋_GB2312" w:hAnsi="仿宋" w:eastAsia="仿宋_GB2312"/>
          <w:sz w:val="30"/>
          <w:szCs w:val="30"/>
        </w:rPr>
        <w:t>12</w:t>
      </w:r>
      <w:r>
        <w:rPr>
          <w:rFonts w:hint="eastAsia" w:ascii="仿宋_GB2312" w:hAnsi="仿宋" w:eastAsia="仿宋_GB2312"/>
          <w:sz w:val="30"/>
          <w:szCs w:val="30"/>
        </w:rPr>
        <w:t>栏=财资03表</w:t>
      </w:r>
      <w:r>
        <w:rPr>
          <w:rFonts w:ascii="仿宋_GB2312" w:hAnsi="仿宋" w:eastAsia="仿宋_GB2312"/>
          <w:sz w:val="30"/>
          <w:szCs w:val="30"/>
        </w:rPr>
        <w:t>5</w:t>
      </w:r>
      <w:r>
        <w:rPr>
          <w:rFonts w:hint="eastAsia" w:ascii="仿宋_GB2312" w:hAnsi="仿宋" w:eastAsia="仿宋_GB2312"/>
          <w:sz w:val="30"/>
          <w:szCs w:val="30"/>
        </w:rPr>
        <w:t>行5栏；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13</w:t>
      </w:r>
      <w:r>
        <w:rPr>
          <w:rFonts w:hint="eastAsia" w:ascii="仿宋_GB2312" w:hAnsi="仿宋" w:eastAsia="仿宋_GB2312"/>
          <w:sz w:val="30"/>
          <w:szCs w:val="30"/>
        </w:rPr>
        <w:t>栏=财资03表</w:t>
      </w:r>
      <w:r>
        <w:rPr>
          <w:rFonts w:ascii="仿宋_GB2312" w:hAnsi="仿宋" w:eastAsia="仿宋_GB2312"/>
          <w:sz w:val="30"/>
          <w:szCs w:val="30"/>
        </w:rPr>
        <w:t>5</w:t>
      </w:r>
      <w:r>
        <w:rPr>
          <w:rFonts w:hint="eastAsia" w:ascii="仿宋_GB2312" w:hAnsi="仿宋" w:eastAsia="仿宋_GB2312"/>
          <w:sz w:val="30"/>
          <w:szCs w:val="30"/>
        </w:rPr>
        <w:t>行9栏；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14</w:t>
      </w:r>
      <w:r>
        <w:rPr>
          <w:rFonts w:hint="eastAsia" w:ascii="仿宋_GB2312" w:hAnsi="仿宋" w:eastAsia="仿宋_GB2312"/>
          <w:sz w:val="30"/>
          <w:szCs w:val="30"/>
        </w:rPr>
        <w:t>栏=财资03表</w:t>
      </w:r>
      <w:r>
        <w:rPr>
          <w:rFonts w:ascii="仿宋_GB2312" w:hAnsi="仿宋" w:eastAsia="仿宋_GB2312"/>
          <w:sz w:val="30"/>
          <w:szCs w:val="30"/>
        </w:rPr>
        <w:t>5</w:t>
      </w:r>
      <w:r>
        <w:rPr>
          <w:rFonts w:hint="eastAsia" w:ascii="仿宋_GB2312" w:hAnsi="仿宋" w:eastAsia="仿宋_GB2312"/>
          <w:sz w:val="30"/>
          <w:szCs w:val="30"/>
        </w:rPr>
        <w:t>行13栏；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15</w:t>
      </w:r>
      <w:r>
        <w:rPr>
          <w:rFonts w:hint="eastAsia" w:ascii="仿宋_GB2312" w:hAnsi="仿宋" w:eastAsia="仿宋_GB2312"/>
          <w:sz w:val="30"/>
          <w:szCs w:val="30"/>
        </w:rPr>
        <w:t>栏=财资03表</w:t>
      </w:r>
      <w:r>
        <w:rPr>
          <w:rFonts w:ascii="仿宋_GB2312" w:hAnsi="仿宋" w:eastAsia="仿宋_GB2312"/>
          <w:sz w:val="30"/>
          <w:szCs w:val="30"/>
        </w:rPr>
        <w:t>5</w:t>
      </w:r>
      <w:r>
        <w:rPr>
          <w:rFonts w:hint="eastAsia" w:ascii="仿宋_GB2312" w:hAnsi="仿宋" w:eastAsia="仿宋_GB2312"/>
          <w:sz w:val="30"/>
          <w:szCs w:val="30"/>
        </w:rPr>
        <w:t>行17栏；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16</w:t>
      </w:r>
      <w:r>
        <w:rPr>
          <w:rFonts w:hint="eastAsia" w:ascii="仿宋_GB2312" w:hAnsi="仿宋" w:eastAsia="仿宋_GB2312"/>
          <w:sz w:val="30"/>
          <w:szCs w:val="30"/>
        </w:rPr>
        <w:t>栏=财资03表</w:t>
      </w:r>
      <w:r>
        <w:rPr>
          <w:rFonts w:ascii="仿宋_GB2312" w:hAnsi="仿宋" w:eastAsia="仿宋_GB2312"/>
          <w:sz w:val="30"/>
          <w:szCs w:val="30"/>
        </w:rPr>
        <w:t>5</w:t>
      </w:r>
      <w:r>
        <w:rPr>
          <w:rFonts w:hint="eastAsia" w:ascii="仿宋_GB2312" w:hAnsi="仿宋" w:eastAsia="仿宋_GB2312"/>
          <w:sz w:val="30"/>
          <w:szCs w:val="30"/>
        </w:rPr>
        <w:t>行21栏；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17</w:t>
      </w:r>
      <w:r>
        <w:rPr>
          <w:rFonts w:hint="eastAsia" w:ascii="仿宋_GB2312" w:hAnsi="仿宋" w:eastAsia="仿宋_GB2312"/>
          <w:sz w:val="30"/>
          <w:szCs w:val="30"/>
        </w:rPr>
        <w:t>栏=财资03表</w:t>
      </w:r>
      <w:r>
        <w:rPr>
          <w:rFonts w:ascii="仿宋_GB2312" w:hAnsi="仿宋" w:eastAsia="仿宋_GB2312"/>
          <w:sz w:val="30"/>
          <w:szCs w:val="30"/>
        </w:rPr>
        <w:t>6</w:t>
      </w:r>
      <w:r>
        <w:rPr>
          <w:rFonts w:hint="eastAsia" w:ascii="仿宋_GB2312" w:hAnsi="仿宋" w:eastAsia="仿宋_GB2312"/>
          <w:sz w:val="30"/>
          <w:szCs w:val="30"/>
        </w:rPr>
        <w:t>行5栏；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18</w:t>
      </w:r>
      <w:r>
        <w:rPr>
          <w:rFonts w:hint="eastAsia" w:ascii="仿宋_GB2312" w:hAnsi="仿宋" w:eastAsia="仿宋_GB2312"/>
          <w:sz w:val="30"/>
          <w:szCs w:val="30"/>
        </w:rPr>
        <w:t>栏=财资03表</w:t>
      </w:r>
      <w:r>
        <w:rPr>
          <w:rFonts w:ascii="仿宋_GB2312" w:hAnsi="仿宋" w:eastAsia="仿宋_GB2312"/>
          <w:sz w:val="30"/>
          <w:szCs w:val="30"/>
        </w:rPr>
        <w:t>6</w:t>
      </w:r>
      <w:r>
        <w:rPr>
          <w:rFonts w:hint="eastAsia" w:ascii="仿宋_GB2312" w:hAnsi="仿宋" w:eastAsia="仿宋_GB2312"/>
          <w:sz w:val="30"/>
          <w:szCs w:val="30"/>
        </w:rPr>
        <w:t>行9栏；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19</w:t>
      </w:r>
      <w:r>
        <w:rPr>
          <w:rFonts w:hint="eastAsia" w:ascii="仿宋_GB2312" w:hAnsi="仿宋" w:eastAsia="仿宋_GB2312"/>
          <w:sz w:val="30"/>
          <w:szCs w:val="30"/>
        </w:rPr>
        <w:t>栏=财资03表</w:t>
      </w:r>
      <w:r>
        <w:rPr>
          <w:rFonts w:ascii="仿宋_GB2312" w:hAnsi="仿宋" w:eastAsia="仿宋_GB2312"/>
          <w:sz w:val="30"/>
          <w:szCs w:val="30"/>
        </w:rPr>
        <w:t>6</w:t>
      </w:r>
      <w:r>
        <w:rPr>
          <w:rFonts w:hint="eastAsia" w:ascii="仿宋_GB2312" w:hAnsi="仿宋" w:eastAsia="仿宋_GB2312"/>
          <w:sz w:val="30"/>
          <w:szCs w:val="30"/>
        </w:rPr>
        <w:t>行13栏；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20</w:t>
      </w:r>
      <w:r>
        <w:rPr>
          <w:rFonts w:hint="eastAsia" w:ascii="仿宋_GB2312" w:hAnsi="仿宋" w:eastAsia="仿宋_GB2312"/>
          <w:sz w:val="30"/>
          <w:szCs w:val="30"/>
        </w:rPr>
        <w:t>栏=财资03表</w:t>
      </w:r>
      <w:r>
        <w:rPr>
          <w:rFonts w:ascii="仿宋_GB2312" w:hAnsi="仿宋" w:eastAsia="仿宋_GB2312"/>
          <w:sz w:val="30"/>
          <w:szCs w:val="30"/>
        </w:rPr>
        <w:t>6</w:t>
      </w:r>
      <w:r>
        <w:rPr>
          <w:rFonts w:hint="eastAsia" w:ascii="仿宋_GB2312" w:hAnsi="仿宋" w:eastAsia="仿宋_GB2312"/>
          <w:sz w:val="30"/>
          <w:szCs w:val="30"/>
        </w:rPr>
        <w:t>行17栏；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21</w:t>
      </w:r>
      <w:r>
        <w:rPr>
          <w:rFonts w:hint="eastAsia" w:ascii="仿宋_GB2312" w:hAnsi="仿宋" w:eastAsia="仿宋_GB2312"/>
          <w:sz w:val="30"/>
          <w:szCs w:val="30"/>
        </w:rPr>
        <w:t>栏=财资03表</w:t>
      </w:r>
      <w:r>
        <w:rPr>
          <w:rFonts w:ascii="仿宋_GB2312" w:hAnsi="仿宋" w:eastAsia="仿宋_GB2312"/>
          <w:sz w:val="30"/>
          <w:szCs w:val="30"/>
        </w:rPr>
        <w:t>6</w:t>
      </w:r>
      <w:r>
        <w:rPr>
          <w:rFonts w:hint="eastAsia" w:ascii="仿宋_GB2312" w:hAnsi="仿宋" w:eastAsia="仿宋_GB2312"/>
          <w:sz w:val="30"/>
          <w:szCs w:val="30"/>
        </w:rPr>
        <w:t>行21栏；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22</w:t>
      </w:r>
      <w:r>
        <w:rPr>
          <w:rFonts w:hint="eastAsia" w:ascii="仿宋_GB2312" w:hAnsi="仿宋" w:eastAsia="仿宋_GB2312"/>
          <w:sz w:val="30"/>
          <w:szCs w:val="30"/>
        </w:rPr>
        <w:t>栏=财资03表</w:t>
      </w:r>
      <w:r>
        <w:rPr>
          <w:rFonts w:ascii="仿宋_GB2312" w:hAnsi="仿宋" w:eastAsia="仿宋_GB2312"/>
          <w:sz w:val="30"/>
          <w:szCs w:val="30"/>
        </w:rPr>
        <w:t>7</w:t>
      </w:r>
      <w:r>
        <w:rPr>
          <w:rFonts w:hint="eastAsia" w:ascii="仿宋_GB2312" w:hAnsi="仿宋" w:eastAsia="仿宋_GB2312"/>
          <w:sz w:val="30"/>
          <w:szCs w:val="30"/>
        </w:rPr>
        <w:t>行5栏；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23</w:t>
      </w:r>
      <w:r>
        <w:rPr>
          <w:rFonts w:hint="eastAsia" w:ascii="仿宋_GB2312" w:hAnsi="仿宋" w:eastAsia="仿宋_GB2312"/>
          <w:sz w:val="30"/>
          <w:szCs w:val="30"/>
        </w:rPr>
        <w:t>栏=财资03表</w:t>
      </w:r>
      <w:r>
        <w:rPr>
          <w:rFonts w:ascii="仿宋_GB2312" w:hAnsi="仿宋" w:eastAsia="仿宋_GB2312"/>
          <w:sz w:val="30"/>
          <w:szCs w:val="30"/>
        </w:rPr>
        <w:t>8</w:t>
      </w:r>
      <w:r>
        <w:rPr>
          <w:rFonts w:hint="eastAsia" w:ascii="仿宋_GB2312" w:hAnsi="仿宋" w:eastAsia="仿宋_GB2312"/>
          <w:sz w:val="30"/>
          <w:szCs w:val="30"/>
        </w:rPr>
        <w:t>行5栏；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24</w:t>
      </w:r>
      <w:r>
        <w:rPr>
          <w:rFonts w:hint="eastAsia" w:ascii="仿宋_GB2312" w:hAnsi="仿宋" w:eastAsia="仿宋_GB2312"/>
          <w:sz w:val="30"/>
          <w:szCs w:val="30"/>
        </w:rPr>
        <w:t>栏=财资03表</w:t>
      </w:r>
      <w:r>
        <w:rPr>
          <w:rFonts w:ascii="仿宋_GB2312" w:hAnsi="仿宋" w:eastAsia="仿宋_GB2312"/>
          <w:sz w:val="30"/>
          <w:szCs w:val="30"/>
        </w:rPr>
        <w:t>8</w:t>
      </w:r>
      <w:r>
        <w:rPr>
          <w:rFonts w:hint="eastAsia" w:ascii="仿宋_GB2312" w:hAnsi="仿宋" w:eastAsia="仿宋_GB2312"/>
          <w:sz w:val="30"/>
          <w:szCs w:val="30"/>
        </w:rPr>
        <w:t>行9栏；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25</w:t>
      </w:r>
      <w:r>
        <w:rPr>
          <w:rFonts w:hint="eastAsia" w:ascii="仿宋_GB2312" w:hAnsi="仿宋" w:eastAsia="仿宋_GB2312"/>
          <w:sz w:val="30"/>
          <w:szCs w:val="30"/>
        </w:rPr>
        <w:t>栏=财资03表</w:t>
      </w:r>
      <w:r>
        <w:rPr>
          <w:rFonts w:ascii="仿宋_GB2312" w:hAnsi="仿宋" w:eastAsia="仿宋_GB2312"/>
          <w:sz w:val="30"/>
          <w:szCs w:val="30"/>
        </w:rPr>
        <w:t>8</w:t>
      </w:r>
      <w:r>
        <w:rPr>
          <w:rFonts w:hint="eastAsia" w:ascii="仿宋_GB2312" w:hAnsi="仿宋" w:eastAsia="仿宋_GB2312"/>
          <w:sz w:val="30"/>
          <w:szCs w:val="30"/>
        </w:rPr>
        <w:t>行13栏；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26</w:t>
      </w:r>
      <w:r>
        <w:rPr>
          <w:rFonts w:hint="eastAsia" w:ascii="仿宋_GB2312" w:hAnsi="仿宋" w:eastAsia="仿宋_GB2312"/>
          <w:sz w:val="30"/>
          <w:szCs w:val="30"/>
        </w:rPr>
        <w:t>栏=财资03表</w:t>
      </w:r>
      <w:r>
        <w:rPr>
          <w:rFonts w:ascii="仿宋_GB2312" w:hAnsi="仿宋" w:eastAsia="仿宋_GB2312"/>
          <w:sz w:val="30"/>
          <w:szCs w:val="30"/>
        </w:rPr>
        <w:t>8</w:t>
      </w:r>
      <w:r>
        <w:rPr>
          <w:rFonts w:hint="eastAsia" w:ascii="仿宋_GB2312" w:hAnsi="仿宋" w:eastAsia="仿宋_GB2312"/>
          <w:sz w:val="30"/>
          <w:szCs w:val="30"/>
        </w:rPr>
        <w:t>行17栏；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27</w:t>
      </w:r>
      <w:r>
        <w:rPr>
          <w:rFonts w:hint="eastAsia" w:ascii="仿宋_GB2312" w:hAnsi="仿宋" w:eastAsia="仿宋_GB2312"/>
          <w:sz w:val="30"/>
          <w:szCs w:val="30"/>
        </w:rPr>
        <w:t>栏=财资03表</w:t>
      </w:r>
      <w:r>
        <w:rPr>
          <w:rFonts w:ascii="仿宋_GB2312" w:hAnsi="仿宋" w:eastAsia="仿宋_GB2312"/>
          <w:sz w:val="30"/>
          <w:szCs w:val="30"/>
        </w:rPr>
        <w:t>8</w:t>
      </w:r>
      <w:r>
        <w:rPr>
          <w:rFonts w:hint="eastAsia" w:ascii="仿宋_GB2312" w:hAnsi="仿宋" w:eastAsia="仿宋_GB2312"/>
          <w:sz w:val="30"/>
          <w:szCs w:val="30"/>
        </w:rPr>
        <w:t>行21栏；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28</w:t>
      </w:r>
      <w:r>
        <w:rPr>
          <w:rFonts w:hint="eastAsia" w:ascii="仿宋_GB2312" w:hAnsi="仿宋" w:eastAsia="仿宋_GB2312"/>
          <w:sz w:val="30"/>
          <w:szCs w:val="30"/>
        </w:rPr>
        <w:t>栏=财资03表</w:t>
      </w:r>
      <w:r>
        <w:rPr>
          <w:rFonts w:ascii="仿宋_GB2312" w:hAnsi="仿宋" w:eastAsia="仿宋_GB2312"/>
          <w:sz w:val="30"/>
          <w:szCs w:val="30"/>
        </w:rPr>
        <w:t>9</w:t>
      </w:r>
      <w:r>
        <w:rPr>
          <w:rFonts w:hint="eastAsia" w:ascii="仿宋_GB2312" w:hAnsi="仿宋" w:eastAsia="仿宋_GB2312"/>
          <w:sz w:val="30"/>
          <w:szCs w:val="30"/>
        </w:rPr>
        <w:t>行5栏；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29</w:t>
      </w:r>
      <w:r>
        <w:rPr>
          <w:rFonts w:hint="eastAsia" w:ascii="仿宋_GB2312" w:hAnsi="仿宋" w:eastAsia="仿宋_GB2312"/>
          <w:sz w:val="30"/>
          <w:szCs w:val="30"/>
        </w:rPr>
        <w:t>栏=财资03表</w:t>
      </w:r>
      <w:r>
        <w:rPr>
          <w:rFonts w:ascii="仿宋_GB2312" w:hAnsi="仿宋" w:eastAsia="仿宋_GB2312"/>
          <w:sz w:val="30"/>
          <w:szCs w:val="30"/>
        </w:rPr>
        <w:t>9</w:t>
      </w:r>
      <w:r>
        <w:rPr>
          <w:rFonts w:hint="eastAsia" w:ascii="仿宋_GB2312" w:hAnsi="仿宋" w:eastAsia="仿宋_GB2312"/>
          <w:sz w:val="30"/>
          <w:szCs w:val="30"/>
        </w:rPr>
        <w:t>行9栏；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30</w:t>
      </w:r>
      <w:r>
        <w:rPr>
          <w:rFonts w:hint="eastAsia" w:ascii="仿宋_GB2312" w:hAnsi="仿宋" w:eastAsia="仿宋_GB2312"/>
          <w:sz w:val="30"/>
          <w:szCs w:val="30"/>
        </w:rPr>
        <w:t>栏=财资03表</w:t>
      </w:r>
      <w:r>
        <w:rPr>
          <w:rFonts w:ascii="仿宋_GB2312" w:hAnsi="仿宋" w:eastAsia="仿宋_GB2312"/>
          <w:sz w:val="30"/>
          <w:szCs w:val="30"/>
        </w:rPr>
        <w:t>9</w:t>
      </w:r>
      <w:r>
        <w:rPr>
          <w:rFonts w:hint="eastAsia" w:ascii="仿宋_GB2312" w:hAnsi="仿宋" w:eastAsia="仿宋_GB2312"/>
          <w:sz w:val="30"/>
          <w:szCs w:val="30"/>
        </w:rPr>
        <w:t>行13栏；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31</w:t>
      </w:r>
      <w:r>
        <w:rPr>
          <w:rFonts w:hint="eastAsia" w:ascii="仿宋_GB2312" w:hAnsi="仿宋" w:eastAsia="仿宋_GB2312"/>
          <w:sz w:val="30"/>
          <w:szCs w:val="30"/>
        </w:rPr>
        <w:t>栏=财资03表</w:t>
      </w:r>
      <w:r>
        <w:rPr>
          <w:rFonts w:ascii="仿宋_GB2312" w:hAnsi="仿宋" w:eastAsia="仿宋_GB2312"/>
          <w:sz w:val="30"/>
          <w:szCs w:val="30"/>
        </w:rPr>
        <w:t>9</w:t>
      </w:r>
      <w:r>
        <w:rPr>
          <w:rFonts w:hint="eastAsia" w:ascii="仿宋_GB2312" w:hAnsi="仿宋" w:eastAsia="仿宋_GB2312"/>
          <w:sz w:val="30"/>
          <w:szCs w:val="30"/>
        </w:rPr>
        <w:t>行17栏；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32</w:t>
      </w:r>
      <w:r>
        <w:rPr>
          <w:rFonts w:hint="eastAsia" w:ascii="仿宋_GB2312" w:hAnsi="仿宋" w:eastAsia="仿宋_GB2312"/>
          <w:sz w:val="30"/>
          <w:szCs w:val="30"/>
        </w:rPr>
        <w:t>栏=财资03表</w:t>
      </w:r>
      <w:r>
        <w:rPr>
          <w:rFonts w:ascii="仿宋_GB2312" w:hAnsi="仿宋" w:eastAsia="仿宋_GB2312"/>
          <w:sz w:val="30"/>
          <w:szCs w:val="30"/>
        </w:rPr>
        <w:t>9</w:t>
      </w:r>
      <w:r>
        <w:rPr>
          <w:rFonts w:hint="eastAsia" w:ascii="仿宋_GB2312" w:hAnsi="仿宋" w:eastAsia="仿宋_GB2312"/>
          <w:sz w:val="30"/>
          <w:szCs w:val="30"/>
        </w:rPr>
        <w:t>行21栏；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33</w:t>
      </w:r>
      <w:r>
        <w:rPr>
          <w:rFonts w:hint="eastAsia" w:ascii="仿宋_GB2312" w:hAnsi="仿宋" w:eastAsia="仿宋_GB2312"/>
          <w:sz w:val="30"/>
          <w:szCs w:val="30"/>
        </w:rPr>
        <w:t>栏=财资03表</w:t>
      </w:r>
      <w:r>
        <w:rPr>
          <w:rFonts w:ascii="仿宋_GB2312" w:hAnsi="仿宋" w:eastAsia="仿宋_GB2312"/>
          <w:sz w:val="30"/>
          <w:szCs w:val="30"/>
        </w:rPr>
        <w:t>5</w:t>
      </w:r>
      <w:r>
        <w:rPr>
          <w:rFonts w:hint="eastAsia" w:ascii="仿宋_GB2312" w:hAnsi="仿宋" w:eastAsia="仿宋_GB2312"/>
          <w:sz w:val="30"/>
          <w:szCs w:val="30"/>
        </w:rPr>
        <w:t>行6栏；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34</w:t>
      </w:r>
      <w:r>
        <w:rPr>
          <w:rFonts w:hint="eastAsia" w:ascii="仿宋_GB2312" w:hAnsi="仿宋" w:eastAsia="仿宋_GB2312"/>
          <w:sz w:val="30"/>
          <w:szCs w:val="30"/>
        </w:rPr>
        <w:t>栏=财资03表</w:t>
      </w:r>
      <w:r>
        <w:rPr>
          <w:rFonts w:ascii="仿宋_GB2312" w:hAnsi="仿宋" w:eastAsia="仿宋_GB2312"/>
          <w:sz w:val="30"/>
          <w:szCs w:val="30"/>
        </w:rPr>
        <w:t>5</w:t>
      </w:r>
      <w:r>
        <w:rPr>
          <w:rFonts w:hint="eastAsia" w:ascii="仿宋_GB2312" w:hAnsi="仿宋" w:eastAsia="仿宋_GB2312"/>
          <w:sz w:val="30"/>
          <w:szCs w:val="30"/>
        </w:rPr>
        <w:t>行7栏；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“本单位房屋小计”行</w:t>
      </w:r>
      <w:r>
        <w:rPr>
          <w:rFonts w:ascii="仿宋_GB2312" w:hAnsi="仿宋" w:eastAsia="仿宋_GB2312"/>
          <w:sz w:val="30"/>
          <w:szCs w:val="30"/>
        </w:rPr>
        <w:t>35</w:t>
      </w:r>
      <w:r>
        <w:rPr>
          <w:rFonts w:hint="eastAsia" w:ascii="仿宋_GB2312" w:hAnsi="仿宋" w:eastAsia="仿宋_GB2312"/>
          <w:sz w:val="30"/>
          <w:szCs w:val="30"/>
        </w:rPr>
        <w:t>栏=财资03表</w:t>
      </w:r>
      <w:r>
        <w:rPr>
          <w:rFonts w:ascii="仿宋_GB2312" w:hAnsi="仿宋" w:eastAsia="仿宋_GB2312"/>
          <w:sz w:val="30"/>
          <w:szCs w:val="30"/>
        </w:rPr>
        <w:t>5</w:t>
      </w:r>
      <w:r>
        <w:rPr>
          <w:rFonts w:hint="eastAsia" w:ascii="仿宋_GB2312" w:hAnsi="仿宋" w:eastAsia="仿宋_GB2312"/>
          <w:sz w:val="30"/>
          <w:szCs w:val="30"/>
        </w:rPr>
        <w:t>行8栏；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“已投入使用的在建工程未转固房屋小计”</w:t>
      </w:r>
      <w:r>
        <w:rPr>
          <w:rFonts w:ascii="仿宋_GB2312" w:hAnsi="仿宋" w:eastAsia="仿宋_GB2312"/>
          <w:sz w:val="30"/>
          <w:szCs w:val="30"/>
        </w:rPr>
        <w:t>12</w:t>
      </w:r>
      <w:r>
        <w:rPr>
          <w:rFonts w:hint="eastAsia" w:ascii="仿宋_GB2312" w:hAnsi="仿宋" w:eastAsia="仿宋_GB2312"/>
          <w:sz w:val="30"/>
          <w:szCs w:val="30"/>
        </w:rPr>
        <w:t>栏应小于等于财资0</w:t>
      </w:r>
      <w:r>
        <w:rPr>
          <w:rFonts w:ascii="仿宋_GB2312" w:hAnsi="仿宋" w:eastAsia="仿宋_GB2312"/>
          <w:sz w:val="30"/>
          <w:szCs w:val="30"/>
        </w:rPr>
        <w:t>7</w:t>
      </w:r>
      <w:r>
        <w:rPr>
          <w:rFonts w:hint="eastAsia" w:ascii="仿宋_GB2312" w:hAnsi="仿宋" w:eastAsia="仿宋_GB2312"/>
          <w:sz w:val="30"/>
          <w:szCs w:val="30"/>
        </w:rPr>
        <w:t>表</w:t>
      </w:r>
      <w:r>
        <w:rPr>
          <w:rFonts w:ascii="仿宋_GB2312" w:hAnsi="仿宋" w:eastAsia="仿宋_GB2312"/>
          <w:sz w:val="30"/>
          <w:szCs w:val="30"/>
        </w:rPr>
        <w:t>11</w:t>
      </w:r>
      <w:r>
        <w:rPr>
          <w:rFonts w:hint="eastAsia" w:ascii="仿宋_GB2312" w:hAnsi="仿宋" w:eastAsia="仿宋_GB2312"/>
          <w:sz w:val="30"/>
          <w:szCs w:val="30"/>
        </w:rPr>
        <w:t>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当财资02表机构人员情况表2栏年末实有人数不为0时，房屋情况表12栏合计行不得为0。</w:t>
      </w:r>
    </w:p>
    <w:bookmarkEnd w:id="7"/>
    <w:p>
      <w:pPr>
        <w:spacing w:line="560" w:lineRule="exact"/>
        <w:ind w:firstLine="602" w:firstLineChars="200"/>
        <w:rPr>
          <w:rFonts w:ascii="仿宋_GB2312" w:hAnsi="等线" w:eastAsia="仿宋_GB2312"/>
          <w:b/>
          <w:sz w:val="30"/>
          <w:szCs w:val="30"/>
        </w:rPr>
      </w:pPr>
      <w:r>
        <w:rPr>
          <w:rFonts w:hint="eastAsia" w:ascii="仿宋_GB2312" w:hAnsi="等线" w:eastAsia="仿宋_GB2312"/>
          <w:b/>
          <w:sz w:val="30"/>
          <w:szCs w:val="30"/>
        </w:rPr>
        <w:t>核实性公式：</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（有错修改，无错说明）：当房屋权属证明选择“有房屋所有权证”、“有房屋权属相关证明文件”时，权属面积、账面面积两者不一致，即</w:t>
      </w:r>
      <w:r>
        <w:rPr>
          <w:rFonts w:ascii="仿宋_GB2312" w:hAnsi="仿宋" w:eastAsia="仿宋_GB2312"/>
          <w:sz w:val="30"/>
          <w:szCs w:val="30"/>
        </w:rPr>
        <w:t>10</w:t>
      </w:r>
      <w:r>
        <w:rPr>
          <w:rFonts w:hint="eastAsia" w:ascii="仿宋_GB2312" w:hAnsi="仿宋" w:eastAsia="仿宋_GB2312"/>
          <w:sz w:val="30"/>
          <w:szCs w:val="30"/>
        </w:rPr>
        <w:t>栏≠1</w:t>
      </w:r>
      <w:r>
        <w:rPr>
          <w:rFonts w:ascii="仿宋_GB2312" w:hAnsi="仿宋" w:eastAsia="仿宋_GB2312"/>
          <w:sz w:val="30"/>
          <w:szCs w:val="30"/>
        </w:rPr>
        <w:t>2</w:t>
      </w:r>
      <w:r>
        <w:rPr>
          <w:rFonts w:hint="eastAsia" w:ascii="仿宋_GB2312" w:hAnsi="仿宋" w:eastAsia="仿宋_GB2312"/>
          <w:sz w:val="30"/>
          <w:szCs w:val="30"/>
        </w:rPr>
        <w:t>栏，提示核实性错误，需结合实际情况修改或填写情况说明；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（有错修改，无错说明）：当单位未填写办公用房情况，即“合计行”1</w:t>
      </w:r>
      <w:r>
        <w:rPr>
          <w:rFonts w:ascii="仿宋_GB2312" w:hAnsi="仿宋" w:eastAsia="仿宋_GB2312"/>
          <w:sz w:val="30"/>
          <w:szCs w:val="30"/>
        </w:rPr>
        <w:t>7</w:t>
      </w:r>
      <w:r>
        <w:rPr>
          <w:rFonts w:hint="eastAsia" w:ascii="仿宋_GB2312" w:hAnsi="仿宋" w:eastAsia="仿宋_GB2312"/>
          <w:sz w:val="30"/>
          <w:szCs w:val="30"/>
        </w:rPr>
        <w:t>栏=0时，提示核实性错误，需结合实际情况修改或填写情况说明；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（有错修改，无错说明）：对人均占有本单位实际使用的办公室用房面积过高或过低的异常情况，即：当2</w:t>
      </w:r>
      <w:r>
        <w:rPr>
          <w:rFonts w:ascii="仿宋_GB2312" w:hAnsi="仿宋" w:eastAsia="仿宋_GB2312"/>
          <w:sz w:val="30"/>
          <w:szCs w:val="30"/>
        </w:rPr>
        <w:t>2</w:t>
      </w:r>
      <w:r>
        <w:rPr>
          <w:rFonts w:hint="eastAsia" w:ascii="仿宋_GB2312" w:hAnsi="仿宋" w:eastAsia="仿宋_GB2312"/>
          <w:sz w:val="30"/>
          <w:szCs w:val="30"/>
        </w:rPr>
        <w:t>栏/财资02表（2行2栏）＞30平方米，或2</w:t>
      </w:r>
      <w:r>
        <w:rPr>
          <w:rFonts w:ascii="仿宋_GB2312" w:hAnsi="仿宋" w:eastAsia="仿宋_GB2312"/>
          <w:sz w:val="30"/>
          <w:szCs w:val="30"/>
        </w:rPr>
        <w:t>2</w:t>
      </w:r>
      <w:r>
        <w:rPr>
          <w:rFonts w:hint="eastAsia" w:ascii="仿宋_GB2312" w:hAnsi="仿宋" w:eastAsia="仿宋_GB2312"/>
          <w:sz w:val="30"/>
          <w:szCs w:val="30"/>
        </w:rPr>
        <w:t>栏/财资02表（2行2栏）＜3平方米，提示核实性错误，需结合实际情况修改或填写情况说明；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（有错修改，无错说明）：人均占用办公用房面积超过参考值100平方米，即：当1</w:t>
      </w:r>
      <w:r>
        <w:rPr>
          <w:rFonts w:ascii="仿宋_GB2312" w:hAnsi="仿宋" w:eastAsia="仿宋_GB2312"/>
          <w:sz w:val="30"/>
          <w:szCs w:val="30"/>
        </w:rPr>
        <w:t>7</w:t>
      </w:r>
      <w:r>
        <w:rPr>
          <w:rFonts w:hint="eastAsia" w:ascii="仿宋_GB2312" w:hAnsi="仿宋" w:eastAsia="仿宋_GB2312"/>
          <w:sz w:val="30"/>
          <w:szCs w:val="30"/>
        </w:rPr>
        <w:t>栏/财资02表（2行2栏）＞100</w:t>
      </w:r>
      <w:r>
        <w:rPr>
          <w:rFonts w:ascii="仿宋_GB2312" w:hAnsi="仿宋" w:eastAsia="仿宋_GB2312"/>
          <w:sz w:val="30"/>
          <w:szCs w:val="30"/>
        </w:rPr>
        <w:t>平方米</w:t>
      </w:r>
      <w:r>
        <w:rPr>
          <w:rFonts w:hint="eastAsia" w:ascii="仿宋_GB2312" w:hAnsi="仿宋" w:eastAsia="仿宋_GB2312"/>
          <w:sz w:val="30"/>
          <w:szCs w:val="30"/>
        </w:rPr>
        <w:t>，提示核实性错误，需结合实际情况修改或填写情况说明；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（有错修改，无错说明）：当“已投入使用的在建工程未转固房屋小计”行1</w:t>
      </w:r>
      <w:r>
        <w:rPr>
          <w:rFonts w:ascii="仿宋_GB2312" w:hAnsi="仿宋" w:eastAsia="仿宋_GB2312"/>
          <w:sz w:val="30"/>
          <w:szCs w:val="30"/>
        </w:rPr>
        <w:t>2</w:t>
      </w:r>
      <w:r>
        <w:rPr>
          <w:rFonts w:hint="eastAsia" w:ascii="仿宋_GB2312" w:hAnsi="仿宋" w:eastAsia="仿宋_GB2312"/>
          <w:sz w:val="30"/>
          <w:szCs w:val="30"/>
        </w:rPr>
        <w:t>栏＞0，但财资07表浮动行</w:t>
      </w:r>
      <w:r>
        <w:rPr>
          <w:rFonts w:ascii="仿宋_GB2312" w:hAnsi="仿宋" w:eastAsia="仿宋_GB2312"/>
          <w:sz w:val="30"/>
          <w:szCs w:val="30"/>
        </w:rPr>
        <w:t>4</w:t>
      </w:r>
      <w:r>
        <w:rPr>
          <w:rFonts w:hint="eastAsia" w:ascii="仿宋_GB2312" w:hAnsi="仿宋" w:eastAsia="仿宋_GB2312"/>
          <w:sz w:val="30"/>
          <w:szCs w:val="30"/>
        </w:rPr>
        <w:t>栏工程建设情况为“已投入使用”，提示核实性错误，需结合实际情况修改或填写情况说明；</w:t>
      </w:r>
    </w:p>
    <w:p>
      <w:pPr>
        <w:numPr>
          <w:ilvl w:val="0"/>
          <w:numId w:val="4"/>
        </w:numPr>
        <w:adjustRightInd w:val="0"/>
        <w:snapToGrid w:val="0"/>
        <w:spacing w:line="560" w:lineRule="exact"/>
        <w:ind w:left="0" w:firstLine="600"/>
        <w:rPr>
          <w:rFonts w:ascii="仿宋_GB2312" w:hAnsi="仿宋" w:eastAsia="仿宋_GB2312"/>
          <w:sz w:val="30"/>
          <w:szCs w:val="30"/>
        </w:rPr>
      </w:pPr>
      <w:r>
        <w:rPr>
          <w:rFonts w:hint="eastAsia" w:ascii="仿宋_GB2312" w:hAnsi="仿宋" w:eastAsia="仿宋_GB2312"/>
          <w:sz w:val="30"/>
          <w:szCs w:val="30"/>
        </w:rPr>
        <w:t>（有错修改，无错说明）：当使用其他单位房屋、已投入使用的在建工程未转固房屋、本单位房屋浮动行</w:t>
      </w:r>
      <w:r>
        <w:rPr>
          <w:rFonts w:ascii="仿宋_GB2312" w:hAnsi="仿宋" w:eastAsia="仿宋_GB2312"/>
          <w:sz w:val="30"/>
          <w:szCs w:val="30"/>
        </w:rPr>
        <w:t>12</w:t>
      </w:r>
      <w:r>
        <w:rPr>
          <w:rFonts w:hint="eastAsia" w:ascii="仿宋_GB2312" w:hAnsi="仿宋" w:eastAsia="仿宋_GB2312"/>
          <w:sz w:val="30"/>
          <w:szCs w:val="30"/>
        </w:rPr>
        <w:t>栏</w:t>
      </w:r>
      <w:r>
        <w:rPr>
          <w:rFonts w:ascii="仿宋_GB2312" w:hAnsi="仿宋" w:eastAsia="仿宋_GB2312"/>
          <w:sz w:val="30"/>
          <w:szCs w:val="30"/>
        </w:rPr>
        <w:t>&lt;5</w:t>
      </w:r>
      <w:r>
        <w:rPr>
          <w:rFonts w:hint="eastAsia" w:ascii="仿宋_GB2312" w:hAnsi="仿宋" w:eastAsia="仿宋_GB2312"/>
          <w:sz w:val="30"/>
          <w:szCs w:val="30"/>
        </w:rPr>
        <w:t>时，提示核实性错误，需结合实际情况修改或填写情况说明。</w:t>
      </w:r>
    </w:p>
    <w:p>
      <w:pPr>
        <w:pStyle w:val="2"/>
        <w:spacing w:line="560" w:lineRule="exact"/>
        <w:rPr>
          <w:b/>
          <w:color w:val="auto"/>
        </w:rPr>
      </w:pPr>
      <w:r>
        <w:rPr>
          <w:rFonts w:hint="eastAsia"/>
          <w:color w:val="auto"/>
        </w:rPr>
        <w:t>七、车辆情况表（财资0</w:t>
      </w:r>
      <w:r>
        <w:rPr>
          <w:color w:val="auto"/>
        </w:rPr>
        <w:t>6</w:t>
      </w:r>
      <w:r>
        <w:rPr>
          <w:rFonts w:hint="eastAsia"/>
          <w:color w:val="auto"/>
        </w:rPr>
        <w:t>表）</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本表反映行政事业单位年末占有使用的机动车辆（不含</w:t>
      </w:r>
      <w:r>
        <w:rPr>
          <w:rFonts w:ascii="仿宋_GB2312" w:hAnsi="仿宋" w:eastAsia="仿宋_GB2312"/>
          <w:sz w:val="30"/>
          <w:szCs w:val="30"/>
        </w:rPr>
        <w:t>摩托车</w:t>
      </w:r>
      <w:r>
        <w:rPr>
          <w:rFonts w:hint="eastAsia" w:ascii="仿宋_GB2312" w:hAnsi="仿宋" w:eastAsia="仿宋_GB2312"/>
          <w:sz w:val="30"/>
          <w:szCs w:val="30"/>
        </w:rPr>
        <w:t>、电动自行车、轮椅车以及其他非机动车辆等）的明细情况，其中账面数取自资产模块相关车辆数据。</w:t>
      </w:r>
    </w:p>
    <w:p>
      <w:pPr>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主要</w:t>
      </w:r>
      <w:r>
        <w:rPr>
          <w:rFonts w:ascii="仿宋_GB2312" w:hAnsi="仿宋" w:eastAsia="仿宋_GB2312"/>
          <w:b/>
          <w:sz w:val="30"/>
          <w:szCs w:val="30"/>
        </w:rPr>
        <w:t>指标说明：</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w:t>
      </w:r>
      <w:r>
        <w:rPr>
          <w:rFonts w:hint="eastAsia"/>
        </w:rPr>
        <w:t xml:space="preserve"> </w:t>
      </w:r>
      <w:r>
        <w:rPr>
          <w:rFonts w:hint="eastAsia" w:ascii="仿宋_GB2312" w:hAnsi="仿宋" w:eastAsia="仿宋_GB2312"/>
          <w:sz w:val="30"/>
          <w:szCs w:val="30"/>
        </w:rPr>
        <w:t>车辆类别：根据卡片车辆分类自动取值“轿车”、“越野车”、“小型载客汽车”、“大中型载客汽车”、“其他车型”。</w:t>
      </w:r>
    </w:p>
    <w:p>
      <w:pPr>
        <w:snapToGrid w:val="0"/>
        <w:spacing w:line="560" w:lineRule="exact"/>
        <w:ind w:firstLine="600" w:firstLineChars="200"/>
      </w:pPr>
      <w:r>
        <w:rPr>
          <w:rFonts w:ascii="仿宋_GB2312" w:hAnsi="仿宋" w:eastAsia="仿宋_GB2312"/>
          <w:sz w:val="30"/>
          <w:szCs w:val="30"/>
        </w:rPr>
        <w:t>2.</w:t>
      </w:r>
      <w:r>
        <w:rPr>
          <w:rFonts w:hint="eastAsia"/>
        </w:rPr>
        <w:t xml:space="preserve"> </w:t>
      </w:r>
      <w:r>
        <w:rPr>
          <w:rFonts w:hint="eastAsia" w:ascii="仿宋_GB2312" w:hAnsi="仿宋" w:eastAsia="仿宋_GB2312"/>
          <w:sz w:val="30"/>
          <w:szCs w:val="30"/>
        </w:rPr>
        <w:t>编制情况：根据车改情况填列“在编”、“不在编”、“未核定车编”。事业单位车改保留车辆选择“在编”，尚未完成公车改革单位选择“未核定车编”。</w:t>
      </w:r>
    </w:p>
    <w:p>
      <w:pPr>
        <w:snapToGrid w:val="0"/>
        <w:spacing w:line="560" w:lineRule="exact"/>
        <w:ind w:firstLine="600" w:firstLineChars="200"/>
        <w:rPr>
          <w:rFonts w:ascii="仿宋_GB2312" w:hAnsi="仿宋" w:eastAsia="仿宋_GB2312"/>
          <w:sz w:val="30"/>
          <w:szCs w:val="30"/>
        </w:rPr>
      </w:pPr>
      <w:r>
        <w:rPr>
          <w:rFonts w:ascii="仿宋_GB2312" w:hAnsi="仿宋" w:eastAsia="仿宋_GB2312"/>
          <w:sz w:val="30"/>
          <w:szCs w:val="30"/>
        </w:rPr>
        <w:t>3.</w:t>
      </w:r>
      <w:r>
        <w:rPr>
          <w:rFonts w:hint="eastAsia" w:ascii="仿宋_GB2312" w:hAnsi="仿宋" w:eastAsia="仿宋_GB2312"/>
          <w:sz w:val="30"/>
          <w:szCs w:val="30"/>
        </w:rPr>
        <w:t>排气量：按“</w:t>
      </w:r>
      <w:r>
        <w:rPr>
          <w:rFonts w:ascii="仿宋_GB2312" w:hAnsi="仿宋" w:eastAsia="仿宋_GB2312"/>
          <w:sz w:val="30"/>
          <w:szCs w:val="30"/>
        </w:rPr>
        <w:t>1.6（含）升以下”、“1.6-1.8（含）升”、“2.0（含）-2.5升”、“2.5（含）升以上”、“</w:t>
      </w:r>
      <w:r>
        <w:rPr>
          <w:rFonts w:hint="eastAsia" w:ascii="仿宋_GB2312" w:hAnsi="仿宋" w:eastAsia="仿宋_GB2312"/>
          <w:sz w:val="30"/>
          <w:szCs w:val="30"/>
        </w:rPr>
        <w:t>新能源</w:t>
      </w:r>
      <w:r>
        <w:rPr>
          <w:rFonts w:ascii="仿宋_GB2312" w:hAnsi="仿宋" w:eastAsia="仿宋_GB2312"/>
          <w:sz w:val="30"/>
          <w:szCs w:val="30"/>
        </w:rPr>
        <w:t>”</w:t>
      </w:r>
      <w:r>
        <w:rPr>
          <w:rFonts w:hint="eastAsia" w:ascii="仿宋_GB2312" w:hAnsi="仿宋" w:eastAsia="仿宋_GB2312"/>
          <w:sz w:val="30"/>
          <w:szCs w:val="30"/>
        </w:rPr>
        <w:t>、</w:t>
      </w:r>
      <w:r>
        <w:rPr>
          <w:rFonts w:ascii="仿宋_GB2312" w:hAnsi="仿宋" w:eastAsia="仿宋_GB2312"/>
          <w:sz w:val="30"/>
          <w:szCs w:val="30"/>
        </w:rPr>
        <w:t>“</w:t>
      </w:r>
      <w:r>
        <w:rPr>
          <w:rFonts w:hint="eastAsia" w:ascii="仿宋_GB2312" w:hAnsi="仿宋" w:eastAsia="仿宋_GB2312"/>
          <w:sz w:val="30"/>
          <w:szCs w:val="30"/>
        </w:rPr>
        <w:t>柴油车</w:t>
      </w:r>
      <w:r>
        <w:rPr>
          <w:rFonts w:ascii="仿宋_GB2312" w:hAnsi="仿宋" w:eastAsia="仿宋_GB2312"/>
          <w:sz w:val="30"/>
          <w:szCs w:val="30"/>
        </w:rPr>
        <w:t>”</w:t>
      </w:r>
      <w:r>
        <w:rPr>
          <w:rFonts w:hint="eastAsia" w:ascii="仿宋_GB2312" w:hAnsi="仿宋" w:eastAsia="仿宋_GB2312"/>
          <w:sz w:val="30"/>
          <w:szCs w:val="30"/>
        </w:rPr>
        <w:t>选择</w:t>
      </w:r>
      <w:r>
        <w:rPr>
          <w:rFonts w:ascii="仿宋_GB2312" w:hAnsi="仿宋" w:eastAsia="仿宋_GB2312"/>
          <w:sz w:val="30"/>
          <w:szCs w:val="30"/>
        </w:rPr>
        <w:t>填列</w:t>
      </w:r>
      <w:r>
        <w:rPr>
          <w:rFonts w:hint="eastAsia" w:ascii="仿宋_GB2312" w:hAnsi="仿宋" w:eastAsia="仿宋_GB2312"/>
          <w:sz w:val="30"/>
          <w:szCs w:val="30"/>
        </w:rPr>
        <w:t>。</w:t>
      </w:r>
    </w:p>
    <w:p>
      <w:pPr>
        <w:spacing w:line="560" w:lineRule="exact"/>
        <w:ind w:firstLine="576" w:firstLineChars="192"/>
        <w:rPr>
          <w:rFonts w:ascii="仿宋_GB2312" w:hAnsi="仿宋" w:eastAsia="仿宋_GB2312"/>
          <w:sz w:val="30"/>
          <w:szCs w:val="30"/>
        </w:rPr>
      </w:pPr>
      <w:r>
        <w:rPr>
          <w:rFonts w:ascii="仿宋_GB2312" w:hAnsi="仿宋" w:eastAsia="仿宋_GB2312"/>
          <w:sz w:val="30"/>
          <w:szCs w:val="30"/>
        </w:rPr>
        <w:t>4.</w:t>
      </w:r>
      <w:r>
        <w:rPr>
          <w:rFonts w:hint="eastAsia" w:ascii="仿宋_GB2312" w:hAnsi="仿宋" w:eastAsia="仿宋_GB2312"/>
          <w:sz w:val="30"/>
          <w:szCs w:val="30"/>
        </w:rPr>
        <w:t>车辆行驶证：根据卡片机动车辆行驶证取得情况填列“有”或“无”，</w:t>
      </w:r>
      <w:r>
        <w:rPr>
          <w:rFonts w:hint="eastAsia" w:ascii="仿宋_GB2312" w:eastAsia="仿宋_GB2312"/>
          <w:sz w:val="30"/>
          <w:szCs w:val="30"/>
        </w:rPr>
        <w:t>该指标取自资产模块中的资产卡片的“</w:t>
      </w:r>
      <w:r>
        <w:rPr>
          <w:rFonts w:hint="eastAsia" w:ascii="仿宋_GB2312" w:hAnsi="仿宋" w:eastAsia="仿宋_GB2312"/>
          <w:sz w:val="30"/>
          <w:szCs w:val="30"/>
        </w:rPr>
        <w:t>车辆行驶证</w:t>
      </w:r>
      <w:r>
        <w:rPr>
          <w:rFonts w:hint="eastAsia" w:ascii="仿宋_GB2312" w:eastAsia="仿宋_GB2312"/>
          <w:sz w:val="30"/>
          <w:szCs w:val="30"/>
        </w:rPr>
        <w:t>”数据，</w:t>
      </w:r>
      <w:r>
        <w:rPr>
          <w:rFonts w:hint="eastAsia" w:ascii="仿宋_GB2312" w:hAnsi="仿宋" w:eastAsia="仿宋_GB2312"/>
          <w:sz w:val="30"/>
          <w:szCs w:val="30"/>
        </w:rPr>
        <w:t>允许手工修改。</w:t>
      </w:r>
    </w:p>
    <w:p>
      <w:pPr>
        <w:spacing w:line="560" w:lineRule="exact"/>
        <w:ind w:firstLine="576" w:firstLineChars="192"/>
        <w:rPr>
          <w:rFonts w:ascii="仿宋_GB2312" w:hAnsi="仿宋" w:eastAsia="仿宋_GB2312"/>
          <w:sz w:val="30"/>
          <w:szCs w:val="30"/>
        </w:rPr>
      </w:pPr>
      <w:r>
        <w:rPr>
          <w:rFonts w:ascii="仿宋_GB2312" w:hAnsi="仿宋" w:eastAsia="仿宋_GB2312"/>
          <w:sz w:val="30"/>
          <w:szCs w:val="30"/>
        </w:rPr>
        <w:t>5.</w:t>
      </w:r>
      <w:r>
        <w:rPr>
          <w:rFonts w:hint="eastAsia" w:ascii="仿宋_GB2312" w:hAnsi="仿宋" w:eastAsia="仿宋_GB2312"/>
          <w:sz w:val="30"/>
          <w:szCs w:val="30"/>
        </w:rPr>
        <w:t>持证人：根据卡片机动车辆行驶证上的所有人自动提取“本单位”或“非本单位”，允许手工修改；若选择“非本单位”则需在“备注”栏中填写实际持证人名称。</w:t>
      </w:r>
    </w:p>
    <w:p>
      <w:pPr>
        <w:spacing w:line="560" w:lineRule="exact"/>
        <w:ind w:firstLine="576" w:firstLineChars="192"/>
        <w:rPr>
          <w:rFonts w:ascii="仿宋_GB2312" w:hAnsi="仿宋" w:eastAsia="仿宋_GB2312"/>
          <w:sz w:val="30"/>
          <w:szCs w:val="30"/>
        </w:rPr>
      </w:pPr>
      <w:r>
        <w:rPr>
          <w:rFonts w:ascii="仿宋_GB2312" w:hAnsi="仿宋" w:eastAsia="仿宋_GB2312"/>
          <w:sz w:val="30"/>
          <w:szCs w:val="30"/>
        </w:rPr>
        <w:t>6.</w:t>
      </w:r>
      <w:r>
        <w:rPr>
          <w:rFonts w:hint="eastAsia" w:ascii="仿宋_GB2312" w:hAnsi="仿宋" w:eastAsia="仿宋_GB2312"/>
          <w:sz w:val="30"/>
          <w:szCs w:val="30"/>
        </w:rPr>
        <w:t>登记日期：</w:t>
      </w:r>
      <w:r>
        <w:rPr>
          <w:rFonts w:ascii="仿宋_GB2312" w:hAnsi="仿宋" w:eastAsia="仿宋_GB2312"/>
          <w:sz w:val="30"/>
          <w:szCs w:val="30"/>
        </w:rPr>
        <w:t>机动车辆</w:t>
      </w:r>
      <w:r>
        <w:rPr>
          <w:rFonts w:hint="eastAsia" w:ascii="仿宋_GB2312" w:hAnsi="仿宋" w:eastAsia="仿宋_GB2312"/>
          <w:sz w:val="30"/>
          <w:szCs w:val="30"/>
        </w:rPr>
        <w:t>行驶</w:t>
      </w:r>
      <w:r>
        <w:rPr>
          <w:rFonts w:ascii="仿宋_GB2312" w:hAnsi="仿宋" w:eastAsia="仿宋_GB2312"/>
          <w:sz w:val="30"/>
          <w:szCs w:val="30"/>
        </w:rPr>
        <w:t>证上</w:t>
      </w:r>
      <w:r>
        <w:rPr>
          <w:rFonts w:hint="eastAsia" w:ascii="仿宋_GB2312" w:hAnsi="仿宋" w:eastAsia="仿宋_GB2312"/>
          <w:sz w:val="30"/>
          <w:szCs w:val="30"/>
        </w:rPr>
        <w:t>的</w:t>
      </w:r>
      <w:r>
        <w:rPr>
          <w:rFonts w:ascii="仿宋_GB2312" w:hAnsi="仿宋" w:eastAsia="仿宋_GB2312"/>
          <w:sz w:val="30"/>
          <w:szCs w:val="30"/>
        </w:rPr>
        <w:t>登记日期</w:t>
      </w:r>
      <w:r>
        <w:rPr>
          <w:rFonts w:hint="eastAsia" w:ascii="仿宋_GB2312" w:hAnsi="仿宋" w:eastAsia="仿宋_GB2312"/>
          <w:sz w:val="30"/>
          <w:szCs w:val="30"/>
        </w:rPr>
        <w:t>。</w:t>
      </w:r>
      <w:r>
        <w:rPr>
          <w:rFonts w:hint="eastAsia" w:ascii="仿宋_GB2312" w:eastAsia="仿宋_GB2312"/>
          <w:sz w:val="30"/>
          <w:szCs w:val="30"/>
        </w:rPr>
        <w:t>该指标取自资产模块中的资产卡片的“</w:t>
      </w:r>
      <w:r>
        <w:rPr>
          <w:rFonts w:hint="eastAsia" w:ascii="仿宋_GB2312" w:hAnsi="仿宋" w:eastAsia="仿宋_GB2312"/>
          <w:sz w:val="30"/>
          <w:szCs w:val="30"/>
        </w:rPr>
        <w:t>注册登记日期</w:t>
      </w:r>
      <w:r>
        <w:rPr>
          <w:rFonts w:hint="eastAsia" w:ascii="仿宋_GB2312" w:eastAsia="仿宋_GB2312"/>
          <w:sz w:val="30"/>
          <w:szCs w:val="30"/>
        </w:rPr>
        <w:t>”数据，</w:t>
      </w:r>
      <w:r>
        <w:rPr>
          <w:rFonts w:hint="eastAsia" w:ascii="仿宋_GB2312" w:hAnsi="仿宋" w:eastAsia="仿宋_GB2312"/>
          <w:sz w:val="30"/>
          <w:szCs w:val="30"/>
        </w:rPr>
        <w:t>允许手工修改。。</w:t>
      </w:r>
    </w:p>
    <w:p>
      <w:pPr>
        <w:snapToGrid w:val="0"/>
        <w:spacing w:line="560" w:lineRule="exact"/>
        <w:ind w:firstLine="600" w:firstLineChars="200"/>
        <w:rPr>
          <w:rFonts w:ascii="仿宋_GB2312" w:hAnsi="仿宋" w:eastAsia="仿宋_GB2312"/>
          <w:sz w:val="30"/>
          <w:szCs w:val="30"/>
        </w:rPr>
      </w:pPr>
      <w:r>
        <w:rPr>
          <w:rFonts w:ascii="仿宋_GB2312" w:hAnsi="仿宋" w:eastAsia="仿宋_GB2312"/>
          <w:sz w:val="30"/>
          <w:szCs w:val="30"/>
        </w:rPr>
        <w:t>7.</w:t>
      </w:r>
      <w:r>
        <w:rPr>
          <w:rFonts w:hint="eastAsia" w:ascii="仿宋_GB2312" w:hAnsi="仿宋" w:eastAsia="仿宋_GB2312"/>
          <w:sz w:val="30"/>
          <w:szCs w:val="30"/>
        </w:rPr>
        <w:t>车牌号：</w:t>
      </w:r>
      <w:r>
        <w:rPr>
          <w:rFonts w:ascii="仿宋_GB2312" w:hAnsi="仿宋" w:eastAsia="仿宋_GB2312"/>
          <w:sz w:val="30"/>
          <w:szCs w:val="30"/>
        </w:rPr>
        <w:t>机动车辆</w:t>
      </w:r>
      <w:r>
        <w:rPr>
          <w:rFonts w:hint="eastAsia" w:ascii="仿宋_GB2312" w:hAnsi="仿宋" w:eastAsia="仿宋_GB2312"/>
          <w:sz w:val="30"/>
          <w:szCs w:val="30"/>
        </w:rPr>
        <w:t>行驶</w:t>
      </w:r>
      <w:r>
        <w:rPr>
          <w:rFonts w:ascii="仿宋_GB2312" w:hAnsi="仿宋" w:eastAsia="仿宋_GB2312"/>
          <w:sz w:val="30"/>
          <w:szCs w:val="30"/>
        </w:rPr>
        <w:t>证上</w:t>
      </w:r>
      <w:r>
        <w:rPr>
          <w:rFonts w:hint="eastAsia" w:ascii="仿宋_GB2312" w:hAnsi="仿宋" w:eastAsia="仿宋_GB2312"/>
          <w:sz w:val="30"/>
          <w:szCs w:val="30"/>
        </w:rPr>
        <w:t>的车牌号码。</w:t>
      </w:r>
      <w:r>
        <w:rPr>
          <w:rFonts w:hint="eastAsia" w:ascii="仿宋_GB2312" w:eastAsia="仿宋_GB2312"/>
          <w:sz w:val="30"/>
          <w:szCs w:val="30"/>
        </w:rPr>
        <w:t>该指标取自资产模块中的资产卡片的“</w:t>
      </w:r>
      <w:r>
        <w:rPr>
          <w:rFonts w:hint="eastAsia" w:ascii="仿宋_GB2312" w:hAnsi="仿宋" w:eastAsia="仿宋_GB2312"/>
          <w:sz w:val="30"/>
          <w:szCs w:val="30"/>
        </w:rPr>
        <w:t>车牌号</w:t>
      </w:r>
      <w:r>
        <w:rPr>
          <w:rFonts w:hint="eastAsia" w:ascii="仿宋_GB2312" w:eastAsia="仿宋_GB2312"/>
          <w:sz w:val="30"/>
          <w:szCs w:val="30"/>
        </w:rPr>
        <w:t>”数据，</w:t>
      </w:r>
      <w:r>
        <w:rPr>
          <w:rFonts w:hint="eastAsia" w:ascii="仿宋_GB2312" w:hAnsi="仿宋" w:eastAsia="仿宋_GB2312"/>
          <w:sz w:val="30"/>
          <w:szCs w:val="30"/>
        </w:rPr>
        <w:t>允许手工修改。</w:t>
      </w:r>
    </w:p>
    <w:p>
      <w:pPr>
        <w:snapToGrid w:val="0"/>
        <w:spacing w:line="560" w:lineRule="exact"/>
        <w:ind w:firstLine="600" w:firstLineChars="200"/>
        <w:rPr>
          <w:rFonts w:ascii="仿宋_GB2312" w:hAnsi="仿宋" w:eastAsia="仿宋_GB2312"/>
          <w:sz w:val="30"/>
          <w:szCs w:val="30"/>
        </w:rPr>
      </w:pPr>
      <w:r>
        <w:rPr>
          <w:rFonts w:ascii="仿宋_GB2312" w:hAnsi="仿宋" w:eastAsia="仿宋_GB2312"/>
          <w:sz w:val="30"/>
          <w:szCs w:val="30"/>
        </w:rPr>
        <w:t>8.</w:t>
      </w:r>
      <w:r>
        <w:rPr>
          <w:rFonts w:hint="eastAsia" w:ascii="仿宋_GB2312" w:hAnsi="仿宋" w:eastAsia="仿宋_GB2312"/>
          <w:sz w:val="30"/>
          <w:szCs w:val="30"/>
        </w:rPr>
        <w:t>使用状况：选择填列“在用”、“出租出借”、“闲置”或“</w:t>
      </w:r>
      <w:r>
        <w:rPr>
          <w:rFonts w:hint="eastAsia" w:ascii="仿宋_GB2312" w:eastAsia="仿宋_GB2312"/>
          <w:sz w:val="30"/>
          <w:szCs w:val="30"/>
        </w:rPr>
        <w:t>待处置（待报废、毁损等）</w:t>
      </w:r>
      <w:r>
        <w:rPr>
          <w:rFonts w:hint="eastAsia" w:ascii="仿宋_GB2312" w:hAnsi="仿宋" w:eastAsia="仿宋_GB2312"/>
          <w:sz w:val="30"/>
          <w:szCs w:val="30"/>
        </w:rPr>
        <w:t>”</w:t>
      </w:r>
      <w:r>
        <w:rPr>
          <w:rFonts w:ascii="仿宋_GB2312" w:hAnsi="仿宋" w:eastAsia="仿宋_GB2312"/>
          <w:sz w:val="30"/>
          <w:szCs w:val="30"/>
        </w:rPr>
        <w:t>，</w:t>
      </w:r>
      <w:r>
        <w:rPr>
          <w:rFonts w:hint="eastAsia" w:ascii="仿宋_GB2312" w:hAnsi="仿宋" w:eastAsia="仿宋_GB2312"/>
          <w:sz w:val="30"/>
          <w:szCs w:val="30"/>
        </w:rPr>
        <w:t>单位</w:t>
      </w:r>
      <w:r>
        <w:rPr>
          <w:rFonts w:ascii="仿宋_GB2312" w:hAnsi="仿宋" w:eastAsia="仿宋_GB2312"/>
          <w:sz w:val="30"/>
          <w:szCs w:val="30"/>
        </w:rPr>
        <w:t>应</w:t>
      </w:r>
      <w:r>
        <w:rPr>
          <w:rFonts w:hint="eastAsia" w:ascii="仿宋_GB2312" w:hAnsi="仿宋" w:eastAsia="仿宋_GB2312"/>
          <w:sz w:val="30"/>
          <w:szCs w:val="30"/>
        </w:rPr>
        <w:t>按照年末实际使用状况选择</w:t>
      </w:r>
      <w:r>
        <w:rPr>
          <w:rFonts w:ascii="仿宋_GB2312" w:hAnsi="仿宋" w:eastAsia="仿宋_GB2312"/>
          <w:sz w:val="30"/>
          <w:szCs w:val="30"/>
        </w:rPr>
        <w:t>填列</w:t>
      </w:r>
      <w:r>
        <w:rPr>
          <w:rFonts w:hint="eastAsia" w:ascii="仿宋_GB2312" w:hAnsi="仿宋" w:eastAsia="仿宋_GB2312"/>
          <w:sz w:val="30"/>
          <w:szCs w:val="30"/>
        </w:rPr>
        <w:t>。针对公车改革情况为取消待处置的车辆，使用状况选择“</w:t>
      </w:r>
      <w:r>
        <w:rPr>
          <w:rFonts w:hint="eastAsia" w:ascii="仿宋_GB2312" w:eastAsia="仿宋_GB2312"/>
          <w:sz w:val="30"/>
          <w:szCs w:val="30"/>
        </w:rPr>
        <w:t>待处置（待报废、毁损等）</w:t>
      </w:r>
      <w:r>
        <w:rPr>
          <w:rFonts w:hint="eastAsia" w:ascii="仿宋_GB2312" w:hAnsi="仿宋" w:eastAsia="仿宋_GB2312"/>
          <w:sz w:val="30"/>
          <w:szCs w:val="30"/>
        </w:rPr>
        <w:t>”。</w:t>
      </w:r>
    </w:p>
    <w:p>
      <w:pPr>
        <w:snapToGrid w:val="0"/>
        <w:spacing w:line="560" w:lineRule="exact"/>
        <w:ind w:firstLine="600" w:firstLineChars="200"/>
        <w:rPr>
          <w:rFonts w:ascii="仿宋_GB2312" w:hAnsi="仿宋" w:eastAsia="仿宋_GB2312"/>
          <w:sz w:val="30"/>
          <w:szCs w:val="30"/>
        </w:rPr>
      </w:pPr>
      <w:r>
        <w:rPr>
          <w:rFonts w:ascii="仿宋_GB2312" w:hAnsi="仿宋" w:eastAsia="仿宋_GB2312"/>
          <w:sz w:val="30"/>
          <w:szCs w:val="30"/>
        </w:rPr>
        <w:t>9.</w:t>
      </w:r>
      <w:r>
        <w:rPr>
          <w:rFonts w:hint="eastAsia" w:ascii="仿宋_GB2312" w:hAnsi="仿宋" w:eastAsia="仿宋_GB2312"/>
          <w:sz w:val="30"/>
          <w:szCs w:val="30"/>
        </w:rPr>
        <w:t>车辆用途：单位应按照年末实际车辆用途选择填列。车改方案未批复的，按实际车辆用途对照新的车辆用途分类填写，无对应分类的填写到“其他用车”。</w:t>
      </w:r>
    </w:p>
    <w:p>
      <w:pPr>
        <w:snapToGrid w:val="0"/>
        <w:spacing w:line="560" w:lineRule="exact"/>
        <w:ind w:firstLine="600" w:firstLineChars="200"/>
        <w:rPr>
          <w:rFonts w:ascii="仿宋_GB2312" w:hAnsi="仿宋" w:eastAsia="仿宋_GB2312"/>
          <w:sz w:val="30"/>
          <w:szCs w:val="30"/>
        </w:rPr>
      </w:pPr>
      <w:r>
        <w:rPr>
          <w:rFonts w:ascii="仿宋_GB2312" w:hAnsi="仿宋" w:eastAsia="仿宋_GB2312"/>
          <w:sz w:val="30"/>
          <w:szCs w:val="30"/>
        </w:rPr>
        <w:t>10.</w:t>
      </w:r>
      <w:r>
        <w:rPr>
          <w:rFonts w:hint="eastAsia" w:ascii="仿宋_GB2312" w:hAnsi="仿宋" w:eastAsia="仿宋_GB2312"/>
          <w:sz w:val="30"/>
          <w:szCs w:val="30"/>
        </w:rPr>
        <w:t>执法执勤用车是否喷涂标识：执法执勤用车是否按规定喷涂标识，如未喷涂，需说明原因。</w:t>
      </w:r>
    </w:p>
    <w:p>
      <w:pPr>
        <w:snapToGrid w:val="0"/>
        <w:spacing w:line="560" w:lineRule="exact"/>
        <w:ind w:firstLine="600" w:firstLineChars="200"/>
        <w:rPr>
          <w:rFonts w:ascii="仿宋_GB2312" w:hAnsi="仿宋" w:eastAsia="仿宋_GB2312"/>
          <w:sz w:val="30"/>
          <w:szCs w:val="30"/>
        </w:rPr>
      </w:pPr>
      <w:r>
        <w:rPr>
          <w:rFonts w:ascii="仿宋_GB2312" w:hAnsi="仿宋" w:eastAsia="仿宋_GB2312"/>
          <w:sz w:val="30"/>
          <w:szCs w:val="30"/>
        </w:rPr>
        <w:t>11.</w:t>
      </w:r>
      <w:r>
        <w:rPr>
          <w:rFonts w:hint="eastAsia" w:ascii="仿宋_GB2312" w:hAnsi="仿宋" w:eastAsia="仿宋_GB2312"/>
          <w:sz w:val="30"/>
          <w:szCs w:val="30"/>
        </w:rPr>
        <w:t>其他指标数据由资产模块从车辆卡片对应字段中自动提取，根据实际</w:t>
      </w:r>
      <w:r>
        <w:rPr>
          <w:rFonts w:ascii="仿宋_GB2312" w:hAnsi="仿宋" w:eastAsia="仿宋_GB2312"/>
          <w:sz w:val="30"/>
          <w:szCs w:val="30"/>
        </w:rPr>
        <w:t>情况可以进行手工修改或补充</w:t>
      </w:r>
      <w:r>
        <w:rPr>
          <w:rFonts w:hint="eastAsia" w:ascii="仿宋_GB2312" w:hAnsi="仿宋" w:eastAsia="仿宋_GB2312"/>
          <w:sz w:val="30"/>
          <w:szCs w:val="30"/>
        </w:rPr>
        <w:t>。</w:t>
      </w:r>
    </w:p>
    <w:p>
      <w:pPr>
        <w:spacing w:line="560" w:lineRule="exact"/>
        <w:ind w:firstLine="578" w:firstLineChars="192"/>
        <w:rPr>
          <w:rFonts w:ascii="仿宋_GB2312" w:hAnsi="仿宋" w:eastAsia="仿宋_GB2312"/>
          <w:b/>
          <w:sz w:val="30"/>
          <w:szCs w:val="30"/>
        </w:rPr>
      </w:pPr>
      <w:r>
        <w:rPr>
          <w:rFonts w:hint="eastAsia" w:ascii="仿宋_GB2312" w:hAnsi="仿宋" w:eastAsia="仿宋_GB2312"/>
          <w:b/>
          <w:sz w:val="30"/>
          <w:szCs w:val="30"/>
        </w:rPr>
        <w:t>逻辑性审核公式：</w:t>
      </w:r>
    </w:p>
    <w:p>
      <w:pPr>
        <w:spacing w:line="560" w:lineRule="exact"/>
        <w:ind w:firstLine="578" w:firstLineChars="192"/>
        <w:rPr>
          <w:rFonts w:ascii="仿宋_GB2312" w:hAnsi="仿宋" w:eastAsia="仿宋_GB2312"/>
          <w:b/>
          <w:sz w:val="30"/>
          <w:szCs w:val="30"/>
        </w:rPr>
      </w:pPr>
      <w:r>
        <w:rPr>
          <w:rFonts w:hint="eastAsia" w:ascii="仿宋_GB2312" w:hAnsi="仿宋" w:eastAsia="仿宋_GB2312"/>
          <w:b/>
          <w:sz w:val="30"/>
          <w:szCs w:val="30"/>
        </w:rPr>
        <w:t>表内公式</w:t>
      </w:r>
      <w:r>
        <w:rPr>
          <w:rFonts w:ascii="仿宋_GB2312" w:hAnsi="仿宋" w:eastAsia="仿宋_GB2312"/>
          <w:b/>
          <w:sz w:val="30"/>
          <w:szCs w:val="30"/>
        </w:rPr>
        <w:t>：</w:t>
      </w:r>
    </w:p>
    <w:p>
      <w:pPr>
        <w:numPr>
          <w:ilvl w:val="0"/>
          <w:numId w:val="5"/>
        </w:numPr>
        <w:spacing w:line="560" w:lineRule="exact"/>
        <w:rPr>
          <w:rFonts w:ascii="仿宋_GB2312" w:eastAsia="仿宋_GB2312"/>
          <w:sz w:val="30"/>
          <w:szCs w:val="30"/>
        </w:rPr>
      </w:pPr>
      <w:r>
        <w:rPr>
          <w:rFonts w:ascii="仿宋_GB2312" w:eastAsia="仿宋_GB2312"/>
          <w:sz w:val="30"/>
          <w:szCs w:val="30"/>
        </w:rPr>
        <w:t>1~10</w:t>
      </w:r>
      <w:r>
        <w:rPr>
          <w:rFonts w:hint="eastAsia" w:ascii="仿宋_GB2312" w:eastAsia="仿宋_GB2312"/>
          <w:sz w:val="30"/>
          <w:szCs w:val="30"/>
        </w:rPr>
        <w:t>、</w:t>
      </w:r>
      <w:r>
        <w:rPr>
          <w:rFonts w:ascii="仿宋_GB2312" w:eastAsia="仿宋_GB2312"/>
          <w:sz w:val="30"/>
          <w:szCs w:val="30"/>
        </w:rPr>
        <w:t>14~18</w:t>
      </w:r>
      <w:r>
        <w:rPr>
          <w:rFonts w:hint="eastAsia" w:ascii="仿宋_GB2312" w:eastAsia="仿宋_GB2312"/>
          <w:sz w:val="30"/>
          <w:szCs w:val="30"/>
        </w:rPr>
        <w:t>栏不能为空；</w:t>
      </w:r>
    </w:p>
    <w:p>
      <w:pPr>
        <w:numPr>
          <w:ilvl w:val="0"/>
          <w:numId w:val="5"/>
        </w:numPr>
        <w:spacing w:line="560" w:lineRule="exact"/>
        <w:rPr>
          <w:rFonts w:ascii="仿宋_GB2312" w:eastAsia="仿宋_GB2312"/>
          <w:sz w:val="30"/>
          <w:szCs w:val="30"/>
        </w:rPr>
      </w:pPr>
      <w:r>
        <w:rPr>
          <w:rFonts w:hint="eastAsia" w:ascii="仿宋_GB2312" w:hAnsi="仿宋" w:eastAsia="仿宋_GB2312"/>
          <w:sz w:val="30"/>
          <w:szCs w:val="30"/>
        </w:rPr>
        <w:t>当5栏选择“不在编”时，</w:t>
      </w:r>
      <w:r>
        <w:rPr>
          <w:rFonts w:ascii="仿宋_GB2312" w:hAnsi="仿宋" w:eastAsia="仿宋_GB2312"/>
          <w:sz w:val="30"/>
          <w:szCs w:val="30"/>
        </w:rPr>
        <w:t>20</w:t>
      </w:r>
      <w:r>
        <w:rPr>
          <w:rFonts w:hint="eastAsia" w:ascii="仿宋_GB2312" w:hAnsi="仿宋" w:eastAsia="仿宋_GB2312"/>
          <w:sz w:val="30"/>
          <w:szCs w:val="30"/>
        </w:rPr>
        <w:t>栏“备注”必填；</w:t>
      </w:r>
    </w:p>
    <w:p>
      <w:pPr>
        <w:numPr>
          <w:ilvl w:val="0"/>
          <w:numId w:val="5"/>
        </w:numPr>
        <w:spacing w:line="560" w:lineRule="exact"/>
        <w:rPr>
          <w:rFonts w:ascii="仿宋_GB2312" w:eastAsia="仿宋_GB2312"/>
          <w:sz w:val="30"/>
        </w:rPr>
      </w:pPr>
      <w:r>
        <w:rPr>
          <w:rFonts w:hint="eastAsia" w:ascii="仿宋_GB2312" w:hAnsi="仿宋" w:eastAsia="仿宋_GB2312"/>
          <w:sz w:val="30"/>
          <w:szCs w:val="30"/>
        </w:rPr>
        <w:t>当</w:t>
      </w:r>
      <w:r>
        <w:rPr>
          <w:rFonts w:hint="eastAsia" w:ascii="仿宋_GB2312" w:eastAsia="仿宋_GB2312"/>
          <w:sz w:val="30"/>
          <w:szCs w:val="30"/>
        </w:rPr>
        <w:t>10</w:t>
      </w:r>
      <w:r>
        <w:rPr>
          <w:rFonts w:hint="eastAsia" w:ascii="仿宋_GB2312" w:eastAsia="仿宋_GB2312"/>
          <w:sz w:val="30"/>
        </w:rPr>
        <w:t>栏为“有”时，</w:t>
      </w:r>
      <w:r>
        <w:rPr>
          <w:rFonts w:hint="eastAsia" w:ascii="仿宋_GB2312" w:eastAsia="仿宋_GB2312"/>
          <w:sz w:val="30"/>
          <w:szCs w:val="30"/>
        </w:rPr>
        <w:t>11、12、13栏必填；</w:t>
      </w:r>
    </w:p>
    <w:p>
      <w:pPr>
        <w:numPr>
          <w:ilvl w:val="0"/>
          <w:numId w:val="5"/>
        </w:numPr>
        <w:spacing w:line="560" w:lineRule="exact"/>
        <w:rPr>
          <w:rFonts w:ascii="仿宋_GB2312" w:eastAsia="仿宋_GB2312"/>
          <w:sz w:val="30"/>
        </w:rPr>
      </w:pPr>
      <w:r>
        <w:rPr>
          <w:rFonts w:hint="eastAsia" w:ascii="仿宋_GB2312" w:hAnsi="仿宋" w:eastAsia="仿宋_GB2312"/>
          <w:sz w:val="30"/>
          <w:szCs w:val="30"/>
        </w:rPr>
        <w:t>当</w:t>
      </w:r>
      <w:r>
        <w:rPr>
          <w:rFonts w:hint="eastAsia" w:ascii="仿宋_GB2312" w:eastAsia="仿宋_GB2312"/>
          <w:sz w:val="30"/>
          <w:szCs w:val="30"/>
        </w:rPr>
        <w:t>10</w:t>
      </w:r>
      <w:r>
        <w:rPr>
          <w:rFonts w:hint="eastAsia" w:ascii="仿宋_GB2312" w:eastAsia="仿宋_GB2312"/>
          <w:sz w:val="30"/>
        </w:rPr>
        <w:t>栏为“有”时，</w:t>
      </w:r>
      <w:r>
        <w:rPr>
          <w:rFonts w:hint="eastAsia" w:ascii="仿宋_GB2312" w:eastAsia="仿宋_GB2312"/>
          <w:sz w:val="30"/>
          <w:szCs w:val="30"/>
        </w:rPr>
        <w:t>12</w:t>
      </w:r>
      <w:r>
        <w:rPr>
          <w:rFonts w:hint="eastAsia" w:ascii="仿宋_GB2312" w:eastAsia="仿宋_GB2312"/>
          <w:sz w:val="30"/>
        </w:rPr>
        <w:t>栏≤</w:t>
      </w:r>
      <w:r>
        <w:rPr>
          <w:rFonts w:ascii="仿宋_GB2312" w:eastAsia="仿宋_GB2312"/>
          <w:sz w:val="30"/>
          <w:szCs w:val="30"/>
        </w:rPr>
        <w:t>2022</w:t>
      </w:r>
      <w:r>
        <w:rPr>
          <w:rFonts w:hint="eastAsia" w:ascii="仿宋_GB2312" w:eastAsia="仿宋_GB2312"/>
          <w:sz w:val="30"/>
        </w:rPr>
        <w:t>-12-31；</w:t>
      </w:r>
    </w:p>
    <w:p>
      <w:pPr>
        <w:numPr>
          <w:ilvl w:val="0"/>
          <w:numId w:val="5"/>
        </w:numPr>
        <w:spacing w:line="560" w:lineRule="exact"/>
        <w:rPr>
          <w:rFonts w:ascii="仿宋_GB2312" w:eastAsia="仿宋_GB2312"/>
          <w:sz w:val="30"/>
          <w:szCs w:val="30"/>
        </w:rPr>
      </w:pPr>
      <w:r>
        <w:rPr>
          <w:rFonts w:hint="eastAsia" w:ascii="仿宋_GB2312" w:hAnsi="仿宋" w:eastAsia="仿宋_GB2312"/>
          <w:sz w:val="30"/>
          <w:szCs w:val="30"/>
        </w:rPr>
        <w:t>当</w:t>
      </w:r>
      <w:r>
        <w:rPr>
          <w:rFonts w:hint="eastAsia" w:ascii="仿宋_GB2312" w:eastAsia="仿宋_GB2312"/>
          <w:sz w:val="30"/>
          <w:szCs w:val="30"/>
        </w:rPr>
        <w:t>10</w:t>
      </w:r>
      <w:r>
        <w:rPr>
          <w:rFonts w:hint="eastAsia" w:ascii="仿宋_GB2312" w:eastAsia="仿宋_GB2312"/>
          <w:sz w:val="30"/>
        </w:rPr>
        <w:t>栏为“无”时，</w:t>
      </w:r>
      <w:r>
        <w:rPr>
          <w:rFonts w:hint="eastAsia" w:ascii="仿宋_GB2312" w:eastAsia="仿宋_GB2312"/>
          <w:sz w:val="30"/>
          <w:szCs w:val="30"/>
        </w:rPr>
        <w:t>11、12、13栏为空，且</w:t>
      </w:r>
      <w:r>
        <w:rPr>
          <w:rFonts w:ascii="仿宋_GB2312" w:eastAsia="仿宋_GB2312"/>
          <w:sz w:val="30"/>
          <w:szCs w:val="30"/>
        </w:rPr>
        <w:t>20</w:t>
      </w:r>
      <w:r>
        <w:rPr>
          <w:rFonts w:hint="eastAsia" w:ascii="仿宋_GB2312" w:eastAsia="仿宋_GB2312"/>
          <w:sz w:val="30"/>
        </w:rPr>
        <w:t>栏“备注”必填；</w:t>
      </w:r>
    </w:p>
    <w:p>
      <w:pPr>
        <w:numPr>
          <w:ilvl w:val="0"/>
          <w:numId w:val="5"/>
        </w:numPr>
        <w:spacing w:line="560" w:lineRule="exact"/>
        <w:rPr>
          <w:rFonts w:ascii="仿宋_GB2312" w:eastAsia="仿宋_GB2312"/>
          <w:sz w:val="30"/>
          <w:szCs w:val="30"/>
        </w:rPr>
      </w:pPr>
      <w:r>
        <w:rPr>
          <w:rFonts w:hint="eastAsia" w:ascii="仿宋_GB2312" w:eastAsia="仿宋_GB2312"/>
          <w:sz w:val="30"/>
          <w:szCs w:val="30"/>
        </w:rPr>
        <w:t>当1</w:t>
      </w:r>
      <w:r>
        <w:rPr>
          <w:rFonts w:ascii="仿宋_GB2312" w:eastAsia="仿宋_GB2312"/>
          <w:sz w:val="30"/>
          <w:szCs w:val="30"/>
        </w:rPr>
        <w:t>1</w:t>
      </w:r>
      <w:r>
        <w:rPr>
          <w:rFonts w:hint="eastAsia" w:ascii="仿宋_GB2312" w:eastAsia="仿宋_GB2312"/>
          <w:sz w:val="30"/>
          <w:szCs w:val="30"/>
        </w:rPr>
        <w:t>栏为“非本单位”时，</w:t>
      </w:r>
      <w:r>
        <w:rPr>
          <w:rFonts w:ascii="仿宋_GB2312" w:eastAsia="仿宋_GB2312"/>
          <w:sz w:val="30"/>
          <w:szCs w:val="30"/>
        </w:rPr>
        <w:t>20</w:t>
      </w:r>
      <w:r>
        <w:rPr>
          <w:rFonts w:hint="eastAsia" w:ascii="仿宋_GB2312" w:eastAsia="仿宋_GB2312"/>
          <w:sz w:val="30"/>
          <w:szCs w:val="30"/>
        </w:rPr>
        <w:t>栏“备注”必填；</w:t>
      </w:r>
    </w:p>
    <w:p>
      <w:pPr>
        <w:numPr>
          <w:ilvl w:val="0"/>
          <w:numId w:val="5"/>
        </w:numPr>
        <w:spacing w:line="560" w:lineRule="exact"/>
        <w:rPr>
          <w:rFonts w:ascii="仿宋_GB2312" w:eastAsia="仿宋_GB2312"/>
          <w:sz w:val="30"/>
          <w:szCs w:val="30"/>
        </w:rPr>
      </w:pPr>
      <w:r>
        <w:rPr>
          <w:rFonts w:ascii="仿宋_GB2312" w:eastAsia="仿宋_GB2312"/>
          <w:sz w:val="30"/>
          <w:szCs w:val="30"/>
        </w:rPr>
        <w:t>16</w:t>
      </w:r>
      <w:r>
        <w:rPr>
          <w:rFonts w:hint="eastAsia" w:ascii="仿宋_GB2312" w:eastAsia="仿宋_GB2312"/>
          <w:sz w:val="30"/>
          <w:szCs w:val="30"/>
        </w:rPr>
        <w:t>栏=（14-</w:t>
      </w:r>
      <w:r>
        <w:rPr>
          <w:rFonts w:ascii="仿宋_GB2312" w:eastAsia="仿宋_GB2312"/>
          <w:sz w:val="30"/>
          <w:szCs w:val="30"/>
        </w:rPr>
        <w:t>15</w:t>
      </w:r>
      <w:r>
        <w:rPr>
          <w:rFonts w:hint="eastAsia" w:ascii="仿宋_GB2312" w:eastAsia="仿宋_GB2312"/>
          <w:sz w:val="30"/>
          <w:szCs w:val="30"/>
        </w:rPr>
        <w:t>）栏;</w:t>
      </w:r>
    </w:p>
    <w:p>
      <w:pPr>
        <w:numPr>
          <w:ilvl w:val="0"/>
          <w:numId w:val="5"/>
        </w:numPr>
        <w:spacing w:line="560" w:lineRule="exact"/>
        <w:rPr>
          <w:rFonts w:ascii="仿宋_GB2312" w:eastAsia="仿宋_GB2312"/>
          <w:sz w:val="30"/>
          <w:szCs w:val="30"/>
        </w:rPr>
      </w:pPr>
      <w:r>
        <w:rPr>
          <w:rFonts w:hint="eastAsia" w:ascii="仿宋_GB2312" w:eastAsia="仿宋_GB2312"/>
          <w:sz w:val="30"/>
          <w:szCs w:val="30"/>
        </w:rPr>
        <w:t>1行14~16栏=浮动行14~16栏之和；</w:t>
      </w:r>
    </w:p>
    <w:p>
      <w:pPr>
        <w:numPr>
          <w:ilvl w:val="0"/>
          <w:numId w:val="5"/>
        </w:numPr>
        <w:spacing w:line="560" w:lineRule="exact"/>
        <w:rPr>
          <w:rFonts w:ascii="仿宋_GB2312" w:eastAsia="仿宋_GB2312"/>
          <w:sz w:val="30"/>
          <w:szCs w:val="30"/>
        </w:rPr>
      </w:pPr>
      <w:r>
        <w:rPr>
          <w:rFonts w:hint="eastAsia" w:ascii="仿宋_GB2312" w:eastAsia="仿宋_GB2312"/>
          <w:sz w:val="30"/>
          <w:szCs w:val="30"/>
        </w:rPr>
        <w:t>当18栏选择“其他用车”时，</w:t>
      </w:r>
      <w:r>
        <w:rPr>
          <w:rFonts w:ascii="仿宋_GB2312" w:eastAsia="仿宋_GB2312"/>
          <w:sz w:val="30"/>
          <w:szCs w:val="30"/>
        </w:rPr>
        <w:t>20</w:t>
      </w:r>
      <w:r>
        <w:rPr>
          <w:rFonts w:hint="eastAsia" w:ascii="仿宋_GB2312" w:eastAsia="仿宋_GB2312"/>
          <w:sz w:val="30"/>
          <w:szCs w:val="30"/>
        </w:rPr>
        <w:t>栏“备注”必填；</w:t>
      </w:r>
    </w:p>
    <w:p>
      <w:pPr>
        <w:numPr>
          <w:ilvl w:val="0"/>
          <w:numId w:val="5"/>
        </w:numPr>
        <w:spacing w:line="560" w:lineRule="exact"/>
        <w:rPr>
          <w:rFonts w:ascii="仿宋_GB2312" w:eastAsia="仿宋_GB2312"/>
          <w:sz w:val="30"/>
          <w:szCs w:val="30"/>
        </w:rPr>
      </w:pPr>
      <w:r>
        <w:rPr>
          <w:rFonts w:hint="eastAsia" w:ascii="仿宋_GB2312" w:eastAsia="仿宋_GB2312"/>
          <w:sz w:val="30"/>
          <w:szCs w:val="30"/>
        </w:rPr>
        <w:t>1、2行（14~16）栏≥0；</w:t>
      </w:r>
    </w:p>
    <w:p>
      <w:pPr>
        <w:numPr>
          <w:ilvl w:val="0"/>
          <w:numId w:val="5"/>
        </w:numPr>
        <w:spacing w:line="560" w:lineRule="exact"/>
        <w:ind w:firstLine="600" w:firstLineChars="200"/>
        <w:rPr>
          <w:rFonts w:ascii="仿宋_GB2312" w:hAnsi="仿宋" w:eastAsia="仿宋_GB2312"/>
          <w:sz w:val="30"/>
          <w:szCs w:val="30"/>
        </w:rPr>
      </w:pPr>
      <w:r>
        <w:rPr>
          <w:rFonts w:hint="eastAsia" w:ascii="仿宋_GB2312" w:eastAsia="仿宋_GB2312"/>
          <w:sz w:val="30"/>
          <w:szCs w:val="30"/>
        </w:rPr>
        <w:t>当18栏</w:t>
      </w:r>
      <w:r>
        <w:rPr>
          <w:rFonts w:hint="eastAsia" w:ascii="仿宋_GB2312" w:hAnsi="仿宋" w:eastAsia="仿宋_GB2312"/>
          <w:sz w:val="30"/>
          <w:szCs w:val="30"/>
        </w:rPr>
        <w:t>选择“执法执勤用车”时，</w:t>
      </w:r>
      <w:r>
        <w:rPr>
          <w:rFonts w:ascii="仿宋_GB2312" w:hAnsi="仿宋" w:eastAsia="仿宋_GB2312"/>
          <w:sz w:val="30"/>
          <w:szCs w:val="30"/>
        </w:rPr>
        <w:t>19栏必填，</w:t>
      </w:r>
      <w:r>
        <w:rPr>
          <w:rFonts w:hint="eastAsia" w:ascii="仿宋_GB2312" w:hAnsi="仿宋" w:eastAsia="仿宋_GB2312"/>
          <w:sz w:val="30"/>
          <w:szCs w:val="30"/>
        </w:rPr>
        <w:t>反之必须为空。</w:t>
      </w:r>
    </w:p>
    <w:p>
      <w:pPr>
        <w:spacing w:line="560" w:lineRule="exact"/>
        <w:ind w:firstLine="578" w:firstLineChars="192"/>
        <w:rPr>
          <w:rFonts w:ascii="仿宋_GB2312" w:hAnsi="仿宋" w:eastAsia="仿宋_GB2312"/>
          <w:b/>
          <w:sz w:val="30"/>
          <w:szCs w:val="30"/>
        </w:rPr>
      </w:pPr>
      <w:r>
        <w:rPr>
          <w:rFonts w:hint="eastAsia" w:ascii="仿宋_GB2312" w:hAnsi="仿宋" w:eastAsia="仿宋_GB2312"/>
          <w:b/>
          <w:sz w:val="30"/>
          <w:szCs w:val="30"/>
        </w:rPr>
        <w:t>表间公式</w:t>
      </w:r>
      <w:r>
        <w:rPr>
          <w:rFonts w:ascii="仿宋_GB2312" w:hAnsi="仿宋" w:eastAsia="仿宋_GB2312"/>
          <w:b/>
          <w:sz w:val="30"/>
          <w:szCs w:val="30"/>
        </w:rPr>
        <w:t>：</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1行14栏</w:t>
      </w:r>
      <w:r>
        <w:rPr>
          <w:rFonts w:ascii="仿宋_GB2312" w:eastAsia="仿宋_GB2312"/>
          <w:sz w:val="30"/>
          <w:szCs w:val="30"/>
        </w:rPr>
        <w:t>=财资03</w:t>
      </w:r>
      <w:r>
        <w:rPr>
          <w:rFonts w:hint="eastAsia" w:ascii="仿宋_GB2312" w:eastAsia="仿宋_GB2312"/>
          <w:sz w:val="30"/>
          <w:szCs w:val="30"/>
        </w:rPr>
        <w:t>表1</w:t>
      </w:r>
      <w:r>
        <w:rPr>
          <w:rFonts w:ascii="仿宋_GB2312" w:eastAsia="仿宋_GB2312"/>
          <w:sz w:val="30"/>
          <w:szCs w:val="30"/>
        </w:rPr>
        <w:t>1</w:t>
      </w:r>
      <w:r>
        <w:rPr>
          <w:rFonts w:hint="eastAsia" w:ascii="仿宋_GB2312" w:eastAsia="仿宋_GB2312"/>
          <w:sz w:val="30"/>
          <w:szCs w:val="30"/>
        </w:rPr>
        <w:t>行6栏；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1行15栏</w:t>
      </w:r>
      <w:r>
        <w:rPr>
          <w:rFonts w:ascii="仿宋_GB2312" w:eastAsia="仿宋_GB2312"/>
          <w:sz w:val="30"/>
          <w:szCs w:val="30"/>
        </w:rPr>
        <w:t>=财资03</w:t>
      </w:r>
      <w:r>
        <w:rPr>
          <w:rFonts w:hint="eastAsia" w:ascii="仿宋_GB2312" w:eastAsia="仿宋_GB2312"/>
          <w:sz w:val="30"/>
          <w:szCs w:val="30"/>
        </w:rPr>
        <w:t>表1</w:t>
      </w:r>
      <w:r>
        <w:rPr>
          <w:rFonts w:ascii="仿宋_GB2312" w:eastAsia="仿宋_GB2312"/>
          <w:sz w:val="30"/>
          <w:szCs w:val="30"/>
        </w:rPr>
        <w:t>1</w:t>
      </w:r>
      <w:r>
        <w:rPr>
          <w:rFonts w:hint="eastAsia" w:ascii="仿宋_GB2312" w:eastAsia="仿宋_GB2312"/>
          <w:sz w:val="30"/>
          <w:szCs w:val="30"/>
        </w:rPr>
        <w:t>行7栏；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1行16栏</w:t>
      </w:r>
      <w:r>
        <w:rPr>
          <w:rFonts w:ascii="仿宋_GB2312" w:eastAsia="仿宋_GB2312"/>
          <w:sz w:val="30"/>
          <w:szCs w:val="30"/>
        </w:rPr>
        <w:t>=财资03</w:t>
      </w:r>
      <w:r>
        <w:rPr>
          <w:rFonts w:hint="eastAsia" w:ascii="仿宋_GB2312" w:eastAsia="仿宋_GB2312"/>
          <w:sz w:val="30"/>
          <w:szCs w:val="30"/>
        </w:rPr>
        <w:t>表1</w:t>
      </w:r>
      <w:r>
        <w:rPr>
          <w:rFonts w:ascii="仿宋_GB2312" w:eastAsia="仿宋_GB2312"/>
          <w:sz w:val="30"/>
          <w:szCs w:val="30"/>
        </w:rPr>
        <w:t>1</w:t>
      </w:r>
      <w:r>
        <w:rPr>
          <w:rFonts w:hint="eastAsia" w:ascii="仿宋_GB2312" w:eastAsia="仿宋_GB2312"/>
          <w:sz w:val="30"/>
          <w:szCs w:val="30"/>
        </w:rPr>
        <w:t>行8栏；</w:t>
      </w:r>
    </w:p>
    <w:p>
      <w:pPr>
        <w:numPr>
          <w:ilvl w:val="0"/>
          <w:numId w:val="6"/>
        </w:numPr>
        <w:spacing w:line="560" w:lineRule="exact"/>
        <w:rPr>
          <w:rFonts w:ascii="仿宋_GB2312" w:eastAsia="仿宋_GB2312"/>
          <w:sz w:val="30"/>
          <w:szCs w:val="30"/>
        </w:rPr>
      </w:pPr>
      <w:bookmarkStart w:id="8" w:name="_Hlk22767253"/>
      <w:r>
        <w:rPr>
          <w:rFonts w:hint="eastAsia" w:ascii="仿宋_GB2312" w:eastAsia="仿宋_GB2312"/>
          <w:sz w:val="30"/>
          <w:szCs w:val="30"/>
        </w:rPr>
        <w:t>浮动行14栏之和（17栏=在用）=财资03表1</w:t>
      </w:r>
      <w:r>
        <w:rPr>
          <w:rFonts w:ascii="仿宋_GB2312" w:eastAsia="仿宋_GB2312"/>
          <w:sz w:val="30"/>
          <w:szCs w:val="30"/>
        </w:rPr>
        <w:t>1</w:t>
      </w:r>
      <w:r>
        <w:rPr>
          <w:rFonts w:hint="eastAsia" w:ascii="仿宋_GB2312" w:eastAsia="仿宋_GB2312"/>
          <w:sz w:val="30"/>
          <w:szCs w:val="30"/>
        </w:rPr>
        <w:t>行10栏；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浮动行15栏之和（17栏=在用）=财资03表1</w:t>
      </w:r>
      <w:r>
        <w:rPr>
          <w:rFonts w:ascii="仿宋_GB2312" w:eastAsia="仿宋_GB2312"/>
          <w:sz w:val="30"/>
          <w:szCs w:val="30"/>
        </w:rPr>
        <w:t>1</w:t>
      </w:r>
      <w:r>
        <w:rPr>
          <w:rFonts w:hint="eastAsia" w:ascii="仿宋_GB2312" w:eastAsia="仿宋_GB2312"/>
          <w:sz w:val="30"/>
          <w:szCs w:val="30"/>
        </w:rPr>
        <w:t>行11栏；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浮动行16栏之和（17栏=在用）=财资03表1</w:t>
      </w:r>
      <w:r>
        <w:rPr>
          <w:rFonts w:ascii="仿宋_GB2312" w:eastAsia="仿宋_GB2312"/>
          <w:sz w:val="30"/>
          <w:szCs w:val="30"/>
        </w:rPr>
        <w:t>1</w:t>
      </w:r>
      <w:r>
        <w:rPr>
          <w:rFonts w:hint="eastAsia" w:ascii="仿宋_GB2312" w:eastAsia="仿宋_GB2312"/>
          <w:sz w:val="30"/>
          <w:szCs w:val="30"/>
        </w:rPr>
        <w:t>行12栏；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浮动行14栏之和（17栏=出租出借）=财资03表1</w:t>
      </w:r>
      <w:r>
        <w:rPr>
          <w:rFonts w:ascii="仿宋_GB2312" w:eastAsia="仿宋_GB2312"/>
          <w:sz w:val="30"/>
          <w:szCs w:val="30"/>
        </w:rPr>
        <w:t>1</w:t>
      </w:r>
      <w:r>
        <w:rPr>
          <w:rFonts w:hint="eastAsia" w:ascii="仿宋_GB2312" w:eastAsia="仿宋_GB2312"/>
          <w:sz w:val="30"/>
          <w:szCs w:val="30"/>
        </w:rPr>
        <w:t>行14栏；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浮动行15栏之和（17栏=出租出借）=财资03表1</w:t>
      </w:r>
      <w:r>
        <w:rPr>
          <w:rFonts w:ascii="仿宋_GB2312" w:eastAsia="仿宋_GB2312"/>
          <w:sz w:val="30"/>
          <w:szCs w:val="30"/>
        </w:rPr>
        <w:t>1</w:t>
      </w:r>
      <w:r>
        <w:rPr>
          <w:rFonts w:hint="eastAsia" w:ascii="仿宋_GB2312" w:eastAsia="仿宋_GB2312"/>
          <w:sz w:val="30"/>
          <w:szCs w:val="30"/>
        </w:rPr>
        <w:t>行15栏；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浮动行16栏之和（17栏=出租出借）=财资03表1</w:t>
      </w:r>
      <w:r>
        <w:rPr>
          <w:rFonts w:ascii="仿宋_GB2312" w:eastAsia="仿宋_GB2312"/>
          <w:sz w:val="30"/>
          <w:szCs w:val="30"/>
        </w:rPr>
        <w:t>1</w:t>
      </w:r>
      <w:r>
        <w:rPr>
          <w:rFonts w:hint="eastAsia" w:ascii="仿宋_GB2312" w:eastAsia="仿宋_GB2312"/>
          <w:sz w:val="30"/>
          <w:szCs w:val="30"/>
        </w:rPr>
        <w:t>行16栏；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浮动行14栏之和（17栏=闲置）=财资03表1</w:t>
      </w:r>
      <w:r>
        <w:rPr>
          <w:rFonts w:ascii="仿宋_GB2312" w:eastAsia="仿宋_GB2312"/>
          <w:sz w:val="30"/>
          <w:szCs w:val="30"/>
        </w:rPr>
        <w:t>1</w:t>
      </w:r>
      <w:r>
        <w:rPr>
          <w:rFonts w:hint="eastAsia" w:ascii="仿宋_GB2312" w:eastAsia="仿宋_GB2312"/>
          <w:sz w:val="30"/>
          <w:szCs w:val="30"/>
        </w:rPr>
        <w:t>行18栏；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浮动行15栏之和（17栏=闲置）=财资03表1</w:t>
      </w:r>
      <w:r>
        <w:rPr>
          <w:rFonts w:ascii="仿宋_GB2312" w:eastAsia="仿宋_GB2312"/>
          <w:sz w:val="30"/>
          <w:szCs w:val="30"/>
        </w:rPr>
        <w:t>1</w:t>
      </w:r>
      <w:r>
        <w:rPr>
          <w:rFonts w:hint="eastAsia" w:ascii="仿宋_GB2312" w:eastAsia="仿宋_GB2312"/>
          <w:sz w:val="30"/>
          <w:szCs w:val="30"/>
        </w:rPr>
        <w:t>行1</w:t>
      </w:r>
      <w:r>
        <w:rPr>
          <w:rFonts w:ascii="仿宋_GB2312" w:eastAsia="仿宋_GB2312"/>
          <w:sz w:val="30"/>
          <w:szCs w:val="30"/>
        </w:rPr>
        <w:t>9</w:t>
      </w:r>
      <w:r>
        <w:rPr>
          <w:rFonts w:hint="eastAsia" w:ascii="仿宋_GB2312" w:eastAsia="仿宋_GB2312"/>
          <w:sz w:val="30"/>
          <w:szCs w:val="30"/>
        </w:rPr>
        <w:t>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浮动行16栏之和（17栏=闲置）=财资03表1</w:t>
      </w:r>
      <w:r>
        <w:rPr>
          <w:rFonts w:ascii="仿宋_GB2312" w:eastAsia="仿宋_GB2312"/>
          <w:sz w:val="30"/>
          <w:szCs w:val="30"/>
        </w:rPr>
        <w:t>1</w:t>
      </w:r>
      <w:r>
        <w:rPr>
          <w:rFonts w:hint="eastAsia" w:ascii="仿宋_GB2312" w:eastAsia="仿宋_GB2312"/>
          <w:sz w:val="30"/>
          <w:szCs w:val="30"/>
        </w:rPr>
        <w:t>行20栏；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浮动行14栏之和（17栏=待处置（待报废、毁损等））=财资03表1</w:t>
      </w:r>
      <w:r>
        <w:rPr>
          <w:rFonts w:ascii="仿宋_GB2312" w:eastAsia="仿宋_GB2312"/>
          <w:sz w:val="30"/>
          <w:szCs w:val="30"/>
        </w:rPr>
        <w:t>1</w:t>
      </w:r>
      <w:r>
        <w:rPr>
          <w:rFonts w:hint="eastAsia" w:ascii="仿宋_GB2312" w:eastAsia="仿宋_GB2312"/>
          <w:sz w:val="30"/>
          <w:szCs w:val="30"/>
        </w:rPr>
        <w:t>行22栏；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浮动行15栏之和（17栏=待处置（待报废、毁损等））=财资03表1</w:t>
      </w:r>
      <w:r>
        <w:rPr>
          <w:rFonts w:ascii="仿宋_GB2312" w:eastAsia="仿宋_GB2312"/>
          <w:sz w:val="30"/>
          <w:szCs w:val="30"/>
        </w:rPr>
        <w:t>1</w:t>
      </w:r>
      <w:r>
        <w:rPr>
          <w:rFonts w:hint="eastAsia" w:ascii="仿宋_GB2312" w:eastAsia="仿宋_GB2312"/>
          <w:sz w:val="30"/>
          <w:szCs w:val="30"/>
        </w:rPr>
        <w:t>行23栏；</w:t>
      </w:r>
    </w:p>
    <w:p>
      <w:pPr>
        <w:numPr>
          <w:ilvl w:val="0"/>
          <w:numId w:val="5"/>
        </w:numPr>
        <w:spacing w:line="560" w:lineRule="exact"/>
        <w:rPr>
          <w:rFonts w:ascii="仿宋_GB2312" w:eastAsia="仿宋_GB2312"/>
          <w:sz w:val="30"/>
          <w:szCs w:val="30"/>
        </w:rPr>
      </w:pPr>
      <w:r>
        <w:rPr>
          <w:rFonts w:hint="eastAsia" w:ascii="仿宋_GB2312" w:eastAsia="仿宋_GB2312"/>
          <w:sz w:val="30"/>
          <w:szCs w:val="30"/>
        </w:rPr>
        <w:t>浮动行16栏之和（17栏=待处置（待报废、毁损等））=财资03表1</w:t>
      </w:r>
      <w:r>
        <w:rPr>
          <w:rFonts w:ascii="仿宋_GB2312" w:eastAsia="仿宋_GB2312"/>
          <w:sz w:val="30"/>
          <w:szCs w:val="30"/>
        </w:rPr>
        <w:t>1</w:t>
      </w:r>
      <w:r>
        <w:rPr>
          <w:rFonts w:hint="eastAsia" w:ascii="仿宋_GB2312" w:eastAsia="仿宋_GB2312"/>
          <w:sz w:val="30"/>
          <w:szCs w:val="30"/>
        </w:rPr>
        <w:t>行24栏；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当1</w:t>
      </w:r>
      <w:r>
        <w:rPr>
          <w:rFonts w:ascii="仿宋_GB2312" w:eastAsia="仿宋_GB2312"/>
          <w:sz w:val="30"/>
          <w:szCs w:val="30"/>
        </w:rPr>
        <w:t>8</w:t>
      </w:r>
      <w:r>
        <w:rPr>
          <w:rFonts w:hint="eastAsia" w:ascii="仿宋_GB2312" w:eastAsia="仿宋_GB2312"/>
          <w:sz w:val="30"/>
          <w:szCs w:val="30"/>
        </w:rPr>
        <w:t>栏所选择车辆用途类型且5栏编制情况为“在编”时，机构人员情况表中对应车辆编制情况需大于</w:t>
      </w:r>
      <w:r>
        <w:rPr>
          <w:rFonts w:ascii="仿宋_GB2312" w:eastAsia="仿宋_GB2312"/>
          <w:sz w:val="30"/>
          <w:szCs w:val="30"/>
        </w:rPr>
        <w:t>0</w:t>
      </w:r>
      <w:r>
        <w:rPr>
          <w:rFonts w:hint="eastAsia" w:ascii="仿宋_GB2312" w:eastAsia="仿宋_GB2312"/>
          <w:sz w:val="30"/>
          <w:szCs w:val="30"/>
        </w:rPr>
        <w:t>。</w:t>
      </w:r>
    </w:p>
    <w:bookmarkEnd w:id="8"/>
    <w:p>
      <w:pPr>
        <w:spacing w:line="560" w:lineRule="exact"/>
        <w:ind w:firstLine="578" w:firstLineChars="192"/>
        <w:rPr>
          <w:rFonts w:ascii="仿宋_GB2312" w:hAnsi="仿宋" w:eastAsia="仿宋_GB2312"/>
          <w:b/>
          <w:sz w:val="30"/>
          <w:szCs w:val="30"/>
        </w:rPr>
      </w:pPr>
      <w:r>
        <w:rPr>
          <w:rFonts w:hint="eastAsia" w:ascii="仿宋_GB2312" w:hAnsi="仿宋" w:eastAsia="仿宋_GB2312"/>
          <w:b/>
          <w:sz w:val="30"/>
          <w:szCs w:val="30"/>
        </w:rPr>
        <w:t>核实性公式：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17栏为“闲置”车辆数量合计/所有车辆数量合计&gt;20%,提示核实性错误</w:t>
      </w:r>
      <w:r>
        <w:rPr>
          <w:rFonts w:hint="eastAsia" w:ascii="仿宋_GB2312" w:hAnsi="仿宋" w:eastAsia="仿宋_GB2312"/>
          <w:sz w:val="30"/>
          <w:szCs w:val="30"/>
        </w:rPr>
        <w:t>，需结合实际情况修改或填写情况说明；</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18栏</w:t>
      </w:r>
      <w:r>
        <w:rPr>
          <w:rFonts w:ascii="仿宋_GB2312" w:eastAsia="仿宋_GB2312"/>
          <w:sz w:val="30"/>
          <w:szCs w:val="30"/>
        </w:rPr>
        <w:t>为</w:t>
      </w:r>
      <w:r>
        <w:rPr>
          <w:rFonts w:hint="eastAsia" w:ascii="仿宋_GB2312" w:eastAsia="仿宋_GB2312"/>
          <w:sz w:val="30"/>
          <w:szCs w:val="30"/>
        </w:rPr>
        <w:t>“</w:t>
      </w:r>
      <w:r>
        <w:rPr>
          <w:rFonts w:hint="eastAsia" w:ascii="仿宋_GB2312" w:hAnsi="仿宋" w:eastAsia="仿宋_GB2312"/>
          <w:sz w:val="30"/>
          <w:szCs w:val="30"/>
        </w:rPr>
        <w:t>副部（省）级及以上领导用车</w:t>
      </w:r>
      <w:r>
        <w:rPr>
          <w:rFonts w:hint="eastAsia" w:ascii="仿宋_GB2312" w:eastAsia="仿宋_GB2312"/>
          <w:sz w:val="30"/>
          <w:szCs w:val="30"/>
        </w:rPr>
        <w:t>”车辆</w:t>
      </w:r>
      <w:r>
        <w:rPr>
          <w:rFonts w:ascii="仿宋_GB2312" w:eastAsia="仿宋_GB2312"/>
          <w:sz w:val="30"/>
          <w:szCs w:val="30"/>
        </w:rPr>
        <w:t>数量合计＞</w:t>
      </w:r>
      <w:r>
        <w:rPr>
          <w:rFonts w:hint="eastAsia" w:ascii="仿宋_GB2312" w:eastAsia="仿宋_GB2312"/>
          <w:sz w:val="30"/>
          <w:szCs w:val="30"/>
        </w:rPr>
        <w:t>50，提示核实性错误</w:t>
      </w:r>
      <w:r>
        <w:rPr>
          <w:rFonts w:hint="eastAsia" w:ascii="仿宋_GB2312" w:hAnsi="仿宋" w:eastAsia="仿宋_GB2312"/>
          <w:sz w:val="30"/>
          <w:szCs w:val="30"/>
        </w:rPr>
        <w:t>，需结合实际情况修改或填写情况说明；</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2行14栏&lt;</w:t>
      </w:r>
      <w:r>
        <w:rPr>
          <w:rFonts w:ascii="仿宋_GB2312" w:eastAsia="仿宋_GB2312"/>
          <w:sz w:val="30"/>
          <w:szCs w:val="30"/>
        </w:rPr>
        <w:t>10000</w:t>
      </w:r>
      <w:r>
        <w:rPr>
          <w:rFonts w:hint="eastAsia" w:ascii="仿宋_GB2312" w:eastAsia="仿宋_GB2312"/>
          <w:sz w:val="30"/>
          <w:szCs w:val="30"/>
        </w:rPr>
        <w:t>，提示核实性错误</w:t>
      </w:r>
      <w:r>
        <w:rPr>
          <w:rFonts w:hint="eastAsia" w:ascii="仿宋_GB2312" w:hAnsi="仿宋" w:eastAsia="仿宋_GB2312"/>
          <w:sz w:val="30"/>
          <w:szCs w:val="30"/>
        </w:rPr>
        <w:t>，需结合实际情况修改或填写情况说明；</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13栏应大于等于7个字符小于等于8个字符，否则提示核实性错误</w:t>
      </w:r>
      <w:r>
        <w:rPr>
          <w:rFonts w:hint="eastAsia" w:ascii="仿宋_GB2312" w:hAnsi="仿宋" w:eastAsia="仿宋_GB2312"/>
          <w:sz w:val="30"/>
          <w:szCs w:val="30"/>
        </w:rPr>
        <w:t>，需结合实际情况修改或填写情况说明；</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当18栏</w:t>
      </w:r>
      <w:r>
        <w:rPr>
          <w:rFonts w:hint="eastAsia" w:ascii="仿宋_GB2312" w:hAnsi="仿宋" w:eastAsia="仿宋_GB2312"/>
          <w:sz w:val="30"/>
          <w:szCs w:val="30"/>
        </w:rPr>
        <w:t>选择“执法执勤用车”且</w:t>
      </w:r>
      <w:r>
        <w:rPr>
          <w:rFonts w:ascii="仿宋_GB2312" w:hAnsi="仿宋" w:eastAsia="仿宋_GB2312"/>
          <w:sz w:val="30"/>
          <w:szCs w:val="30"/>
        </w:rPr>
        <w:t>19栏</w:t>
      </w:r>
      <w:r>
        <w:rPr>
          <w:rFonts w:hint="eastAsia" w:ascii="仿宋_GB2312" w:hAnsi="仿宋" w:eastAsia="仿宋_GB2312"/>
          <w:sz w:val="30"/>
          <w:szCs w:val="30"/>
        </w:rPr>
        <w:t>选择“否”时，提示核实性错误，需结合实际情况修改或填写情况说明；</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当车辆编制情况为在编，且1</w:t>
      </w:r>
      <w:r>
        <w:rPr>
          <w:rFonts w:ascii="仿宋_GB2312" w:eastAsia="仿宋_GB2312"/>
          <w:sz w:val="30"/>
          <w:szCs w:val="30"/>
        </w:rPr>
        <w:t>8</w:t>
      </w:r>
      <w:r>
        <w:rPr>
          <w:rFonts w:hint="eastAsia" w:ascii="仿宋_GB2312" w:eastAsia="仿宋_GB2312"/>
          <w:sz w:val="30"/>
          <w:szCs w:val="30"/>
        </w:rPr>
        <w:t>栏车辆用途同类之和大于财资0</w:t>
      </w:r>
      <w:r>
        <w:rPr>
          <w:rFonts w:ascii="仿宋_GB2312" w:eastAsia="仿宋_GB2312"/>
          <w:sz w:val="30"/>
          <w:szCs w:val="30"/>
        </w:rPr>
        <w:t>2</w:t>
      </w:r>
      <w:r>
        <w:rPr>
          <w:rFonts w:hint="eastAsia" w:ascii="仿宋_GB2312" w:eastAsia="仿宋_GB2312"/>
          <w:sz w:val="30"/>
          <w:szCs w:val="30"/>
        </w:rPr>
        <w:t>表中对应编制数时，提示核实性错误，需结合实际情况修改或填写情况说明。</w:t>
      </w:r>
    </w:p>
    <w:p>
      <w:pPr>
        <w:pStyle w:val="2"/>
        <w:spacing w:line="560" w:lineRule="exact"/>
        <w:rPr>
          <w:b/>
          <w:color w:val="auto"/>
        </w:rPr>
      </w:pPr>
      <w:r>
        <w:rPr>
          <w:rFonts w:hint="eastAsia"/>
          <w:color w:val="auto"/>
        </w:rPr>
        <w:t>八、在建工程情况表（财资0</w:t>
      </w:r>
      <w:r>
        <w:rPr>
          <w:color w:val="auto"/>
        </w:rPr>
        <w:t>7</w:t>
      </w:r>
      <w:r>
        <w:rPr>
          <w:rFonts w:hint="eastAsia"/>
          <w:color w:val="auto"/>
        </w:rPr>
        <w:t>表）</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本表反映行政事业单位年末在建工程情况，包括基本建设项目以及不属于基本建设项目的各种建筑工程、设备安装工程、信息系统建设等。本表从上年该表提取，并根据在建工程项目本期实际情况逐项手工修改。</w:t>
      </w:r>
    </w:p>
    <w:p>
      <w:pPr>
        <w:pStyle w:val="6"/>
        <w:spacing w:line="560" w:lineRule="exact"/>
        <w:ind w:firstLine="648" w:firstLineChars="0"/>
        <w:rPr>
          <w:rFonts w:hAnsi="仿宋"/>
          <w:b/>
          <w:bCs/>
          <w:sz w:val="30"/>
          <w:szCs w:val="30"/>
        </w:rPr>
      </w:pPr>
      <w:r>
        <w:rPr>
          <w:rFonts w:hint="eastAsia" w:hAnsi="仿宋"/>
          <w:b/>
          <w:bCs/>
          <w:sz w:val="30"/>
          <w:szCs w:val="30"/>
        </w:rPr>
        <w:t>主要指标</w:t>
      </w:r>
      <w:r>
        <w:rPr>
          <w:rFonts w:hAnsi="仿宋"/>
          <w:b/>
          <w:bCs/>
          <w:sz w:val="30"/>
          <w:szCs w:val="30"/>
        </w:rPr>
        <w:t>说明：</w:t>
      </w:r>
    </w:p>
    <w:p>
      <w:pPr>
        <w:spacing w:line="560" w:lineRule="exact"/>
        <w:ind w:firstLine="600" w:firstLineChars="200"/>
        <w:rPr>
          <w:rFonts w:ascii="仿宋_GB2312" w:hAnsi="仿宋" w:eastAsia="仿宋_GB2312"/>
          <w:bCs/>
          <w:sz w:val="30"/>
          <w:szCs w:val="30"/>
        </w:rPr>
      </w:pPr>
      <w:r>
        <w:rPr>
          <w:rFonts w:hint="eastAsia" w:ascii="仿宋_GB2312" w:hAnsi="仿宋" w:eastAsia="仿宋_GB2312"/>
          <w:bCs/>
          <w:sz w:val="30"/>
          <w:szCs w:val="30"/>
        </w:rPr>
        <w:t>1</w:t>
      </w:r>
      <w:r>
        <w:rPr>
          <w:rFonts w:ascii="仿宋_GB2312" w:hAnsi="仿宋" w:eastAsia="仿宋_GB2312"/>
          <w:bCs/>
          <w:sz w:val="30"/>
          <w:szCs w:val="30"/>
        </w:rPr>
        <w:t>.</w:t>
      </w:r>
      <w:r>
        <w:rPr>
          <w:rFonts w:hint="eastAsia" w:ascii="仿宋_GB2312" w:hAnsi="仿宋" w:eastAsia="仿宋_GB2312"/>
          <w:bCs/>
          <w:sz w:val="30"/>
          <w:szCs w:val="30"/>
        </w:rPr>
        <w:t>项目名称：填列在建工程项目名称。</w:t>
      </w:r>
    </w:p>
    <w:p>
      <w:pPr>
        <w:spacing w:line="560" w:lineRule="exact"/>
        <w:ind w:firstLine="600" w:firstLineChars="200"/>
        <w:rPr>
          <w:rFonts w:ascii="仿宋_GB2312" w:hAnsi="仿宋" w:eastAsia="仿宋_GB2312"/>
          <w:b/>
          <w:bCs/>
          <w:sz w:val="30"/>
          <w:szCs w:val="30"/>
        </w:rPr>
      </w:pPr>
      <w:r>
        <w:rPr>
          <w:rFonts w:hint="eastAsia" w:ascii="仿宋_GB2312" w:hAnsi="仿宋" w:eastAsia="仿宋_GB2312"/>
          <w:bCs/>
          <w:sz w:val="30"/>
          <w:szCs w:val="30"/>
        </w:rPr>
        <w:t>2</w:t>
      </w:r>
      <w:r>
        <w:rPr>
          <w:rFonts w:ascii="仿宋_GB2312" w:hAnsi="仿宋" w:eastAsia="仿宋_GB2312"/>
          <w:bCs/>
          <w:sz w:val="30"/>
          <w:szCs w:val="30"/>
        </w:rPr>
        <w:t>.</w:t>
      </w:r>
      <w:r>
        <w:rPr>
          <w:rFonts w:hint="eastAsia" w:ascii="仿宋_GB2312" w:hAnsi="仿宋" w:eastAsia="仿宋_GB2312"/>
          <w:bCs/>
          <w:sz w:val="30"/>
          <w:szCs w:val="30"/>
        </w:rPr>
        <w:t>开工日期：《建筑工程施工许可证》或已批准的开工报告注明的开工日期，无施工许可证或无相关批复的，填写实际开工日期。</w:t>
      </w:r>
    </w:p>
    <w:p>
      <w:pPr>
        <w:spacing w:line="560" w:lineRule="exact"/>
        <w:ind w:firstLine="600" w:firstLineChars="200"/>
        <w:rPr>
          <w:rFonts w:ascii="仿宋_GB2312" w:hAnsi="仿宋" w:eastAsia="仿宋_GB2312"/>
          <w:sz w:val="30"/>
          <w:szCs w:val="30"/>
        </w:rPr>
      </w:pPr>
      <w:r>
        <w:rPr>
          <w:rFonts w:hint="eastAsia" w:ascii="仿宋_GB2312" w:hAnsi="仿宋" w:eastAsia="仿宋_GB2312"/>
          <w:bCs/>
          <w:sz w:val="30"/>
          <w:szCs w:val="30"/>
        </w:rPr>
        <w:t>3</w:t>
      </w:r>
      <w:r>
        <w:rPr>
          <w:rFonts w:ascii="仿宋_GB2312" w:hAnsi="仿宋" w:eastAsia="仿宋_GB2312"/>
          <w:bCs/>
          <w:sz w:val="30"/>
          <w:szCs w:val="30"/>
        </w:rPr>
        <w:t>.</w:t>
      </w:r>
      <w:r>
        <w:rPr>
          <w:rFonts w:hint="eastAsia" w:ascii="仿宋_GB2312" w:hAnsi="仿宋" w:eastAsia="仿宋_GB2312"/>
          <w:bCs/>
          <w:sz w:val="30"/>
          <w:szCs w:val="30"/>
        </w:rPr>
        <w:t>工程建设情况：</w:t>
      </w:r>
      <w:r>
        <w:rPr>
          <w:rFonts w:hint="eastAsia" w:ascii="仿宋_GB2312" w:hAnsi="仿宋" w:eastAsia="仿宋_GB2312"/>
          <w:sz w:val="30"/>
          <w:szCs w:val="30"/>
        </w:rPr>
        <w:t>按在建、停建、建成未使用、已投入使用、已转固、其他选择填列。若选填“建成未使用”则需填写“未转固原因”，若选填“已投入使用”，则需同时填写“投入使用日期”和“未转固原因”。</w:t>
      </w:r>
    </w:p>
    <w:p>
      <w:pPr>
        <w:spacing w:line="560" w:lineRule="exact"/>
        <w:ind w:firstLine="600" w:firstLineChars="200"/>
        <w:rPr>
          <w:rFonts w:ascii="仿宋_GB2312" w:hAnsi="仿宋" w:eastAsia="仿宋_GB2312"/>
          <w:bCs/>
          <w:sz w:val="30"/>
          <w:szCs w:val="30"/>
        </w:rPr>
      </w:pPr>
      <w:r>
        <w:rPr>
          <w:rFonts w:hint="eastAsia" w:ascii="仿宋_GB2312" w:hAnsi="仿宋" w:eastAsia="仿宋_GB2312"/>
          <w:sz w:val="30"/>
          <w:szCs w:val="30"/>
        </w:rPr>
        <w:t>4</w:t>
      </w:r>
      <w:r>
        <w:rPr>
          <w:rFonts w:ascii="仿宋_GB2312" w:hAnsi="仿宋" w:eastAsia="仿宋_GB2312"/>
          <w:sz w:val="30"/>
          <w:szCs w:val="30"/>
        </w:rPr>
        <w:t>.</w:t>
      </w:r>
      <w:r>
        <w:rPr>
          <w:rFonts w:hint="eastAsia" w:ascii="仿宋_GB2312" w:hAnsi="仿宋" w:eastAsia="仿宋_GB2312"/>
          <w:bCs/>
          <w:sz w:val="30"/>
          <w:szCs w:val="30"/>
        </w:rPr>
        <w:t>计划投资总额：根据在建工程项目总概算数额填列，如有调整，按调整后的金额填列。</w:t>
      </w:r>
    </w:p>
    <w:p>
      <w:pPr>
        <w:spacing w:line="560" w:lineRule="exact"/>
        <w:ind w:firstLine="600" w:firstLineChars="200"/>
        <w:rPr>
          <w:rFonts w:ascii="仿宋_GB2312" w:hAnsi="仿宋" w:eastAsia="仿宋_GB2312"/>
          <w:b/>
          <w:bCs/>
          <w:sz w:val="30"/>
          <w:szCs w:val="30"/>
        </w:rPr>
      </w:pPr>
      <w:r>
        <w:rPr>
          <w:rFonts w:hint="eastAsia" w:ascii="仿宋_GB2312" w:hAnsi="仿宋" w:eastAsia="仿宋_GB2312"/>
          <w:bCs/>
          <w:sz w:val="30"/>
          <w:szCs w:val="30"/>
        </w:rPr>
        <w:t>5</w:t>
      </w:r>
      <w:r>
        <w:rPr>
          <w:rFonts w:ascii="仿宋_GB2312" w:hAnsi="仿宋" w:eastAsia="仿宋_GB2312"/>
          <w:bCs/>
          <w:sz w:val="30"/>
          <w:szCs w:val="30"/>
        </w:rPr>
        <w:t>.</w:t>
      </w:r>
      <w:r>
        <w:rPr>
          <w:rFonts w:hint="eastAsia" w:ascii="仿宋_GB2312" w:hAnsi="仿宋" w:eastAsia="仿宋_GB2312"/>
          <w:bCs/>
          <w:sz w:val="30"/>
          <w:szCs w:val="30"/>
        </w:rPr>
        <w:t>累计完成投资：根据在建工程项目历年累计已到位的投资金额填列。</w:t>
      </w:r>
    </w:p>
    <w:p>
      <w:pPr>
        <w:spacing w:line="560" w:lineRule="exact"/>
        <w:ind w:firstLine="600" w:firstLineChars="200"/>
        <w:rPr>
          <w:rFonts w:ascii="仿宋_GB2312" w:hAnsi="仿宋" w:eastAsia="仿宋_GB2312"/>
          <w:bCs/>
          <w:sz w:val="30"/>
          <w:szCs w:val="30"/>
        </w:rPr>
      </w:pPr>
      <w:r>
        <w:rPr>
          <w:rFonts w:hint="eastAsia" w:ascii="仿宋_GB2312" w:hAnsi="仿宋" w:eastAsia="仿宋_GB2312"/>
          <w:bCs/>
          <w:sz w:val="30"/>
          <w:szCs w:val="30"/>
        </w:rPr>
        <w:t>6.当年投资额：根据在建工程项目当年已到位的投资金额填列。</w:t>
      </w:r>
    </w:p>
    <w:p>
      <w:pPr>
        <w:spacing w:line="560" w:lineRule="exact"/>
        <w:ind w:firstLine="600" w:firstLineChars="200"/>
        <w:rPr>
          <w:rFonts w:ascii="仿宋_GB2312" w:hAnsi="仿宋" w:eastAsia="仿宋_GB2312"/>
          <w:bCs/>
          <w:sz w:val="30"/>
          <w:szCs w:val="30"/>
        </w:rPr>
      </w:pPr>
      <w:r>
        <w:rPr>
          <w:rFonts w:hint="eastAsia" w:ascii="仿宋_GB2312" w:hAnsi="仿宋" w:eastAsia="仿宋_GB2312"/>
          <w:bCs/>
          <w:sz w:val="30"/>
          <w:szCs w:val="30"/>
        </w:rPr>
        <w:t>7</w:t>
      </w:r>
      <w:r>
        <w:rPr>
          <w:rFonts w:ascii="仿宋_GB2312" w:hAnsi="仿宋" w:eastAsia="仿宋_GB2312"/>
          <w:bCs/>
          <w:sz w:val="30"/>
          <w:szCs w:val="30"/>
        </w:rPr>
        <w:t>.</w:t>
      </w:r>
      <w:r>
        <w:rPr>
          <w:rFonts w:hint="eastAsia" w:ascii="仿宋_GB2312" w:hAnsi="仿宋" w:eastAsia="仿宋_GB2312"/>
          <w:bCs/>
          <w:sz w:val="30"/>
          <w:szCs w:val="30"/>
        </w:rPr>
        <w:t>期初账面数：反映在建工程项目本期期初财务账面数，</w:t>
      </w:r>
      <w:r>
        <w:rPr>
          <w:rFonts w:hint="eastAsia" w:ascii="仿宋_GB2312" w:hAnsi="仿宋" w:eastAsia="仿宋_GB2312"/>
          <w:sz w:val="30"/>
          <w:szCs w:val="30"/>
        </w:rPr>
        <w:t>取自上年在建工程情况表期末账面数。</w:t>
      </w:r>
    </w:p>
    <w:p>
      <w:pPr>
        <w:spacing w:line="560" w:lineRule="exact"/>
        <w:ind w:firstLine="600" w:firstLineChars="200"/>
        <w:rPr>
          <w:rFonts w:ascii="仿宋_GB2312" w:hAnsi="仿宋"/>
          <w:sz w:val="30"/>
        </w:rPr>
      </w:pPr>
      <w:r>
        <w:rPr>
          <w:rFonts w:ascii="仿宋_GB2312" w:hAnsi="仿宋" w:eastAsia="仿宋_GB2312"/>
          <w:bCs/>
          <w:sz w:val="30"/>
          <w:szCs w:val="30"/>
        </w:rPr>
        <w:t>8.</w:t>
      </w:r>
      <w:r>
        <w:rPr>
          <w:rFonts w:hint="eastAsia" w:ascii="仿宋_GB2312" w:hAnsi="仿宋" w:eastAsia="仿宋_GB2312"/>
          <w:bCs/>
          <w:sz w:val="30"/>
          <w:szCs w:val="30"/>
        </w:rPr>
        <w:t>期末账面数：反映在建工程项目期末财务账面数，暂未实行基建并账的单位，参照有关会计制度的并账要求填报。</w:t>
      </w:r>
    </w:p>
    <w:p>
      <w:pPr>
        <w:spacing w:line="560" w:lineRule="exact"/>
        <w:ind w:firstLine="600" w:firstLineChars="200"/>
      </w:pPr>
      <w:r>
        <w:rPr>
          <w:rFonts w:hint="eastAsia" w:ascii="仿宋_GB2312" w:hAnsi="仿宋" w:eastAsia="仿宋_GB2312"/>
          <w:bCs/>
          <w:sz w:val="30"/>
          <w:szCs w:val="30"/>
        </w:rPr>
        <w:t>9</w:t>
      </w:r>
      <w:r>
        <w:rPr>
          <w:rFonts w:ascii="仿宋_GB2312" w:hAnsi="仿宋" w:eastAsia="仿宋_GB2312"/>
          <w:bCs/>
          <w:sz w:val="30"/>
          <w:szCs w:val="30"/>
        </w:rPr>
        <w:t>.</w:t>
      </w:r>
      <w:r>
        <w:rPr>
          <w:rFonts w:hint="eastAsia"/>
        </w:rPr>
        <w:t xml:space="preserve"> </w:t>
      </w:r>
      <w:r>
        <w:rPr>
          <w:rFonts w:hint="eastAsia" w:ascii="仿宋_GB2312" w:hAnsi="仿宋" w:eastAsia="仿宋_GB2312"/>
          <w:bCs/>
          <w:sz w:val="30"/>
          <w:szCs w:val="30"/>
        </w:rPr>
        <w:t>已投入使用未转固在建工程建筑面积：反映行政事业单位已投入使用未转固在建工程中房屋类项目建筑面积。</w:t>
      </w:r>
    </w:p>
    <w:p>
      <w:pPr>
        <w:spacing w:line="560" w:lineRule="exact"/>
        <w:ind w:firstLine="600" w:firstLineChars="200"/>
        <w:rPr>
          <w:rFonts w:ascii="仿宋_GB2312" w:hAnsi="仿宋" w:eastAsia="仿宋_GB2312"/>
          <w:bCs/>
          <w:sz w:val="30"/>
          <w:szCs w:val="30"/>
        </w:rPr>
      </w:pPr>
      <w:bookmarkStart w:id="9" w:name="_Hlk22770300"/>
      <w:r>
        <w:rPr>
          <w:rFonts w:ascii="仿宋_GB2312" w:hAnsi="仿宋" w:eastAsia="仿宋_GB2312"/>
          <w:bCs/>
          <w:sz w:val="30"/>
          <w:szCs w:val="30"/>
        </w:rPr>
        <w:t>10.</w:t>
      </w:r>
      <w:r>
        <w:rPr>
          <w:rFonts w:hint="eastAsia" w:ascii="仿宋_GB2312" w:hAnsi="仿宋" w:eastAsia="仿宋_GB2312"/>
          <w:bCs/>
          <w:sz w:val="30"/>
          <w:szCs w:val="30"/>
        </w:rPr>
        <w:t>未转固年限（月）：反映已投入使用的在建工程从投入使用时间到20</w:t>
      </w:r>
      <w:r>
        <w:rPr>
          <w:rFonts w:ascii="仿宋_GB2312" w:hAnsi="仿宋" w:eastAsia="仿宋_GB2312"/>
          <w:bCs/>
          <w:sz w:val="30"/>
          <w:szCs w:val="30"/>
        </w:rPr>
        <w:t>22</w:t>
      </w:r>
      <w:r>
        <w:rPr>
          <w:rFonts w:hint="eastAsia" w:ascii="仿宋_GB2312" w:hAnsi="仿宋" w:eastAsia="仿宋_GB2312"/>
          <w:bCs/>
          <w:sz w:val="30"/>
          <w:szCs w:val="30"/>
        </w:rPr>
        <w:t>年末的月数，由系统自动计算生成，未转固年限（月）=年末截至月-投入使用月。</w:t>
      </w:r>
    </w:p>
    <w:bookmarkEnd w:id="9"/>
    <w:p>
      <w:pPr>
        <w:spacing w:line="560" w:lineRule="exact"/>
        <w:ind w:firstLine="600" w:firstLineChars="200"/>
        <w:rPr>
          <w:rFonts w:ascii="仿宋_GB2312" w:hAnsi="仿宋"/>
          <w:sz w:val="32"/>
        </w:rPr>
      </w:pPr>
      <w:r>
        <w:rPr>
          <w:rFonts w:ascii="仿宋_GB2312" w:hAnsi="仿宋" w:eastAsia="仿宋_GB2312"/>
          <w:bCs/>
          <w:sz w:val="30"/>
          <w:szCs w:val="30"/>
        </w:rPr>
        <w:t>11.</w:t>
      </w:r>
      <w:r>
        <w:rPr>
          <w:rFonts w:hint="eastAsia" w:ascii="仿宋_GB2312" w:hAnsi="仿宋" w:eastAsia="仿宋_GB2312"/>
          <w:bCs/>
          <w:sz w:val="30"/>
          <w:szCs w:val="30"/>
        </w:rPr>
        <w:t>未转固原因：按未完成项目竣工验收、未办理资产交付手续、未取得相关证件（主要是指因无法确权问题及办理手续等原因造成的未取得证件，如房产证、土地证等）、账务处理问题、无权属资产的改扩建、其他填列，若选填“其他”，则需同时填写“备注”</w:t>
      </w:r>
      <w:r>
        <w:rPr>
          <w:rFonts w:hint="eastAsia" w:ascii="仿宋_GB2312" w:hAnsi="仿宋" w:eastAsia="仿宋_GB2312"/>
          <w:bCs/>
          <w:sz w:val="32"/>
          <w:szCs w:val="32"/>
        </w:rPr>
        <w:t>。</w:t>
      </w:r>
    </w:p>
    <w:p>
      <w:pPr>
        <w:pStyle w:val="6"/>
        <w:spacing w:line="560" w:lineRule="exact"/>
        <w:ind w:firstLine="614"/>
        <w:rPr>
          <w:rFonts w:hAnsi="仿宋"/>
          <w:b/>
          <w:sz w:val="30"/>
          <w:szCs w:val="30"/>
        </w:rPr>
      </w:pPr>
      <w:r>
        <w:rPr>
          <w:rFonts w:hint="eastAsia" w:hAnsi="仿宋"/>
          <w:b/>
          <w:sz w:val="30"/>
          <w:szCs w:val="30"/>
        </w:rPr>
        <w:t>逻辑性审核公式：</w:t>
      </w:r>
    </w:p>
    <w:p>
      <w:pPr>
        <w:pStyle w:val="6"/>
        <w:spacing w:line="560" w:lineRule="exact"/>
        <w:ind w:firstLine="614"/>
      </w:pPr>
      <w:r>
        <w:rPr>
          <w:rFonts w:hint="eastAsia" w:hAnsi="仿宋"/>
          <w:b/>
          <w:sz w:val="30"/>
          <w:szCs w:val="30"/>
        </w:rPr>
        <w:t>表内公式：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w:t>
      </w:r>
      <w:r>
        <w:rPr>
          <w:rFonts w:ascii="仿宋_GB2312" w:eastAsia="仿宋_GB2312"/>
          <w:sz w:val="30"/>
          <w:szCs w:val="30"/>
        </w:rPr>
        <w:t>3</w:t>
      </w:r>
      <w:r>
        <w:rPr>
          <w:rFonts w:hint="eastAsia" w:ascii="仿宋_GB2312" w:eastAsia="仿宋_GB2312"/>
          <w:sz w:val="30"/>
          <w:szCs w:val="30"/>
        </w:rPr>
        <w:t>、</w:t>
      </w:r>
      <w:r>
        <w:rPr>
          <w:rFonts w:ascii="仿宋_GB2312" w:eastAsia="仿宋_GB2312"/>
          <w:sz w:val="30"/>
          <w:szCs w:val="30"/>
        </w:rPr>
        <w:t>4</w:t>
      </w:r>
      <w:r>
        <w:rPr>
          <w:rFonts w:hint="eastAsia" w:ascii="仿宋_GB2312" w:eastAsia="仿宋_GB2312"/>
          <w:sz w:val="30"/>
          <w:szCs w:val="30"/>
        </w:rPr>
        <w:t>栏不能为空；</w:t>
      </w:r>
    </w:p>
    <w:p>
      <w:pPr>
        <w:numPr>
          <w:ilvl w:val="0"/>
          <w:numId w:val="6"/>
        </w:numPr>
        <w:spacing w:line="560" w:lineRule="exact"/>
        <w:rPr>
          <w:rFonts w:ascii="仿宋_GB2312" w:eastAsia="仿宋_GB2312"/>
          <w:sz w:val="30"/>
          <w:szCs w:val="30"/>
        </w:rPr>
      </w:pPr>
      <w:r>
        <w:rPr>
          <w:rFonts w:ascii="仿宋_GB2312" w:eastAsia="仿宋_GB2312"/>
          <w:sz w:val="30"/>
          <w:szCs w:val="30"/>
        </w:rPr>
        <w:t>3</w:t>
      </w:r>
      <w:r>
        <w:rPr>
          <w:rFonts w:hint="eastAsia" w:ascii="仿宋_GB2312" w:eastAsia="仿宋_GB2312"/>
          <w:sz w:val="30"/>
          <w:szCs w:val="30"/>
        </w:rPr>
        <w:t>栏&gt;20</w:t>
      </w:r>
      <w:r>
        <w:rPr>
          <w:rFonts w:ascii="仿宋_GB2312" w:eastAsia="仿宋_GB2312"/>
          <w:sz w:val="30"/>
          <w:szCs w:val="30"/>
        </w:rPr>
        <w:t>22</w:t>
      </w:r>
      <w:r>
        <w:rPr>
          <w:rFonts w:hint="eastAsia" w:ascii="仿宋_GB2312" w:eastAsia="仿宋_GB2312"/>
          <w:sz w:val="30"/>
          <w:szCs w:val="30"/>
        </w:rPr>
        <w:t>年12月31日，14栏“备注”需填写原因；</w:t>
      </w:r>
    </w:p>
    <w:p>
      <w:pPr>
        <w:numPr>
          <w:ilvl w:val="0"/>
          <w:numId w:val="6"/>
        </w:numPr>
        <w:spacing w:line="560" w:lineRule="exact"/>
        <w:rPr>
          <w:rFonts w:ascii="仿宋_GB2312" w:eastAsia="仿宋_GB2312"/>
          <w:sz w:val="30"/>
          <w:szCs w:val="30"/>
        </w:rPr>
      </w:pPr>
      <w:r>
        <w:rPr>
          <w:rFonts w:ascii="仿宋_GB2312" w:eastAsia="仿宋_GB2312"/>
          <w:sz w:val="30"/>
          <w:szCs w:val="30"/>
        </w:rPr>
        <w:t>4</w:t>
      </w:r>
      <w:r>
        <w:rPr>
          <w:rFonts w:hint="eastAsia" w:ascii="仿宋_GB2312" w:eastAsia="仿宋_GB2312"/>
          <w:sz w:val="30"/>
          <w:szCs w:val="30"/>
        </w:rPr>
        <w:t>栏为在建时，</w:t>
      </w:r>
      <w:r>
        <w:rPr>
          <w:rFonts w:ascii="仿宋_GB2312" w:eastAsia="仿宋_GB2312"/>
          <w:sz w:val="30"/>
          <w:szCs w:val="30"/>
        </w:rPr>
        <w:t>9</w:t>
      </w:r>
      <w:r>
        <w:rPr>
          <w:rFonts w:hint="eastAsia" w:ascii="仿宋_GB2312" w:eastAsia="仿宋_GB2312"/>
          <w:sz w:val="30"/>
          <w:szCs w:val="30"/>
        </w:rPr>
        <w:t>栏不能为空；</w:t>
      </w:r>
    </w:p>
    <w:p>
      <w:pPr>
        <w:numPr>
          <w:ilvl w:val="0"/>
          <w:numId w:val="6"/>
        </w:numPr>
        <w:spacing w:line="560" w:lineRule="exact"/>
        <w:rPr>
          <w:rFonts w:ascii="仿宋_GB2312" w:eastAsia="仿宋_GB2312"/>
          <w:sz w:val="30"/>
          <w:szCs w:val="30"/>
        </w:rPr>
      </w:pPr>
      <w:r>
        <w:rPr>
          <w:rFonts w:ascii="仿宋_GB2312" w:eastAsia="仿宋_GB2312"/>
          <w:sz w:val="30"/>
          <w:szCs w:val="30"/>
        </w:rPr>
        <w:t>4</w:t>
      </w:r>
      <w:r>
        <w:rPr>
          <w:rFonts w:hint="eastAsia" w:ascii="仿宋_GB2312" w:eastAsia="仿宋_GB2312"/>
          <w:sz w:val="30"/>
          <w:szCs w:val="30"/>
        </w:rPr>
        <w:t>栏为停建、建成未使用、已投入使用时，</w:t>
      </w:r>
      <w:r>
        <w:rPr>
          <w:rFonts w:ascii="仿宋_GB2312" w:eastAsia="仿宋_GB2312"/>
          <w:sz w:val="30"/>
          <w:szCs w:val="30"/>
        </w:rPr>
        <w:t>5</w:t>
      </w:r>
      <w:r>
        <w:rPr>
          <w:rFonts w:hint="eastAsia" w:ascii="仿宋_GB2312" w:eastAsia="仿宋_GB2312"/>
          <w:sz w:val="30"/>
          <w:szCs w:val="30"/>
        </w:rPr>
        <w:t>~</w:t>
      </w:r>
      <w:r>
        <w:rPr>
          <w:rFonts w:ascii="仿宋_GB2312" w:eastAsia="仿宋_GB2312"/>
          <w:sz w:val="30"/>
          <w:szCs w:val="30"/>
        </w:rPr>
        <w:t>9</w:t>
      </w:r>
      <w:r>
        <w:rPr>
          <w:rFonts w:hint="eastAsia" w:ascii="仿宋_GB2312" w:eastAsia="仿宋_GB2312"/>
          <w:sz w:val="30"/>
          <w:szCs w:val="30"/>
        </w:rPr>
        <w:t>栏不能为空；</w:t>
      </w:r>
    </w:p>
    <w:p>
      <w:pPr>
        <w:numPr>
          <w:ilvl w:val="0"/>
          <w:numId w:val="6"/>
        </w:numPr>
        <w:spacing w:line="560" w:lineRule="exact"/>
        <w:rPr>
          <w:rFonts w:ascii="仿宋_GB2312" w:eastAsia="仿宋_GB2312"/>
          <w:sz w:val="30"/>
          <w:szCs w:val="30"/>
        </w:rPr>
      </w:pPr>
      <w:r>
        <w:rPr>
          <w:rFonts w:ascii="仿宋_GB2312" w:eastAsia="仿宋_GB2312"/>
          <w:sz w:val="30"/>
          <w:szCs w:val="30"/>
        </w:rPr>
        <w:t>4</w:t>
      </w:r>
      <w:r>
        <w:rPr>
          <w:rFonts w:hint="eastAsia" w:ascii="仿宋_GB2312" w:eastAsia="仿宋_GB2312"/>
          <w:sz w:val="30"/>
          <w:szCs w:val="30"/>
        </w:rPr>
        <w:t>栏选择“在建”、“停建”、“建成未使用”的，</w:t>
      </w:r>
      <w:r>
        <w:rPr>
          <w:rFonts w:ascii="仿宋_GB2312" w:eastAsia="仿宋_GB2312"/>
          <w:sz w:val="30"/>
          <w:szCs w:val="30"/>
        </w:rPr>
        <w:t>10</w:t>
      </w:r>
      <w:r>
        <w:rPr>
          <w:rFonts w:hint="eastAsia" w:ascii="仿宋_GB2312" w:eastAsia="仿宋_GB2312"/>
          <w:sz w:val="30"/>
          <w:szCs w:val="30"/>
        </w:rPr>
        <w:t>栏必须为空；</w:t>
      </w:r>
    </w:p>
    <w:p>
      <w:pPr>
        <w:numPr>
          <w:ilvl w:val="0"/>
          <w:numId w:val="6"/>
        </w:numPr>
        <w:spacing w:line="560" w:lineRule="exact"/>
        <w:rPr>
          <w:rFonts w:ascii="仿宋_GB2312" w:eastAsia="仿宋_GB2312"/>
          <w:sz w:val="30"/>
          <w:szCs w:val="30"/>
        </w:rPr>
      </w:pPr>
      <w:r>
        <w:rPr>
          <w:rFonts w:ascii="仿宋_GB2312" w:eastAsia="仿宋_GB2312"/>
          <w:sz w:val="30"/>
          <w:szCs w:val="30"/>
        </w:rPr>
        <w:t>4</w:t>
      </w:r>
      <w:r>
        <w:rPr>
          <w:rFonts w:hint="eastAsia" w:ascii="仿宋_GB2312" w:eastAsia="仿宋_GB2312"/>
          <w:sz w:val="30"/>
          <w:szCs w:val="30"/>
        </w:rPr>
        <w:t>栏选择“已投入使用”的，</w:t>
      </w:r>
      <w:r>
        <w:rPr>
          <w:rFonts w:ascii="仿宋_GB2312" w:eastAsia="仿宋_GB2312"/>
          <w:sz w:val="30"/>
          <w:szCs w:val="30"/>
        </w:rPr>
        <w:t>1</w:t>
      </w:r>
      <w:r>
        <w:rPr>
          <w:rFonts w:hint="eastAsia" w:ascii="仿宋_GB2312" w:eastAsia="仿宋_GB2312"/>
          <w:sz w:val="30"/>
          <w:szCs w:val="30"/>
        </w:rPr>
        <w:t>0栏必填且应小于等于报表基准日202</w:t>
      </w:r>
      <w:r>
        <w:rPr>
          <w:rFonts w:ascii="仿宋_GB2312" w:eastAsia="仿宋_GB2312"/>
          <w:sz w:val="30"/>
          <w:szCs w:val="30"/>
        </w:rPr>
        <w:t>2</w:t>
      </w:r>
      <w:r>
        <w:rPr>
          <w:rFonts w:hint="eastAsia" w:ascii="仿宋_GB2312" w:eastAsia="仿宋_GB2312"/>
          <w:sz w:val="30"/>
          <w:szCs w:val="30"/>
        </w:rPr>
        <w:t>年12月31日;</w:t>
      </w:r>
    </w:p>
    <w:p>
      <w:pPr>
        <w:numPr>
          <w:ilvl w:val="0"/>
          <w:numId w:val="6"/>
        </w:numPr>
        <w:spacing w:line="560" w:lineRule="exact"/>
        <w:rPr>
          <w:rFonts w:ascii="仿宋_GB2312" w:eastAsia="仿宋_GB2312"/>
          <w:sz w:val="30"/>
          <w:szCs w:val="30"/>
        </w:rPr>
      </w:pPr>
      <w:r>
        <w:rPr>
          <w:rFonts w:ascii="仿宋_GB2312" w:eastAsia="仿宋_GB2312"/>
          <w:sz w:val="30"/>
          <w:szCs w:val="30"/>
        </w:rPr>
        <w:t>4</w:t>
      </w:r>
      <w:r>
        <w:rPr>
          <w:rFonts w:hint="eastAsia" w:ascii="仿宋_GB2312" w:eastAsia="仿宋_GB2312"/>
          <w:sz w:val="30"/>
          <w:szCs w:val="30"/>
        </w:rPr>
        <w:t>栏选择“建成未使用”、“已投入使用”时，1</w:t>
      </w:r>
      <w:r>
        <w:rPr>
          <w:rFonts w:ascii="仿宋_GB2312" w:eastAsia="仿宋_GB2312"/>
          <w:sz w:val="30"/>
          <w:szCs w:val="30"/>
        </w:rPr>
        <w:t>3</w:t>
      </w:r>
      <w:r>
        <w:rPr>
          <w:rFonts w:hint="eastAsia" w:ascii="仿宋_GB2312" w:eastAsia="仿宋_GB2312"/>
          <w:sz w:val="30"/>
          <w:szCs w:val="30"/>
        </w:rPr>
        <w:t>栏不能为空；</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4栏选择“其他”时，9栏=</w:t>
      </w:r>
      <w:r>
        <w:rPr>
          <w:rFonts w:ascii="仿宋_GB2312" w:eastAsia="仿宋_GB2312"/>
          <w:sz w:val="30"/>
          <w:szCs w:val="30"/>
        </w:rPr>
        <w:t>0</w:t>
      </w:r>
      <w:r>
        <w:rPr>
          <w:rFonts w:hint="eastAsia" w:ascii="仿宋_GB2312" w:eastAsia="仿宋_GB2312"/>
          <w:sz w:val="30"/>
          <w:szCs w:val="30"/>
        </w:rPr>
        <w:t>；</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开工日期+10年≤</w:t>
      </w:r>
      <w:r>
        <w:rPr>
          <w:rFonts w:ascii="仿宋_GB2312" w:eastAsia="仿宋_GB2312"/>
          <w:sz w:val="30"/>
          <w:szCs w:val="30"/>
        </w:rPr>
        <w:t>2022</w:t>
      </w:r>
      <w:r>
        <w:rPr>
          <w:rFonts w:hint="eastAsia" w:ascii="仿宋_GB2312" w:eastAsia="仿宋_GB2312"/>
          <w:sz w:val="30"/>
          <w:szCs w:val="30"/>
        </w:rPr>
        <w:t>年，且工程建设情况为“在建”、“建成未使用”，13栏“未转固原因”不能为空，并在填报说明中进行详细说明；</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w:t>
      </w:r>
      <w:r>
        <w:rPr>
          <w:rFonts w:ascii="仿宋_GB2312" w:eastAsia="仿宋_GB2312"/>
          <w:sz w:val="30"/>
          <w:szCs w:val="30"/>
        </w:rPr>
        <w:t>2</w:t>
      </w:r>
      <w:r>
        <w:rPr>
          <w:rFonts w:hint="eastAsia" w:ascii="仿宋_GB2312" w:eastAsia="仿宋_GB2312"/>
          <w:sz w:val="30"/>
          <w:szCs w:val="30"/>
        </w:rPr>
        <w:t>栏“未转固年限（月）”=年末截至月-投入使用月；</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13栏“未转固原因”选填“其他”时，14栏“备注”不能为空；</w:t>
      </w:r>
    </w:p>
    <w:p>
      <w:pPr>
        <w:numPr>
          <w:ilvl w:val="0"/>
          <w:numId w:val="6"/>
        </w:numPr>
        <w:spacing w:line="560" w:lineRule="exact"/>
        <w:rPr>
          <w:rFonts w:ascii="仿宋_GB2312" w:eastAsia="仿宋_GB2312"/>
          <w:sz w:val="30"/>
          <w:szCs w:val="30"/>
        </w:rPr>
      </w:pPr>
      <w:r>
        <w:rPr>
          <w:rFonts w:ascii="仿宋_GB2312" w:eastAsia="仿宋_GB2312"/>
          <w:sz w:val="30"/>
          <w:szCs w:val="30"/>
        </w:rPr>
        <w:t>6</w:t>
      </w:r>
      <w:r>
        <w:rPr>
          <w:rFonts w:hint="eastAsia" w:ascii="仿宋_GB2312" w:eastAsia="仿宋_GB2312"/>
          <w:sz w:val="30"/>
          <w:szCs w:val="30"/>
        </w:rPr>
        <w:t>栏≥</w:t>
      </w:r>
      <w:r>
        <w:rPr>
          <w:rFonts w:ascii="仿宋_GB2312" w:eastAsia="仿宋_GB2312"/>
          <w:sz w:val="30"/>
          <w:szCs w:val="30"/>
        </w:rPr>
        <w:t>7</w:t>
      </w:r>
      <w:r>
        <w:rPr>
          <w:rFonts w:hint="eastAsia" w:ascii="仿宋_GB2312" w:eastAsia="仿宋_GB2312"/>
          <w:sz w:val="30"/>
          <w:szCs w:val="30"/>
        </w:rPr>
        <w:t>栏；</w:t>
      </w:r>
    </w:p>
    <w:p>
      <w:pPr>
        <w:numPr>
          <w:ilvl w:val="0"/>
          <w:numId w:val="6"/>
        </w:numPr>
        <w:spacing w:line="560" w:lineRule="exact"/>
        <w:rPr>
          <w:rFonts w:ascii="仿宋_GB2312" w:eastAsia="仿宋_GB2312"/>
          <w:sz w:val="30"/>
          <w:szCs w:val="30"/>
        </w:rPr>
      </w:pPr>
      <w:r>
        <w:rPr>
          <w:rFonts w:ascii="仿宋_GB2312" w:eastAsia="仿宋_GB2312"/>
          <w:sz w:val="30"/>
          <w:szCs w:val="30"/>
        </w:rPr>
        <w:t>4</w:t>
      </w:r>
      <w:r>
        <w:rPr>
          <w:rFonts w:hint="eastAsia" w:ascii="仿宋_GB2312" w:eastAsia="仿宋_GB2312"/>
          <w:sz w:val="30"/>
          <w:szCs w:val="30"/>
        </w:rPr>
        <w:t>栏选择“已投入使用”时，1</w:t>
      </w:r>
      <w:r>
        <w:rPr>
          <w:rFonts w:ascii="仿宋_GB2312" w:eastAsia="仿宋_GB2312"/>
          <w:sz w:val="30"/>
          <w:szCs w:val="30"/>
        </w:rPr>
        <w:t>0</w:t>
      </w:r>
      <w:r>
        <w:rPr>
          <w:rFonts w:hint="eastAsia" w:ascii="仿宋_GB2312" w:eastAsia="仿宋_GB2312"/>
          <w:sz w:val="30"/>
          <w:szCs w:val="30"/>
        </w:rPr>
        <w:t>栏&gt;</w:t>
      </w:r>
      <w:r>
        <w:rPr>
          <w:rFonts w:ascii="仿宋_GB2312" w:eastAsia="仿宋_GB2312"/>
          <w:sz w:val="30"/>
          <w:szCs w:val="30"/>
        </w:rPr>
        <w:t>3</w:t>
      </w:r>
      <w:r>
        <w:rPr>
          <w:rFonts w:hint="eastAsia" w:ascii="仿宋_GB2312" w:eastAsia="仿宋_GB2312"/>
          <w:sz w:val="30"/>
          <w:szCs w:val="30"/>
        </w:rPr>
        <w:t>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4栏选择“已转固时”，9栏=0；</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w:t>
      </w:r>
      <w:r>
        <w:rPr>
          <w:rFonts w:ascii="仿宋_GB2312" w:eastAsia="仿宋_GB2312"/>
          <w:sz w:val="30"/>
          <w:szCs w:val="30"/>
        </w:rPr>
        <w:t>7</w:t>
      </w:r>
      <w:r>
        <w:rPr>
          <w:rFonts w:hint="eastAsia" w:ascii="仿宋_GB2312" w:eastAsia="仿宋_GB2312"/>
          <w:sz w:val="30"/>
          <w:szCs w:val="30"/>
        </w:rPr>
        <w:t>栏≥0；</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w:t>
      </w:r>
      <w:r>
        <w:rPr>
          <w:rFonts w:ascii="仿宋_GB2312" w:eastAsia="仿宋_GB2312"/>
          <w:sz w:val="30"/>
          <w:szCs w:val="30"/>
        </w:rPr>
        <w:t>5</w:t>
      </w:r>
      <w:r>
        <w:rPr>
          <w:rFonts w:hint="eastAsia" w:ascii="仿宋_GB2312" w:eastAsia="仿宋_GB2312"/>
          <w:sz w:val="30"/>
          <w:szCs w:val="30"/>
        </w:rPr>
        <w:t>栏=2行</w:t>
      </w:r>
      <w:r>
        <w:rPr>
          <w:rFonts w:ascii="仿宋_GB2312" w:eastAsia="仿宋_GB2312"/>
          <w:sz w:val="30"/>
          <w:szCs w:val="30"/>
        </w:rPr>
        <w:t>5</w:t>
      </w:r>
      <w:r>
        <w:rPr>
          <w:rFonts w:hint="eastAsia" w:ascii="仿宋_GB2312" w:eastAsia="仿宋_GB2312"/>
          <w:sz w:val="30"/>
          <w:szCs w:val="30"/>
        </w:rPr>
        <w:t>栏浮动行之和；</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w:t>
      </w:r>
      <w:r>
        <w:rPr>
          <w:rFonts w:ascii="仿宋_GB2312" w:eastAsia="仿宋_GB2312"/>
          <w:sz w:val="30"/>
          <w:szCs w:val="30"/>
        </w:rPr>
        <w:t>6</w:t>
      </w:r>
      <w:r>
        <w:rPr>
          <w:rFonts w:hint="eastAsia" w:ascii="仿宋_GB2312" w:eastAsia="仿宋_GB2312"/>
          <w:sz w:val="30"/>
          <w:szCs w:val="30"/>
        </w:rPr>
        <w:t>栏=2行</w:t>
      </w:r>
      <w:r>
        <w:rPr>
          <w:rFonts w:ascii="仿宋_GB2312" w:eastAsia="仿宋_GB2312"/>
          <w:sz w:val="30"/>
          <w:szCs w:val="30"/>
        </w:rPr>
        <w:t>6</w:t>
      </w:r>
      <w:r>
        <w:rPr>
          <w:rFonts w:hint="eastAsia" w:ascii="仿宋_GB2312" w:eastAsia="仿宋_GB2312"/>
          <w:sz w:val="30"/>
          <w:szCs w:val="30"/>
        </w:rPr>
        <w:t>栏浮动行之和;</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w:t>
      </w:r>
      <w:r>
        <w:rPr>
          <w:rFonts w:ascii="仿宋_GB2312" w:eastAsia="仿宋_GB2312"/>
          <w:sz w:val="30"/>
          <w:szCs w:val="30"/>
        </w:rPr>
        <w:t>7</w:t>
      </w:r>
      <w:r>
        <w:rPr>
          <w:rFonts w:hint="eastAsia" w:ascii="仿宋_GB2312" w:eastAsia="仿宋_GB2312"/>
          <w:sz w:val="30"/>
          <w:szCs w:val="30"/>
        </w:rPr>
        <w:t>栏=2行</w:t>
      </w:r>
      <w:r>
        <w:rPr>
          <w:rFonts w:ascii="仿宋_GB2312" w:eastAsia="仿宋_GB2312"/>
          <w:sz w:val="30"/>
          <w:szCs w:val="30"/>
        </w:rPr>
        <w:t>7</w:t>
      </w:r>
      <w:r>
        <w:rPr>
          <w:rFonts w:hint="eastAsia" w:ascii="仿宋_GB2312" w:eastAsia="仿宋_GB2312"/>
          <w:sz w:val="30"/>
          <w:szCs w:val="30"/>
        </w:rPr>
        <w:t>栏浮动行之和;</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w:t>
      </w:r>
      <w:r>
        <w:rPr>
          <w:rFonts w:ascii="仿宋_GB2312" w:eastAsia="仿宋_GB2312"/>
          <w:sz w:val="30"/>
          <w:szCs w:val="30"/>
        </w:rPr>
        <w:t>8</w:t>
      </w:r>
      <w:r>
        <w:rPr>
          <w:rFonts w:hint="eastAsia" w:ascii="仿宋_GB2312" w:eastAsia="仿宋_GB2312"/>
          <w:sz w:val="30"/>
          <w:szCs w:val="30"/>
        </w:rPr>
        <w:t>栏=2行</w:t>
      </w:r>
      <w:r>
        <w:rPr>
          <w:rFonts w:ascii="仿宋_GB2312" w:eastAsia="仿宋_GB2312"/>
          <w:sz w:val="30"/>
          <w:szCs w:val="30"/>
        </w:rPr>
        <w:t>8</w:t>
      </w:r>
      <w:r>
        <w:rPr>
          <w:rFonts w:hint="eastAsia" w:ascii="仿宋_GB2312" w:eastAsia="仿宋_GB2312"/>
          <w:sz w:val="30"/>
          <w:szCs w:val="30"/>
        </w:rPr>
        <w:t>栏浮动行之和；</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w:t>
      </w:r>
      <w:r>
        <w:rPr>
          <w:rFonts w:ascii="仿宋_GB2312" w:eastAsia="仿宋_GB2312"/>
          <w:sz w:val="30"/>
          <w:szCs w:val="30"/>
        </w:rPr>
        <w:t>9</w:t>
      </w:r>
      <w:r>
        <w:rPr>
          <w:rFonts w:hint="eastAsia" w:ascii="仿宋_GB2312" w:eastAsia="仿宋_GB2312"/>
          <w:sz w:val="30"/>
          <w:szCs w:val="30"/>
        </w:rPr>
        <w:t>栏=2行</w:t>
      </w:r>
      <w:r>
        <w:rPr>
          <w:rFonts w:ascii="仿宋_GB2312" w:eastAsia="仿宋_GB2312"/>
          <w:sz w:val="30"/>
          <w:szCs w:val="30"/>
        </w:rPr>
        <w:t>9</w:t>
      </w:r>
      <w:r>
        <w:rPr>
          <w:rFonts w:hint="eastAsia" w:ascii="仿宋_GB2312" w:eastAsia="仿宋_GB2312"/>
          <w:sz w:val="30"/>
          <w:szCs w:val="30"/>
        </w:rPr>
        <w:t>栏浮动行之和；</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1行11栏=2行11栏浮动行之和；</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当</w:t>
      </w:r>
      <w:r>
        <w:rPr>
          <w:rFonts w:ascii="仿宋_GB2312" w:eastAsia="仿宋_GB2312"/>
          <w:sz w:val="30"/>
          <w:szCs w:val="30"/>
        </w:rPr>
        <w:t>8</w:t>
      </w:r>
      <w:r>
        <w:rPr>
          <w:rFonts w:hint="eastAsia" w:ascii="仿宋_GB2312" w:eastAsia="仿宋_GB2312"/>
          <w:sz w:val="30"/>
          <w:szCs w:val="30"/>
        </w:rPr>
        <w:t>栏大于</w:t>
      </w:r>
      <w:r>
        <w:rPr>
          <w:rFonts w:ascii="仿宋_GB2312" w:eastAsia="仿宋_GB2312"/>
          <w:sz w:val="30"/>
          <w:szCs w:val="30"/>
        </w:rPr>
        <w:t>0</w:t>
      </w:r>
      <w:r>
        <w:rPr>
          <w:rFonts w:hint="eastAsia" w:ascii="仿宋_GB2312" w:eastAsia="仿宋_GB2312"/>
          <w:sz w:val="30"/>
          <w:szCs w:val="30"/>
        </w:rPr>
        <w:t>，</w:t>
      </w:r>
      <w:r>
        <w:rPr>
          <w:rFonts w:ascii="仿宋_GB2312" w:eastAsia="仿宋_GB2312"/>
          <w:sz w:val="30"/>
          <w:szCs w:val="30"/>
        </w:rPr>
        <w:t>9</w:t>
      </w:r>
      <w:r>
        <w:rPr>
          <w:rFonts w:hint="eastAsia" w:ascii="仿宋_GB2312" w:eastAsia="仿宋_GB2312"/>
          <w:sz w:val="30"/>
          <w:szCs w:val="30"/>
        </w:rPr>
        <w:t>栏等于</w:t>
      </w:r>
      <w:r>
        <w:rPr>
          <w:rFonts w:ascii="仿宋_GB2312" w:eastAsia="仿宋_GB2312"/>
          <w:sz w:val="30"/>
          <w:szCs w:val="30"/>
        </w:rPr>
        <w:t>0</w:t>
      </w:r>
      <w:r>
        <w:rPr>
          <w:rFonts w:hint="eastAsia" w:ascii="仿宋_GB2312" w:eastAsia="仿宋_GB2312"/>
          <w:sz w:val="30"/>
          <w:szCs w:val="30"/>
        </w:rPr>
        <w:t>时，</w:t>
      </w:r>
      <w:r>
        <w:rPr>
          <w:rFonts w:ascii="仿宋_GB2312" w:eastAsia="仿宋_GB2312"/>
          <w:sz w:val="30"/>
          <w:szCs w:val="30"/>
        </w:rPr>
        <w:t>4</w:t>
      </w:r>
      <w:r>
        <w:rPr>
          <w:rFonts w:hint="eastAsia" w:ascii="仿宋_GB2312" w:eastAsia="仿宋_GB2312"/>
          <w:sz w:val="30"/>
          <w:szCs w:val="30"/>
        </w:rPr>
        <w:t>栏应为“已转固”；</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1、2行（</w:t>
      </w:r>
      <w:r>
        <w:rPr>
          <w:rFonts w:ascii="仿宋_GB2312" w:eastAsia="仿宋_GB2312"/>
          <w:sz w:val="30"/>
          <w:szCs w:val="30"/>
        </w:rPr>
        <w:t>5</w:t>
      </w:r>
      <w:r>
        <w:rPr>
          <w:rFonts w:hint="eastAsia" w:ascii="仿宋_GB2312" w:eastAsia="仿宋_GB2312"/>
          <w:sz w:val="30"/>
          <w:szCs w:val="30"/>
        </w:rPr>
        <w:t>~</w:t>
      </w:r>
      <w:r>
        <w:rPr>
          <w:rFonts w:ascii="仿宋_GB2312" w:eastAsia="仿宋_GB2312"/>
          <w:sz w:val="30"/>
          <w:szCs w:val="30"/>
        </w:rPr>
        <w:t>9</w:t>
      </w:r>
      <w:r>
        <w:rPr>
          <w:rFonts w:hint="eastAsia" w:ascii="仿宋_GB2312" w:eastAsia="仿宋_GB2312"/>
          <w:sz w:val="30"/>
          <w:szCs w:val="30"/>
        </w:rPr>
        <w:t>）栏≥0。</w:t>
      </w:r>
    </w:p>
    <w:p>
      <w:pPr>
        <w:snapToGrid w:val="0"/>
        <w:spacing w:line="560" w:lineRule="exact"/>
        <w:ind w:firstLine="570"/>
        <w:rPr>
          <w:rFonts w:ascii="仿宋_GB2312" w:hAnsi="仿宋" w:eastAsia="仿宋_GB2312"/>
          <w:b/>
          <w:sz w:val="30"/>
          <w:szCs w:val="30"/>
        </w:rPr>
      </w:pPr>
      <w:r>
        <w:rPr>
          <w:rFonts w:hint="eastAsia" w:ascii="仿宋_GB2312" w:hAnsi="仿宋" w:eastAsia="仿宋_GB2312"/>
          <w:b/>
          <w:sz w:val="30"/>
          <w:szCs w:val="30"/>
        </w:rPr>
        <w:t>表间公式</w:t>
      </w:r>
      <w:r>
        <w:rPr>
          <w:rFonts w:ascii="仿宋_GB2312" w:hAnsi="仿宋" w:eastAsia="仿宋_GB2312"/>
          <w:b/>
          <w:sz w:val="30"/>
          <w:szCs w:val="30"/>
        </w:rPr>
        <w:t>：</w:t>
      </w:r>
    </w:p>
    <w:p>
      <w:pPr>
        <w:numPr>
          <w:ilvl w:val="0"/>
          <w:numId w:val="6"/>
        </w:numPr>
        <w:spacing w:line="560" w:lineRule="exact"/>
        <w:rPr>
          <w:rFonts w:ascii="仿宋_GB2312" w:hAnsi="仿宋" w:eastAsia="仿宋_GB2312"/>
          <w:bCs/>
          <w:sz w:val="30"/>
          <w:szCs w:val="30"/>
        </w:rPr>
      </w:pPr>
      <w:r>
        <w:rPr>
          <w:rFonts w:hint="eastAsia" w:ascii="仿宋_GB2312" w:hAnsi="仿宋" w:eastAsia="仿宋_GB2312"/>
          <w:bCs/>
          <w:sz w:val="30"/>
          <w:szCs w:val="30"/>
        </w:rPr>
        <w:t>1行</w:t>
      </w:r>
      <w:r>
        <w:rPr>
          <w:rFonts w:ascii="仿宋_GB2312" w:hAnsi="仿宋" w:eastAsia="仿宋_GB2312"/>
          <w:bCs/>
          <w:sz w:val="30"/>
          <w:szCs w:val="30"/>
        </w:rPr>
        <w:t>8</w:t>
      </w:r>
      <w:r>
        <w:rPr>
          <w:rFonts w:hint="eastAsia" w:ascii="仿宋_GB2312" w:hAnsi="仿宋" w:eastAsia="仿宋_GB2312"/>
          <w:bCs/>
          <w:sz w:val="30"/>
          <w:szCs w:val="30"/>
        </w:rPr>
        <w:t>栏</w:t>
      </w:r>
      <w:r>
        <w:rPr>
          <w:rFonts w:hint="eastAsia" w:ascii="仿宋_GB2312" w:eastAsia="仿宋_GB2312"/>
          <w:sz w:val="30"/>
          <w:szCs w:val="30"/>
        </w:rPr>
        <w:t>=</w:t>
      </w:r>
      <w:r>
        <w:rPr>
          <w:rFonts w:hint="eastAsia" w:ascii="仿宋_GB2312" w:hAnsi="仿宋" w:eastAsia="仿宋_GB2312"/>
          <w:bCs/>
          <w:sz w:val="30"/>
          <w:szCs w:val="30"/>
        </w:rPr>
        <w:t>财资0</w:t>
      </w:r>
      <w:r>
        <w:rPr>
          <w:rFonts w:ascii="仿宋_GB2312" w:hAnsi="仿宋" w:eastAsia="仿宋_GB2312"/>
          <w:bCs/>
          <w:sz w:val="30"/>
          <w:szCs w:val="30"/>
        </w:rPr>
        <w:t>1</w:t>
      </w:r>
      <w:r>
        <w:rPr>
          <w:rFonts w:hint="eastAsia" w:ascii="仿宋_GB2312" w:hAnsi="仿宋" w:eastAsia="仿宋_GB2312"/>
          <w:bCs/>
          <w:sz w:val="30"/>
          <w:szCs w:val="30"/>
        </w:rPr>
        <w:t>表2</w:t>
      </w:r>
      <w:r>
        <w:rPr>
          <w:rFonts w:ascii="仿宋_GB2312" w:hAnsi="仿宋" w:eastAsia="仿宋_GB2312"/>
          <w:bCs/>
          <w:sz w:val="30"/>
          <w:szCs w:val="30"/>
        </w:rPr>
        <w:t>3</w:t>
      </w:r>
      <w:r>
        <w:rPr>
          <w:rFonts w:hint="eastAsia" w:ascii="仿宋_GB2312" w:hAnsi="仿宋" w:eastAsia="仿宋_GB2312"/>
          <w:bCs/>
          <w:sz w:val="30"/>
          <w:szCs w:val="30"/>
        </w:rPr>
        <w:t>行1栏；</w:t>
      </w:r>
    </w:p>
    <w:p>
      <w:pPr>
        <w:numPr>
          <w:ilvl w:val="0"/>
          <w:numId w:val="6"/>
        </w:numPr>
        <w:snapToGrid w:val="0"/>
        <w:spacing w:line="560" w:lineRule="exact"/>
        <w:ind w:firstLine="600" w:firstLineChars="200"/>
        <w:rPr>
          <w:rFonts w:ascii="仿宋_GB2312" w:hAnsi="仿宋" w:eastAsia="仿宋_GB2312"/>
          <w:bCs/>
          <w:sz w:val="30"/>
          <w:szCs w:val="30"/>
        </w:rPr>
      </w:pPr>
      <w:r>
        <w:rPr>
          <w:rFonts w:ascii="仿宋_GB2312" w:hAnsi="仿宋" w:eastAsia="仿宋_GB2312"/>
          <w:bCs/>
          <w:sz w:val="30"/>
          <w:szCs w:val="30"/>
        </w:rPr>
        <w:t>1</w:t>
      </w:r>
      <w:r>
        <w:rPr>
          <w:rFonts w:hint="eastAsia" w:ascii="仿宋_GB2312" w:hAnsi="仿宋" w:eastAsia="仿宋_GB2312"/>
          <w:bCs/>
          <w:sz w:val="30"/>
          <w:szCs w:val="30"/>
        </w:rPr>
        <w:t>行</w:t>
      </w:r>
      <w:r>
        <w:rPr>
          <w:rFonts w:ascii="仿宋_GB2312" w:hAnsi="仿宋" w:eastAsia="仿宋_GB2312"/>
          <w:bCs/>
          <w:sz w:val="30"/>
          <w:szCs w:val="30"/>
        </w:rPr>
        <w:t>9</w:t>
      </w:r>
      <w:r>
        <w:rPr>
          <w:rFonts w:hint="eastAsia" w:ascii="仿宋_GB2312" w:hAnsi="仿宋" w:eastAsia="仿宋_GB2312"/>
          <w:bCs/>
          <w:sz w:val="30"/>
          <w:szCs w:val="30"/>
        </w:rPr>
        <w:t>栏=财资</w:t>
      </w:r>
      <w:r>
        <w:rPr>
          <w:rFonts w:ascii="仿宋_GB2312" w:hAnsi="仿宋" w:eastAsia="仿宋_GB2312"/>
          <w:bCs/>
          <w:sz w:val="30"/>
          <w:szCs w:val="30"/>
        </w:rPr>
        <w:t>01</w:t>
      </w:r>
      <w:r>
        <w:rPr>
          <w:rFonts w:hint="eastAsia" w:ascii="仿宋_GB2312" w:hAnsi="仿宋" w:eastAsia="仿宋_GB2312"/>
          <w:bCs/>
          <w:sz w:val="30"/>
          <w:szCs w:val="30"/>
        </w:rPr>
        <w:t>表</w:t>
      </w:r>
      <w:r>
        <w:rPr>
          <w:rFonts w:ascii="仿宋_GB2312" w:hAnsi="仿宋" w:eastAsia="仿宋_GB2312"/>
          <w:bCs/>
          <w:sz w:val="30"/>
          <w:szCs w:val="30"/>
        </w:rPr>
        <w:t>23</w:t>
      </w:r>
      <w:r>
        <w:rPr>
          <w:rFonts w:hint="eastAsia" w:ascii="仿宋_GB2312" w:hAnsi="仿宋" w:eastAsia="仿宋_GB2312"/>
          <w:bCs/>
          <w:sz w:val="30"/>
          <w:szCs w:val="30"/>
        </w:rPr>
        <w:t>行2栏。</w:t>
      </w:r>
    </w:p>
    <w:p>
      <w:pPr>
        <w:snapToGrid w:val="0"/>
        <w:spacing w:line="560" w:lineRule="exact"/>
        <w:ind w:firstLine="570"/>
        <w:rPr>
          <w:rFonts w:ascii="仿宋_GB2312" w:hAnsi="仿宋" w:eastAsia="仿宋_GB2312"/>
          <w:b/>
          <w:sz w:val="30"/>
          <w:szCs w:val="30"/>
        </w:rPr>
      </w:pPr>
      <w:r>
        <w:rPr>
          <w:rFonts w:hint="eastAsia" w:ascii="仿宋_GB2312" w:hAnsi="仿宋" w:eastAsia="仿宋_GB2312"/>
          <w:b/>
          <w:sz w:val="30"/>
          <w:szCs w:val="30"/>
        </w:rPr>
        <w:t>核实性公式</w:t>
      </w:r>
      <w:r>
        <w:rPr>
          <w:rFonts w:ascii="仿宋_GB2312" w:hAnsi="仿宋" w:eastAsia="仿宋_GB2312"/>
          <w:b/>
          <w:sz w:val="30"/>
          <w:szCs w:val="30"/>
        </w:rPr>
        <w:t>：</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当4栏选择“其他”时，提示核实性错误，需结合实际情况修改或填写情况说明具体工程建设情况。</w:t>
      </w:r>
    </w:p>
    <w:p>
      <w:pPr>
        <w:pStyle w:val="2"/>
        <w:spacing w:line="560" w:lineRule="exact"/>
        <w:rPr>
          <w:b/>
          <w:color w:val="auto"/>
        </w:rPr>
      </w:pPr>
      <w:r>
        <w:rPr>
          <w:rFonts w:hint="eastAsia"/>
          <w:color w:val="auto"/>
        </w:rPr>
        <w:t>九、固定和无形资产配置情况表（财资</w:t>
      </w:r>
      <w:r>
        <w:rPr>
          <w:color w:val="auto"/>
        </w:rPr>
        <w:t>08</w:t>
      </w:r>
      <w:r>
        <w:rPr>
          <w:rFonts w:hint="eastAsia"/>
          <w:color w:val="auto"/>
        </w:rPr>
        <w:t>表</w:t>
      </w:r>
      <w:r>
        <w:rPr>
          <w:rFonts w:hint="eastAsia"/>
          <w:color w:val="auto"/>
          <w:spacing w:val="6"/>
        </w:rPr>
        <w:t>）</w:t>
      </w:r>
    </w:p>
    <w:p>
      <w:pPr>
        <w:spacing w:line="560" w:lineRule="exact"/>
        <w:ind w:firstLine="600" w:firstLineChars="200"/>
        <w:rPr>
          <w:rFonts w:ascii="仿宋_GB2312" w:eastAsia="仿宋_GB2312"/>
          <w:kern w:val="0"/>
          <w:sz w:val="30"/>
          <w:szCs w:val="30"/>
        </w:rPr>
      </w:pPr>
      <w:r>
        <w:rPr>
          <w:rFonts w:hint="eastAsia" w:ascii="仿宋_GB2312" w:eastAsia="仿宋_GB2312"/>
          <w:kern w:val="0"/>
          <w:sz w:val="30"/>
          <w:szCs w:val="30"/>
        </w:rPr>
        <w:t>本表反映行政事业单位通过不同配置方式</w:t>
      </w:r>
      <w:r>
        <w:rPr>
          <w:rFonts w:ascii="仿宋_GB2312" w:eastAsia="仿宋_GB2312"/>
          <w:kern w:val="0"/>
          <w:sz w:val="30"/>
          <w:szCs w:val="30"/>
        </w:rPr>
        <w:t>本年</w:t>
      </w:r>
      <w:r>
        <w:rPr>
          <w:rFonts w:hint="eastAsia" w:ascii="仿宋_GB2312" w:eastAsia="仿宋_GB2312"/>
          <w:kern w:val="0"/>
          <w:sz w:val="30"/>
          <w:szCs w:val="30"/>
        </w:rPr>
        <w:t>增加</w:t>
      </w:r>
      <w:r>
        <w:rPr>
          <w:rFonts w:ascii="仿宋_GB2312" w:eastAsia="仿宋_GB2312"/>
          <w:kern w:val="0"/>
          <w:sz w:val="30"/>
          <w:szCs w:val="30"/>
        </w:rPr>
        <w:t>固定</w:t>
      </w:r>
      <w:r>
        <w:rPr>
          <w:rFonts w:hint="eastAsia" w:ascii="仿宋_GB2312" w:eastAsia="仿宋_GB2312"/>
          <w:kern w:val="0"/>
          <w:sz w:val="30"/>
          <w:szCs w:val="30"/>
        </w:rPr>
        <w:t>和无形</w:t>
      </w:r>
      <w:r>
        <w:rPr>
          <w:rFonts w:ascii="仿宋_GB2312" w:eastAsia="仿宋_GB2312"/>
          <w:kern w:val="0"/>
          <w:sz w:val="30"/>
          <w:szCs w:val="30"/>
        </w:rPr>
        <w:t>资产</w:t>
      </w:r>
      <w:r>
        <w:rPr>
          <w:rFonts w:hint="eastAsia" w:ascii="仿宋_GB2312" w:eastAsia="仿宋_GB2312"/>
          <w:kern w:val="0"/>
          <w:sz w:val="30"/>
          <w:szCs w:val="30"/>
        </w:rPr>
        <w:t>的账面数情况，由资产模块中资产卡片相关数据提取填报。</w:t>
      </w:r>
    </w:p>
    <w:p>
      <w:pPr>
        <w:spacing w:line="560" w:lineRule="exact"/>
        <w:ind w:firstLine="602" w:firstLineChars="200"/>
        <w:rPr>
          <w:rFonts w:ascii="仿宋_GB2312" w:eastAsia="仿宋_GB2312"/>
          <w:b/>
          <w:bCs/>
          <w:kern w:val="0"/>
          <w:sz w:val="30"/>
          <w:szCs w:val="30"/>
        </w:rPr>
      </w:pPr>
      <w:r>
        <w:rPr>
          <w:rFonts w:hint="eastAsia" w:ascii="仿宋_GB2312" w:eastAsia="仿宋_GB2312"/>
          <w:b/>
          <w:bCs/>
          <w:kern w:val="0"/>
          <w:sz w:val="30"/>
          <w:szCs w:val="30"/>
        </w:rPr>
        <w:t>主要指标说明：</w:t>
      </w:r>
    </w:p>
    <w:p>
      <w:pPr>
        <w:spacing w:line="560" w:lineRule="exact"/>
        <w:ind w:firstLine="600" w:firstLineChars="200"/>
        <w:rPr>
          <w:rFonts w:ascii="仿宋_GB2312" w:eastAsia="仿宋_GB2312"/>
          <w:kern w:val="0"/>
          <w:sz w:val="30"/>
          <w:szCs w:val="30"/>
        </w:rPr>
      </w:pPr>
      <w:r>
        <w:rPr>
          <w:rFonts w:hint="eastAsia" w:ascii="仿宋_GB2312" w:eastAsia="仿宋_GB2312"/>
          <w:kern w:val="0"/>
          <w:sz w:val="30"/>
          <w:szCs w:val="30"/>
        </w:rPr>
        <w:t>1</w:t>
      </w:r>
      <w:r>
        <w:rPr>
          <w:rFonts w:ascii="仿宋_GB2312" w:eastAsia="仿宋_GB2312"/>
          <w:kern w:val="0"/>
          <w:sz w:val="30"/>
          <w:szCs w:val="30"/>
        </w:rPr>
        <w:t>.</w:t>
      </w:r>
      <w:r>
        <w:rPr>
          <w:rFonts w:hint="eastAsia" w:ascii="仿宋_GB2312" w:eastAsia="仿宋_GB2312"/>
          <w:kern w:val="0"/>
          <w:sz w:val="30"/>
          <w:szCs w:val="30"/>
        </w:rPr>
        <w:t>本年账面增加数：该指标按照配置方式分别提取。</w:t>
      </w:r>
    </w:p>
    <w:p>
      <w:pPr>
        <w:spacing w:line="560" w:lineRule="exact"/>
        <w:ind w:firstLine="600" w:firstLineChars="200"/>
        <w:rPr>
          <w:rFonts w:ascii="仿宋_GB2312" w:eastAsia="仿宋_GB2312"/>
          <w:kern w:val="0"/>
          <w:sz w:val="30"/>
          <w:szCs w:val="30"/>
        </w:rPr>
      </w:pPr>
      <w:r>
        <w:rPr>
          <w:rFonts w:hint="eastAsia" w:ascii="仿宋_GB2312" w:eastAsia="仿宋_GB2312"/>
          <w:kern w:val="0"/>
          <w:sz w:val="30"/>
          <w:szCs w:val="30"/>
        </w:rPr>
        <w:t>配置</w:t>
      </w:r>
      <w:r>
        <w:rPr>
          <w:rFonts w:ascii="仿宋_GB2312" w:eastAsia="仿宋_GB2312"/>
          <w:kern w:val="0"/>
          <w:sz w:val="30"/>
          <w:szCs w:val="30"/>
        </w:rPr>
        <w:t>方</w:t>
      </w:r>
      <w:r>
        <w:rPr>
          <w:rFonts w:hint="eastAsia" w:ascii="仿宋_GB2312" w:eastAsia="仿宋_GB2312"/>
          <w:kern w:val="0"/>
          <w:sz w:val="30"/>
          <w:szCs w:val="30"/>
        </w:rPr>
        <w:t>式</w:t>
      </w:r>
      <w:r>
        <w:rPr>
          <w:rFonts w:ascii="仿宋_GB2312" w:eastAsia="仿宋_GB2312"/>
          <w:kern w:val="0"/>
          <w:sz w:val="30"/>
          <w:szCs w:val="30"/>
        </w:rPr>
        <w:t>分为新购、调拨、接受捐赠、</w:t>
      </w:r>
      <w:r>
        <w:rPr>
          <w:rFonts w:hint="eastAsia" w:ascii="仿宋_GB2312" w:eastAsia="仿宋_GB2312"/>
          <w:kern w:val="0"/>
          <w:sz w:val="30"/>
          <w:szCs w:val="30"/>
        </w:rPr>
        <w:t>置换</w:t>
      </w:r>
      <w:r>
        <w:rPr>
          <w:rFonts w:ascii="仿宋_GB2312" w:eastAsia="仿宋_GB2312"/>
          <w:kern w:val="0"/>
          <w:sz w:val="30"/>
          <w:szCs w:val="30"/>
        </w:rPr>
        <w:t>、其他等五种方式</w:t>
      </w:r>
      <w:r>
        <w:rPr>
          <w:rFonts w:hint="eastAsia" w:ascii="仿宋_GB2312" w:eastAsia="仿宋_GB2312"/>
          <w:kern w:val="0"/>
          <w:sz w:val="30"/>
          <w:szCs w:val="30"/>
        </w:rPr>
        <w:t>。其中：</w:t>
      </w:r>
    </w:p>
    <w:p>
      <w:pPr>
        <w:spacing w:line="560" w:lineRule="exact"/>
        <w:ind w:firstLine="600"/>
        <w:rPr>
          <w:rFonts w:ascii="仿宋_GB2312" w:eastAsia="仿宋_GB2312"/>
          <w:kern w:val="0"/>
          <w:sz w:val="30"/>
          <w:szCs w:val="30"/>
        </w:rPr>
      </w:pPr>
      <w:r>
        <w:rPr>
          <w:rFonts w:ascii="仿宋_GB2312" w:eastAsia="仿宋_GB2312"/>
          <w:kern w:val="0"/>
          <w:sz w:val="30"/>
          <w:szCs w:val="30"/>
        </w:rPr>
        <w:t>新购</w:t>
      </w:r>
      <w:r>
        <w:rPr>
          <w:rFonts w:hint="eastAsia" w:ascii="仿宋_GB2312" w:eastAsia="仿宋_GB2312"/>
          <w:kern w:val="0"/>
          <w:sz w:val="30"/>
          <w:szCs w:val="30"/>
        </w:rPr>
        <w:t>包括以购买的方式配置资产的行为、以自建或自行研制等方式配置资产的行为、以融资租入方式配置</w:t>
      </w:r>
      <w:r>
        <w:rPr>
          <w:rFonts w:ascii="仿宋_GB2312" w:eastAsia="仿宋_GB2312"/>
          <w:kern w:val="0"/>
          <w:sz w:val="30"/>
          <w:szCs w:val="30"/>
        </w:rPr>
        <w:t>资产的行为</w:t>
      </w:r>
      <w:r>
        <w:rPr>
          <w:rFonts w:hint="eastAsia" w:ascii="仿宋_GB2312" w:eastAsia="仿宋_GB2312"/>
          <w:kern w:val="0"/>
          <w:sz w:val="30"/>
          <w:szCs w:val="30"/>
        </w:rPr>
        <w:t>等。</w:t>
      </w:r>
    </w:p>
    <w:p>
      <w:pPr>
        <w:spacing w:line="560" w:lineRule="exact"/>
        <w:ind w:firstLine="600"/>
        <w:rPr>
          <w:rFonts w:ascii="仿宋_GB2312" w:eastAsia="仿宋_GB2312"/>
          <w:kern w:val="0"/>
          <w:sz w:val="30"/>
          <w:szCs w:val="30"/>
        </w:rPr>
      </w:pPr>
      <w:r>
        <w:rPr>
          <w:rFonts w:hint="eastAsia" w:ascii="仿宋_GB2312" w:eastAsia="仿宋_GB2312"/>
          <w:kern w:val="0"/>
          <w:sz w:val="30"/>
          <w:szCs w:val="30"/>
        </w:rPr>
        <w:t>调拨是</w:t>
      </w:r>
      <w:r>
        <w:rPr>
          <w:rFonts w:ascii="仿宋_GB2312" w:eastAsia="仿宋_GB2312"/>
          <w:kern w:val="0"/>
          <w:sz w:val="30"/>
          <w:szCs w:val="30"/>
        </w:rPr>
        <w:t>指</w:t>
      </w:r>
      <w:r>
        <w:rPr>
          <w:rFonts w:hint="eastAsia" w:ascii="仿宋_GB2312" w:eastAsia="仿宋_GB2312"/>
          <w:kern w:val="0"/>
          <w:sz w:val="30"/>
          <w:szCs w:val="30"/>
        </w:rPr>
        <w:t>以无偿调入的方式配置资产的</w:t>
      </w:r>
      <w:r>
        <w:rPr>
          <w:rFonts w:ascii="仿宋_GB2312" w:eastAsia="仿宋_GB2312"/>
          <w:kern w:val="0"/>
          <w:sz w:val="30"/>
          <w:szCs w:val="30"/>
        </w:rPr>
        <w:t>行为</w:t>
      </w:r>
      <w:r>
        <w:rPr>
          <w:rFonts w:hint="eastAsia" w:ascii="仿宋_GB2312" w:eastAsia="仿宋_GB2312"/>
          <w:kern w:val="0"/>
          <w:sz w:val="30"/>
          <w:szCs w:val="30"/>
        </w:rPr>
        <w:t>，机构合并涉及的资产划转不作为调拨配置资产。</w:t>
      </w:r>
    </w:p>
    <w:p>
      <w:pPr>
        <w:spacing w:line="560" w:lineRule="exact"/>
        <w:ind w:firstLine="600"/>
        <w:rPr>
          <w:rFonts w:ascii="仿宋_GB2312" w:eastAsia="仿宋_GB2312"/>
          <w:kern w:val="0"/>
          <w:sz w:val="30"/>
          <w:szCs w:val="30"/>
        </w:rPr>
      </w:pPr>
      <w:r>
        <w:rPr>
          <w:rFonts w:hint="eastAsia" w:ascii="仿宋_GB2312" w:eastAsia="仿宋_GB2312"/>
          <w:kern w:val="0"/>
          <w:sz w:val="30"/>
          <w:szCs w:val="30"/>
        </w:rPr>
        <w:t>接</w:t>
      </w:r>
      <w:r>
        <w:rPr>
          <w:rFonts w:ascii="仿宋_GB2312" w:eastAsia="仿宋_GB2312"/>
          <w:kern w:val="0"/>
          <w:sz w:val="30"/>
          <w:szCs w:val="30"/>
        </w:rPr>
        <w:t>受捐赠是</w:t>
      </w:r>
      <w:r>
        <w:rPr>
          <w:rFonts w:hint="eastAsia" w:ascii="仿宋_GB2312" w:eastAsia="仿宋_GB2312"/>
          <w:kern w:val="0"/>
          <w:sz w:val="30"/>
          <w:szCs w:val="30"/>
        </w:rPr>
        <w:t>指单位通过接受捐赠的方式配置资产的</w:t>
      </w:r>
      <w:r>
        <w:rPr>
          <w:rFonts w:ascii="仿宋_GB2312" w:eastAsia="仿宋_GB2312"/>
          <w:kern w:val="0"/>
          <w:sz w:val="30"/>
          <w:szCs w:val="30"/>
        </w:rPr>
        <w:t>行为</w:t>
      </w:r>
      <w:r>
        <w:rPr>
          <w:rFonts w:hint="eastAsia" w:ascii="仿宋_GB2312" w:eastAsia="仿宋_GB2312"/>
          <w:kern w:val="0"/>
          <w:sz w:val="30"/>
          <w:szCs w:val="30"/>
        </w:rPr>
        <w:t>。</w:t>
      </w:r>
    </w:p>
    <w:p>
      <w:pPr>
        <w:spacing w:line="560" w:lineRule="exact"/>
        <w:ind w:firstLine="600"/>
        <w:rPr>
          <w:rFonts w:ascii="仿宋_GB2312" w:eastAsia="仿宋_GB2312"/>
          <w:kern w:val="0"/>
          <w:sz w:val="30"/>
          <w:szCs w:val="30"/>
        </w:rPr>
      </w:pPr>
      <w:bookmarkStart w:id="10" w:name="_Hlk22747900"/>
      <w:r>
        <w:rPr>
          <w:rFonts w:hint="eastAsia" w:ascii="仿宋_GB2312" w:eastAsia="仿宋_GB2312"/>
          <w:kern w:val="0"/>
          <w:sz w:val="30"/>
          <w:szCs w:val="30"/>
        </w:rPr>
        <w:t>置换是指单位与其他单位以非货币性资产为主进行资产交换的行为，此交换不涉及或只涉及少量的货币性资产（即补价）。</w:t>
      </w:r>
    </w:p>
    <w:bookmarkEnd w:id="10"/>
    <w:p>
      <w:pPr>
        <w:spacing w:line="560" w:lineRule="exact"/>
        <w:ind w:firstLine="600"/>
        <w:rPr>
          <w:rFonts w:ascii="仿宋_GB2312" w:eastAsia="仿宋_GB2312"/>
          <w:kern w:val="0"/>
          <w:sz w:val="30"/>
          <w:szCs w:val="30"/>
        </w:rPr>
      </w:pPr>
      <w:r>
        <w:rPr>
          <w:rFonts w:hint="eastAsia" w:ascii="仿宋_GB2312" w:eastAsia="仿宋_GB2312"/>
          <w:kern w:val="0"/>
          <w:sz w:val="30"/>
          <w:szCs w:val="30"/>
        </w:rPr>
        <w:t>其他是指价值变动和盘盈等情况。</w:t>
      </w:r>
    </w:p>
    <w:p>
      <w:pPr>
        <w:spacing w:line="560" w:lineRule="exact"/>
        <w:ind w:firstLine="600" w:firstLineChars="200"/>
        <w:rPr>
          <w:rFonts w:ascii="仿宋_GB2312" w:eastAsia="仿宋_GB2312"/>
          <w:kern w:val="0"/>
          <w:sz w:val="30"/>
          <w:szCs w:val="30"/>
        </w:rPr>
      </w:pPr>
      <w:r>
        <w:rPr>
          <w:rFonts w:hint="eastAsia" w:ascii="仿宋_GB2312" w:eastAsia="仿宋_GB2312"/>
          <w:kern w:val="0"/>
          <w:sz w:val="30"/>
          <w:szCs w:val="30"/>
        </w:rPr>
        <w:t>2</w:t>
      </w:r>
      <w:r>
        <w:rPr>
          <w:rFonts w:ascii="仿宋_GB2312" w:eastAsia="仿宋_GB2312"/>
          <w:kern w:val="0"/>
          <w:sz w:val="30"/>
          <w:szCs w:val="30"/>
        </w:rPr>
        <w:t>.</w:t>
      </w:r>
      <w:r>
        <w:rPr>
          <w:rFonts w:hint="eastAsia" w:ascii="仿宋_GB2312" w:eastAsia="仿宋_GB2312"/>
          <w:kern w:val="0"/>
          <w:sz w:val="30"/>
          <w:szCs w:val="30"/>
        </w:rPr>
        <w:t>数量、原值、累计折旧/摊销、净值：由资产模块中资产卡片相关数据提取。</w:t>
      </w:r>
      <w:r>
        <w:rPr>
          <w:rFonts w:ascii="仿宋_GB2312" w:eastAsia="仿宋_GB2312"/>
          <w:kern w:val="0"/>
          <w:sz w:val="30"/>
          <w:szCs w:val="30"/>
        </w:rPr>
        <w:t>按照有关规定并报经有关部门批准</w:t>
      </w:r>
      <w:r>
        <w:rPr>
          <w:rFonts w:hint="eastAsia" w:ascii="仿宋_GB2312" w:eastAsia="仿宋_GB2312"/>
          <w:kern w:val="0"/>
          <w:sz w:val="30"/>
          <w:szCs w:val="30"/>
        </w:rPr>
        <w:t>接受捐赠、</w:t>
      </w:r>
      <w:r>
        <w:rPr>
          <w:rFonts w:ascii="仿宋_GB2312" w:eastAsia="仿宋_GB2312"/>
          <w:kern w:val="0"/>
          <w:sz w:val="30"/>
          <w:szCs w:val="30"/>
        </w:rPr>
        <w:t>无偿调入或置换进来的资产，</w:t>
      </w:r>
      <w:r>
        <w:rPr>
          <w:rFonts w:hint="eastAsia" w:ascii="仿宋_GB2312" w:eastAsia="仿宋_GB2312"/>
          <w:kern w:val="0"/>
          <w:sz w:val="30"/>
          <w:szCs w:val="30"/>
        </w:rPr>
        <w:t>应按照政府会计准则制度相关规定确定入账价值。</w:t>
      </w:r>
    </w:p>
    <w:p>
      <w:pPr>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逻辑性审核公式</w:t>
      </w:r>
      <w:r>
        <w:rPr>
          <w:rFonts w:ascii="仿宋_GB2312" w:hAnsi="仿宋" w:eastAsia="仿宋_GB2312"/>
          <w:b/>
          <w:sz w:val="30"/>
          <w:szCs w:val="30"/>
        </w:rPr>
        <w:t>：</w:t>
      </w:r>
    </w:p>
    <w:p>
      <w:pPr>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表内公式</w:t>
      </w:r>
      <w:r>
        <w:rPr>
          <w:rFonts w:ascii="仿宋_GB2312" w:hAnsi="仿宋" w:eastAsia="仿宋_GB2312"/>
          <w:b/>
          <w:sz w:val="30"/>
          <w:szCs w:val="30"/>
        </w:rPr>
        <w:t>：</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hint="eastAsia" w:ascii="仿宋_GB2312" w:hAnsi="仿宋" w:eastAsia="仿宋_GB2312"/>
          <w:sz w:val="30"/>
          <w:szCs w:val="30"/>
        </w:rPr>
        <w:t>1行2~4、6~8、10~12、14~16、18~20、22~24栏=（2+</w:t>
      </w:r>
      <w:r>
        <w:rPr>
          <w:rFonts w:ascii="仿宋_GB2312" w:hAnsi="仿宋" w:eastAsia="仿宋_GB2312"/>
          <w:sz w:val="30"/>
          <w:szCs w:val="30"/>
        </w:rPr>
        <w:t>17</w:t>
      </w:r>
      <w:r>
        <w:rPr>
          <w:rFonts w:hint="eastAsia" w:ascii="仿宋_GB2312" w:hAnsi="仿宋" w:eastAsia="仿宋_GB2312"/>
          <w:sz w:val="30"/>
          <w:szCs w:val="30"/>
        </w:rPr>
        <w:t>）行2~4、6~8、10~12、14~16、18~20、22~24栏；</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hint="eastAsia" w:ascii="仿宋_GB2312" w:hAnsi="仿宋" w:eastAsia="仿宋_GB2312"/>
          <w:sz w:val="30"/>
          <w:szCs w:val="30"/>
        </w:rPr>
        <w:t>2行（</w:t>
      </w:r>
      <w:r>
        <w:rPr>
          <w:rFonts w:ascii="仿宋_GB2312" w:hAnsi="仿宋" w:eastAsia="仿宋_GB2312"/>
          <w:sz w:val="30"/>
          <w:szCs w:val="30"/>
        </w:rPr>
        <w:t>2,4,6,8,10,12,14,16,18,20,22,24</w:t>
      </w:r>
      <w:r>
        <w:rPr>
          <w:rFonts w:hint="eastAsia" w:ascii="仿宋_GB2312" w:hAnsi="仿宋" w:eastAsia="仿宋_GB2312"/>
          <w:sz w:val="30"/>
          <w:szCs w:val="30"/>
        </w:rPr>
        <w:t>）栏=（3+</w:t>
      </w:r>
      <w:r>
        <w:rPr>
          <w:rFonts w:ascii="仿宋_GB2312" w:hAnsi="仿宋" w:eastAsia="仿宋_GB2312"/>
          <w:sz w:val="30"/>
          <w:szCs w:val="30"/>
        </w:rPr>
        <w:t>10</w:t>
      </w:r>
      <w:r>
        <w:rPr>
          <w:rFonts w:hint="eastAsia" w:ascii="仿宋_GB2312" w:hAnsi="仿宋" w:eastAsia="仿宋_GB2312"/>
          <w:sz w:val="30"/>
          <w:szCs w:val="30"/>
        </w:rPr>
        <w:t>+1</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14+</w:t>
      </w:r>
      <w:r>
        <w:rPr>
          <w:rFonts w:hint="eastAsia" w:ascii="仿宋_GB2312" w:hAnsi="仿宋" w:eastAsia="仿宋_GB2312"/>
          <w:sz w:val="30"/>
          <w:szCs w:val="30"/>
        </w:rPr>
        <w:t>1</w:t>
      </w:r>
      <w:r>
        <w:rPr>
          <w:rFonts w:ascii="仿宋_GB2312" w:hAnsi="仿宋" w:eastAsia="仿宋_GB2312"/>
          <w:sz w:val="30"/>
          <w:szCs w:val="30"/>
        </w:rPr>
        <w:t>5</w:t>
      </w:r>
      <w:r>
        <w:rPr>
          <w:rFonts w:hint="eastAsia" w:ascii="仿宋_GB2312" w:hAnsi="仿宋" w:eastAsia="仿宋_GB2312"/>
          <w:sz w:val="30"/>
          <w:szCs w:val="30"/>
        </w:rPr>
        <w:t>+1</w:t>
      </w:r>
      <w:r>
        <w:rPr>
          <w:rFonts w:ascii="仿宋_GB2312" w:hAnsi="仿宋" w:eastAsia="仿宋_GB2312"/>
          <w:sz w:val="30"/>
          <w:szCs w:val="30"/>
        </w:rPr>
        <w:t>6</w:t>
      </w:r>
      <w:r>
        <w:rPr>
          <w:rFonts w:hint="eastAsia" w:ascii="仿宋_GB2312" w:hAnsi="仿宋" w:eastAsia="仿宋_GB2312"/>
          <w:sz w:val="30"/>
          <w:szCs w:val="30"/>
        </w:rPr>
        <w:t>）行（</w:t>
      </w:r>
      <w:r>
        <w:rPr>
          <w:rFonts w:ascii="仿宋_GB2312" w:hAnsi="仿宋" w:eastAsia="仿宋_GB2312"/>
          <w:sz w:val="30"/>
          <w:szCs w:val="30"/>
        </w:rPr>
        <w:t>2,4,6,8,10,12,14,16,18,20,22,24</w:t>
      </w:r>
      <w:r>
        <w:rPr>
          <w:rFonts w:hint="eastAsia" w:ascii="仿宋_GB2312" w:hAnsi="仿宋" w:eastAsia="仿宋_GB2312"/>
          <w:sz w:val="30"/>
          <w:szCs w:val="30"/>
        </w:rPr>
        <w:t>）栏；</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hint="eastAsia" w:ascii="仿宋_GB2312" w:hAnsi="仿宋" w:eastAsia="仿宋_GB2312"/>
          <w:sz w:val="30"/>
          <w:szCs w:val="30"/>
        </w:rPr>
        <w:t>2行(3,7,11,15,19,23)栏=（3+</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15</w:t>
      </w:r>
      <w:r>
        <w:rPr>
          <w:rFonts w:hint="eastAsia" w:ascii="仿宋_GB2312" w:hAnsi="仿宋" w:eastAsia="仿宋_GB2312"/>
          <w:sz w:val="30"/>
          <w:szCs w:val="30"/>
        </w:rPr>
        <w:t>）行(3,7,11,15,19,23)栏；</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hint="eastAsia" w:ascii="仿宋_GB2312" w:hAnsi="仿宋" w:eastAsia="仿宋_GB2312"/>
          <w:sz w:val="30"/>
          <w:szCs w:val="30"/>
        </w:rPr>
        <w:t>3行2、4、6、8、10、12、14、16、18、20、22、24栏≥（4+</w:t>
      </w:r>
      <w:r>
        <w:rPr>
          <w:rFonts w:ascii="仿宋_GB2312" w:hAnsi="仿宋" w:eastAsia="仿宋_GB2312"/>
          <w:sz w:val="30"/>
          <w:szCs w:val="30"/>
        </w:rPr>
        <w:t>5</w:t>
      </w:r>
      <w:r>
        <w:rPr>
          <w:rFonts w:hint="eastAsia" w:ascii="仿宋_GB2312" w:hAnsi="仿宋" w:eastAsia="仿宋_GB2312"/>
          <w:sz w:val="30"/>
          <w:szCs w:val="30"/>
        </w:rPr>
        <w:t>）行2、4、6、8、10、12、14、16、18、20、22、24栏；</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hint="eastAsia" w:ascii="仿宋_GB2312" w:hAnsi="仿宋" w:eastAsia="仿宋_GB2312"/>
          <w:sz w:val="30"/>
          <w:szCs w:val="30"/>
        </w:rPr>
        <w:t>3行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7</w:t>
      </w:r>
      <w:r>
        <w:rPr>
          <w:rFonts w:hint="eastAsia" w:ascii="仿宋_GB2312" w:hAnsi="仿宋" w:eastAsia="仿宋_GB2312"/>
          <w:sz w:val="30"/>
          <w:szCs w:val="30"/>
        </w:rPr>
        <w:t>、</w:t>
      </w:r>
      <w:r>
        <w:rPr>
          <w:rFonts w:ascii="仿宋_GB2312" w:hAnsi="仿宋" w:eastAsia="仿宋_GB2312"/>
          <w:sz w:val="30"/>
          <w:szCs w:val="30"/>
        </w:rPr>
        <w:t>11</w:t>
      </w:r>
      <w:r>
        <w:rPr>
          <w:rFonts w:hint="eastAsia" w:ascii="仿宋_GB2312" w:hAnsi="仿宋" w:eastAsia="仿宋_GB2312"/>
          <w:sz w:val="30"/>
          <w:szCs w:val="30"/>
        </w:rPr>
        <w:t>、</w:t>
      </w:r>
      <w:r>
        <w:rPr>
          <w:rFonts w:ascii="仿宋_GB2312" w:hAnsi="仿宋" w:eastAsia="仿宋_GB2312"/>
          <w:sz w:val="30"/>
          <w:szCs w:val="30"/>
        </w:rPr>
        <w:t>15</w:t>
      </w:r>
      <w:r>
        <w:rPr>
          <w:rFonts w:hint="eastAsia" w:ascii="仿宋_GB2312" w:hAnsi="仿宋" w:eastAsia="仿宋_GB2312"/>
          <w:sz w:val="30"/>
          <w:szCs w:val="30"/>
        </w:rPr>
        <w:t>、</w:t>
      </w:r>
      <w:r>
        <w:rPr>
          <w:rFonts w:ascii="仿宋_GB2312" w:hAnsi="仿宋" w:eastAsia="仿宋_GB2312"/>
          <w:sz w:val="30"/>
          <w:szCs w:val="30"/>
        </w:rPr>
        <w:t>19</w:t>
      </w:r>
      <w:r>
        <w:rPr>
          <w:rFonts w:hint="eastAsia" w:ascii="仿宋_GB2312" w:hAnsi="仿宋" w:eastAsia="仿宋_GB2312"/>
          <w:sz w:val="30"/>
          <w:szCs w:val="30"/>
        </w:rPr>
        <w:t>、</w:t>
      </w:r>
      <w:r>
        <w:rPr>
          <w:rFonts w:ascii="仿宋_GB2312" w:hAnsi="仿宋" w:eastAsia="仿宋_GB2312"/>
          <w:sz w:val="30"/>
          <w:szCs w:val="30"/>
        </w:rPr>
        <w:t>23</w:t>
      </w:r>
      <w:r>
        <w:rPr>
          <w:rFonts w:hint="eastAsia" w:ascii="仿宋_GB2312" w:hAnsi="仿宋" w:eastAsia="仿宋_GB2312"/>
          <w:sz w:val="30"/>
          <w:szCs w:val="30"/>
        </w:rPr>
        <w:t>栏≥</w:t>
      </w:r>
      <w:r>
        <w:rPr>
          <w:rFonts w:ascii="仿宋_GB2312" w:hAnsi="仿宋" w:eastAsia="仿宋_GB2312"/>
          <w:sz w:val="30"/>
          <w:szCs w:val="30"/>
        </w:rPr>
        <w:t>5</w:t>
      </w:r>
      <w:r>
        <w:rPr>
          <w:rFonts w:hint="eastAsia" w:ascii="仿宋_GB2312" w:hAnsi="仿宋" w:eastAsia="仿宋_GB2312"/>
          <w:sz w:val="30"/>
          <w:szCs w:val="30"/>
        </w:rPr>
        <w:t>行</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7</w:t>
      </w:r>
      <w:r>
        <w:rPr>
          <w:rFonts w:hint="eastAsia" w:ascii="仿宋_GB2312" w:hAnsi="仿宋" w:eastAsia="仿宋_GB2312"/>
          <w:sz w:val="30"/>
          <w:szCs w:val="30"/>
        </w:rPr>
        <w:t>、</w:t>
      </w:r>
      <w:r>
        <w:rPr>
          <w:rFonts w:ascii="仿宋_GB2312" w:hAnsi="仿宋" w:eastAsia="仿宋_GB2312"/>
          <w:sz w:val="30"/>
          <w:szCs w:val="30"/>
        </w:rPr>
        <w:t>11</w:t>
      </w:r>
      <w:r>
        <w:rPr>
          <w:rFonts w:hint="eastAsia" w:ascii="仿宋_GB2312" w:hAnsi="仿宋" w:eastAsia="仿宋_GB2312"/>
          <w:sz w:val="30"/>
          <w:szCs w:val="30"/>
        </w:rPr>
        <w:t>、</w:t>
      </w:r>
      <w:r>
        <w:rPr>
          <w:rFonts w:ascii="仿宋_GB2312" w:hAnsi="仿宋" w:eastAsia="仿宋_GB2312"/>
          <w:sz w:val="30"/>
          <w:szCs w:val="30"/>
        </w:rPr>
        <w:t>15</w:t>
      </w:r>
      <w:r>
        <w:rPr>
          <w:rFonts w:hint="eastAsia" w:ascii="仿宋_GB2312" w:hAnsi="仿宋" w:eastAsia="仿宋_GB2312"/>
          <w:sz w:val="30"/>
          <w:szCs w:val="30"/>
        </w:rPr>
        <w:t>、</w:t>
      </w:r>
      <w:r>
        <w:rPr>
          <w:rFonts w:ascii="仿宋_GB2312" w:hAnsi="仿宋" w:eastAsia="仿宋_GB2312"/>
          <w:sz w:val="30"/>
          <w:szCs w:val="30"/>
        </w:rPr>
        <w:t>19</w:t>
      </w:r>
      <w:r>
        <w:rPr>
          <w:rFonts w:hint="eastAsia" w:ascii="仿宋_GB2312" w:hAnsi="仿宋" w:eastAsia="仿宋_GB2312"/>
          <w:sz w:val="30"/>
          <w:szCs w:val="30"/>
        </w:rPr>
        <w:t>、</w:t>
      </w:r>
      <w:r>
        <w:rPr>
          <w:rFonts w:ascii="仿宋_GB2312" w:hAnsi="仿宋" w:eastAsia="仿宋_GB2312"/>
          <w:sz w:val="30"/>
          <w:szCs w:val="30"/>
        </w:rPr>
        <w:t>23</w:t>
      </w:r>
      <w:r>
        <w:rPr>
          <w:rFonts w:hint="eastAsia" w:ascii="仿宋_GB2312" w:hAnsi="仿宋" w:eastAsia="仿宋_GB2312"/>
          <w:sz w:val="30"/>
          <w:szCs w:val="30"/>
        </w:rPr>
        <w:t>栏；</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ascii="仿宋_GB2312" w:hAnsi="仿宋" w:eastAsia="仿宋_GB2312"/>
          <w:sz w:val="30"/>
          <w:szCs w:val="30"/>
        </w:rPr>
        <w:t>5</w:t>
      </w:r>
      <w:r>
        <w:rPr>
          <w:rFonts w:hint="eastAsia" w:ascii="仿宋_GB2312" w:hAnsi="仿宋" w:eastAsia="仿宋_GB2312"/>
          <w:sz w:val="30"/>
          <w:szCs w:val="30"/>
        </w:rPr>
        <w:t>行1、5、9、13、17、21栏=（</w:t>
      </w:r>
      <w:r>
        <w:rPr>
          <w:rFonts w:ascii="仿宋_GB2312" w:hAnsi="仿宋" w:eastAsia="仿宋_GB2312"/>
          <w:sz w:val="30"/>
          <w:szCs w:val="30"/>
        </w:rPr>
        <w:t>6</w:t>
      </w:r>
      <w:r>
        <w:rPr>
          <w:rFonts w:hint="eastAsia" w:ascii="仿宋_GB2312" w:hAnsi="仿宋" w:eastAsia="仿宋_GB2312"/>
          <w:sz w:val="30"/>
          <w:szCs w:val="30"/>
        </w:rPr>
        <w:t>+</w:t>
      </w:r>
      <w:r>
        <w:rPr>
          <w:rFonts w:ascii="仿宋_GB2312" w:hAnsi="仿宋" w:eastAsia="仿宋_GB2312"/>
          <w:sz w:val="30"/>
          <w:szCs w:val="30"/>
        </w:rPr>
        <w:t>8</w:t>
      </w:r>
      <w:r>
        <w:rPr>
          <w:rFonts w:hint="eastAsia" w:ascii="仿宋_GB2312" w:hAnsi="仿宋" w:eastAsia="仿宋_GB2312"/>
          <w:sz w:val="30"/>
          <w:szCs w:val="30"/>
        </w:rPr>
        <w:t>+</w:t>
      </w:r>
      <w:r>
        <w:rPr>
          <w:rFonts w:ascii="仿宋_GB2312" w:hAnsi="仿宋" w:eastAsia="仿宋_GB2312"/>
          <w:sz w:val="30"/>
          <w:szCs w:val="30"/>
        </w:rPr>
        <w:t>9</w:t>
      </w:r>
      <w:r>
        <w:rPr>
          <w:rFonts w:hint="eastAsia" w:ascii="仿宋_GB2312" w:hAnsi="仿宋" w:eastAsia="仿宋_GB2312"/>
          <w:sz w:val="30"/>
          <w:szCs w:val="30"/>
        </w:rPr>
        <w:t>）行1、5、9、13、17、21栏；</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ascii="仿宋_GB2312" w:hAnsi="仿宋" w:eastAsia="仿宋_GB2312"/>
          <w:sz w:val="30"/>
          <w:szCs w:val="30"/>
        </w:rPr>
        <w:t>17</w:t>
      </w:r>
      <w:r>
        <w:rPr>
          <w:rFonts w:hint="eastAsia" w:ascii="仿宋_GB2312" w:hAnsi="仿宋" w:eastAsia="仿宋_GB2312"/>
          <w:sz w:val="30"/>
          <w:szCs w:val="30"/>
        </w:rPr>
        <w:t>行各栏≥（1</w:t>
      </w:r>
      <w:r>
        <w:rPr>
          <w:rFonts w:ascii="仿宋_GB2312" w:hAnsi="仿宋" w:eastAsia="仿宋_GB2312"/>
          <w:sz w:val="30"/>
          <w:szCs w:val="30"/>
        </w:rPr>
        <w:t>8+19+</w:t>
      </w:r>
      <w:r>
        <w:rPr>
          <w:rFonts w:hint="eastAsia" w:ascii="仿宋_GB2312" w:hAnsi="仿宋" w:eastAsia="仿宋_GB2312"/>
          <w:sz w:val="30"/>
          <w:szCs w:val="30"/>
        </w:rPr>
        <w:t>20+21）行各栏；</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5</w:t>
      </w: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21</w:t>
      </w:r>
      <w:r>
        <w:rPr>
          <w:rFonts w:hint="eastAsia" w:ascii="仿宋_GB2312" w:hAnsi="仿宋" w:eastAsia="仿宋_GB2312"/>
          <w:sz w:val="30"/>
          <w:szCs w:val="30"/>
        </w:rPr>
        <w:t>行2栏=1~</w:t>
      </w:r>
      <w:r>
        <w:rPr>
          <w:rFonts w:ascii="仿宋_GB2312" w:hAnsi="仿宋" w:eastAsia="仿宋_GB2312"/>
          <w:sz w:val="30"/>
          <w:szCs w:val="30"/>
        </w:rPr>
        <w:t>5</w:t>
      </w: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21</w:t>
      </w:r>
      <w:r>
        <w:rPr>
          <w:rFonts w:hint="eastAsia" w:ascii="仿宋_GB2312" w:hAnsi="仿宋" w:eastAsia="仿宋_GB2312"/>
          <w:sz w:val="30"/>
          <w:szCs w:val="30"/>
        </w:rPr>
        <w:t>行（6+10+14+18+22）栏；</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3</w:t>
      </w:r>
      <w:r>
        <w:rPr>
          <w:rFonts w:hint="eastAsia" w:ascii="仿宋_GB2312" w:hAnsi="仿宋" w:eastAsia="仿宋_GB2312"/>
          <w:sz w:val="30"/>
          <w:szCs w:val="30"/>
        </w:rPr>
        <w:t>、5、</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12</w:t>
      </w:r>
      <w:r>
        <w:rPr>
          <w:rFonts w:hint="eastAsia" w:ascii="仿宋_GB2312" w:hAnsi="仿宋" w:eastAsia="仿宋_GB2312"/>
          <w:sz w:val="30"/>
          <w:szCs w:val="30"/>
        </w:rPr>
        <w:t>、1</w:t>
      </w:r>
      <w:r>
        <w:rPr>
          <w:rFonts w:ascii="仿宋_GB2312" w:hAnsi="仿宋" w:eastAsia="仿宋_GB2312"/>
          <w:sz w:val="30"/>
          <w:szCs w:val="30"/>
        </w:rPr>
        <w:t>5</w:t>
      </w:r>
      <w:r>
        <w:rPr>
          <w:rFonts w:hint="eastAsia" w:ascii="仿宋_GB2312" w:hAnsi="仿宋" w:eastAsia="仿宋_GB2312"/>
          <w:sz w:val="30"/>
          <w:szCs w:val="30"/>
        </w:rPr>
        <w:t>、1</w:t>
      </w:r>
      <w:r>
        <w:rPr>
          <w:rFonts w:ascii="仿宋_GB2312" w:hAnsi="仿宋" w:eastAsia="仿宋_GB2312"/>
          <w:sz w:val="30"/>
          <w:szCs w:val="30"/>
        </w:rPr>
        <w:t>7</w:t>
      </w:r>
      <w:r>
        <w:rPr>
          <w:rFonts w:hint="eastAsia" w:ascii="仿宋_GB2312" w:hAnsi="仿宋" w:eastAsia="仿宋_GB2312"/>
          <w:sz w:val="30"/>
          <w:szCs w:val="30"/>
        </w:rPr>
        <w:t>~</w:t>
      </w:r>
      <w:r>
        <w:rPr>
          <w:rFonts w:ascii="仿宋_GB2312" w:hAnsi="仿宋" w:eastAsia="仿宋_GB2312"/>
          <w:sz w:val="30"/>
          <w:szCs w:val="30"/>
        </w:rPr>
        <w:t>21</w:t>
      </w:r>
      <w:r>
        <w:rPr>
          <w:rFonts w:hint="eastAsia" w:ascii="仿宋_GB2312" w:hAnsi="仿宋" w:eastAsia="仿宋_GB2312"/>
          <w:sz w:val="30"/>
          <w:szCs w:val="30"/>
        </w:rPr>
        <w:t>行3栏=1~</w:t>
      </w:r>
      <w:r>
        <w:rPr>
          <w:rFonts w:ascii="仿宋_GB2312" w:hAnsi="仿宋" w:eastAsia="仿宋_GB2312"/>
          <w:sz w:val="30"/>
          <w:szCs w:val="30"/>
        </w:rPr>
        <w:t>3</w:t>
      </w:r>
      <w:r>
        <w:rPr>
          <w:rFonts w:hint="eastAsia" w:ascii="仿宋_GB2312" w:hAnsi="仿宋" w:eastAsia="仿宋_GB2312"/>
          <w:sz w:val="30"/>
          <w:szCs w:val="30"/>
        </w:rPr>
        <w:t>、5、</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12</w:t>
      </w:r>
      <w:r>
        <w:rPr>
          <w:rFonts w:hint="eastAsia" w:ascii="仿宋_GB2312" w:hAnsi="仿宋" w:eastAsia="仿宋_GB2312"/>
          <w:sz w:val="30"/>
          <w:szCs w:val="30"/>
        </w:rPr>
        <w:t>、1</w:t>
      </w:r>
      <w:r>
        <w:rPr>
          <w:rFonts w:ascii="仿宋_GB2312" w:hAnsi="仿宋" w:eastAsia="仿宋_GB2312"/>
          <w:sz w:val="30"/>
          <w:szCs w:val="30"/>
        </w:rPr>
        <w:t>5</w:t>
      </w:r>
      <w:r>
        <w:rPr>
          <w:rFonts w:hint="eastAsia" w:ascii="仿宋_GB2312" w:hAnsi="仿宋" w:eastAsia="仿宋_GB2312"/>
          <w:sz w:val="30"/>
          <w:szCs w:val="30"/>
        </w:rPr>
        <w:t>、1</w:t>
      </w:r>
      <w:r>
        <w:rPr>
          <w:rFonts w:ascii="仿宋_GB2312" w:hAnsi="仿宋" w:eastAsia="仿宋_GB2312"/>
          <w:sz w:val="30"/>
          <w:szCs w:val="30"/>
        </w:rPr>
        <w:t>7</w:t>
      </w:r>
      <w:r>
        <w:rPr>
          <w:rFonts w:hint="eastAsia" w:ascii="仿宋_GB2312" w:hAnsi="仿宋" w:eastAsia="仿宋_GB2312"/>
          <w:sz w:val="30"/>
          <w:szCs w:val="30"/>
        </w:rPr>
        <w:t>~</w:t>
      </w:r>
      <w:r>
        <w:rPr>
          <w:rFonts w:ascii="仿宋_GB2312" w:hAnsi="仿宋" w:eastAsia="仿宋_GB2312"/>
          <w:sz w:val="30"/>
          <w:szCs w:val="30"/>
        </w:rPr>
        <w:t>21</w:t>
      </w:r>
      <w:r>
        <w:rPr>
          <w:rFonts w:hint="eastAsia" w:ascii="仿宋_GB2312" w:hAnsi="仿宋" w:eastAsia="仿宋_GB2312"/>
          <w:sz w:val="30"/>
          <w:szCs w:val="30"/>
        </w:rPr>
        <w:t>行（7+11+15+19+23）栏；</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5</w:t>
      </w: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21</w:t>
      </w:r>
      <w:r>
        <w:rPr>
          <w:rFonts w:hint="eastAsia" w:ascii="仿宋_GB2312" w:hAnsi="仿宋" w:eastAsia="仿宋_GB2312"/>
          <w:sz w:val="30"/>
          <w:szCs w:val="30"/>
        </w:rPr>
        <w:t>行4栏=1~</w:t>
      </w:r>
      <w:r>
        <w:rPr>
          <w:rFonts w:ascii="仿宋_GB2312" w:hAnsi="仿宋" w:eastAsia="仿宋_GB2312"/>
          <w:sz w:val="30"/>
          <w:szCs w:val="30"/>
        </w:rPr>
        <w:t>5</w:t>
      </w:r>
      <w:r>
        <w:rPr>
          <w:rFonts w:hint="eastAsia" w:ascii="仿宋_GB2312" w:hAnsi="仿宋" w:eastAsia="仿宋_GB2312"/>
          <w:sz w:val="30"/>
          <w:szCs w:val="30"/>
        </w:rPr>
        <w:t>、</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21</w:t>
      </w:r>
      <w:r>
        <w:rPr>
          <w:rFonts w:hint="eastAsia" w:ascii="仿宋_GB2312" w:hAnsi="仿宋" w:eastAsia="仿宋_GB2312"/>
          <w:sz w:val="30"/>
          <w:szCs w:val="30"/>
        </w:rPr>
        <w:t>行(8+12+16+20+24)栏；</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hint="eastAsia" w:ascii="仿宋_GB2312" w:hAnsi="仿宋" w:eastAsia="仿宋_GB2312"/>
          <w:sz w:val="30"/>
          <w:szCs w:val="30"/>
        </w:rPr>
        <w:t>4~</w:t>
      </w:r>
      <w:r>
        <w:rPr>
          <w:rFonts w:ascii="仿宋_GB2312" w:hAnsi="仿宋" w:eastAsia="仿宋_GB2312"/>
          <w:sz w:val="30"/>
          <w:szCs w:val="30"/>
        </w:rPr>
        <w:t>16</w:t>
      </w:r>
      <w:r>
        <w:rPr>
          <w:rFonts w:hint="eastAsia" w:ascii="仿宋_GB2312" w:hAnsi="仿宋" w:eastAsia="仿宋_GB2312"/>
          <w:sz w:val="30"/>
          <w:szCs w:val="30"/>
        </w:rPr>
        <w:t>、</w:t>
      </w:r>
      <w:r>
        <w:rPr>
          <w:rFonts w:ascii="仿宋_GB2312" w:hAnsi="仿宋" w:eastAsia="仿宋_GB2312"/>
          <w:sz w:val="30"/>
          <w:szCs w:val="30"/>
        </w:rPr>
        <w:t>18</w:t>
      </w:r>
      <w:r>
        <w:rPr>
          <w:rFonts w:hint="eastAsia" w:ascii="仿宋_GB2312" w:hAnsi="仿宋" w:eastAsia="仿宋_GB2312"/>
          <w:sz w:val="30"/>
          <w:szCs w:val="30"/>
        </w:rPr>
        <w:t>~</w:t>
      </w:r>
      <w:r>
        <w:rPr>
          <w:rFonts w:ascii="仿宋_GB2312" w:hAnsi="仿宋" w:eastAsia="仿宋_GB2312"/>
          <w:sz w:val="30"/>
          <w:szCs w:val="30"/>
        </w:rPr>
        <w:t>21</w:t>
      </w:r>
      <w:r>
        <w:rPr>
          <w:rFonts w:hint="eastAsia" w:ascii="仿宋_GB2312" w:hAnsi="仿宋" w:eastAsia="仿宋_GB2312"/>
          <w:sz w:val="30"/>
          <w:szCs w:val="30"/>
        </w:rPr>
        <w:t>行1栏=4~</w:t>
      </w:r>
      <w:r>
        <w:rPr>
          <w:rFonts w:ascii="仿宋_GB2312" w:hAnsi="仿宋" w:eastAsia="仿宋_GB2312"/>
          <w:sz w:val="30"/>
          <w:szCs w:val="30"/>
        </w:rPr>
        <w:t>16</w:t>
      </w:r>
      <w:r>
        <w:rPr>
          <w:rFonts w:hint="eastAsia" w:ascii="仿宋_GB2312" w:hAnsi="仿宋" w:eastAsia="仿宋_GB2312"/>
          <w:sz w:val="30"/>
          <w:szCs w:val="30"/>
        </w:rPr>
        <w:t>、</w:t>
      </w:r>
      <w:r>
        <w:rPr>
          <w:rFonts w:ascii="仿宋_GB2312" w:hAnsi="仿宋" w:eastAsia="仿宋_GB2312"/>
          <w:sz w:val="30"/>
          <w:szCs w:val="30"/>
        </w:rPr>
        <w:t>18</w:t>
      </w:r>
      <w:r>
        <w:rPr>
          <w:rFonts w:hint="eastAsia" w:ascii="仿宋_GB2312" w:hAnsi="仿宋" w:eastAsia="仿宋_GB2312"/>
          <w:sz w:val="30"/>
          <w:szCs w:val="30"/>
        </w:rPr>
        <w:t>~</w:t>
      </w:r>
      <w:r>
        <w:rPr>
          <w:rFonts w:ascii="仿宋_GB2312" w:hAnsi="仿宋" w:eastAsia="仿宋_GB2312"/>
          <w:sz w:val="30"/>
          <w:szCs w:val="30"/>
        </w:rPr>
        <w:t>21</w:t>
      </w:r>
      <w:r>
        <w:rPr>
          <w:rFonts w:hint="eastAsia" w:ascii="仿宋_GB2312" w:hAnsi="仿宋" w:eastAsia="仿宋_GB2312"/>
          <w:sz w:val="30"/>
          <w:szCs w:val="30"/>
        </w:rPr>
        <w:t>行（5+9+13+17+21）栏；</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3</w:t>
      </w:r>
      <w:r>
        <w:rPr>
          <w:rFonts w:hint="eastAsia" w:ascii="仿宋_GB2312" w:hAnsi="仿宋" w:eastAsia="仿宋_GB2312"/>
          <w:sz w:val="30"/>
          <w:szCs w:val="30"/>
        </w:rPr>
        <w:t>、5、</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12</w:t>
      </w:r>
      <w:r>
        <w:rPr>
          <w:rFonts w:hint="eastAsia" w:ascii="仿宋_GB2312" w:hAnsi="仿宋" w:eastAsia="仿宋_GB2312"/>
          <w:sz w:val="30"/>
          <w:szCs w:val="30"/>
        </w:rPr>
        <w:t>、1</w:t>
      </w:r>
      <w:r>
        <w:rPr>
          <w:rFonts w:ascii="仿宋_GB2312" w:hAnsi="仿宋" w:eastAsia="仿宋_GB2312"/>
          <w:sz w:val="30"/>
          <w:szCs w:val="30"/>
        </w:rPr>
        <w:t>5</w:t>
      </w:r>
      <w:r>
        <w:rPr>
          <w:rFonts w:hint="eastAsia" w:ascii="仿宋_GB2312" w:hAnsi="仿宋" w:eastAsia="仿宋_GB2312"/>
          <w:sz w:val="30"/>
          <w:szCs w:val="30"/>
        </w:rPr>
        <w:t>、1</w:t>
      </w:r>
      <w:r>
        <w:rPr>
          <w:rFonts w:ascii="仿宋_GB2312" w:hAnsi="仿宋" w:eastAsia="仿宋_GB2312"/>
          <w:sz w:val="30"/>
          <w:szCs w:val="30"/>
        </w:rPr>
        <w:t>7</w:t>
      </w:r>
      <w:r>
        <w:rPr>
          <w:rFonts w:hint="eastAsia" w:ascii="仿宋_GB2312" w:hAnsi="仿宋" w:eastAsia="仿宋_GB2312"/>
          <w:sz w:val="30"/>
          <w:szCs w:val="30"/>
        </w:rPr>
        <w:t>~</w:t>
      </w:r>
      <w:r>
        <w:rPr>
          <w:rFonts w:ascii="仿宋_GB2312" w:hAnsi="仿宋" w:eastAsia="仿宋_GB2312"/>
          <w:sz w:val="30"/>
          <w:szCs w:val="30"/>
        </w:rPr>
        <w:t>21</w:t>
      </w:r>
      <w:r>
        <w:rPr>
          <w:rFonts w:hint="eastAsia" w:ascii="仿宋_GB2312" w:hAnsi="仿宋" w:eastAsia="仿宋_GB2312"/>
          <w:sz w:val="30"/>
          <w:szCs w:val="30"/>
        </w:rPr>
        <w:t>行4、8、12、16、20、24栏=1~</w:t>
      </w:r>
      <w:r>
        <w:rPr>
          <w:rFonts w:ascii="仿宋_GB2312" w:hAnsi="仿宋" w:eastAsia="仿宋_GB2312"/>
          <w:sz w:val="30"/>
          <w:szCs w:val="30"/>
        </w:rPr>
        <w:t>3</w:t>
      </w:r>
      <w:r>
        <w:rPr>
          <w:rFonts w:hint="eastAsia" w:ascii="仿宋_GB2312" w:hAnsi="仿宋" w:eastAsia="仿宋_GB2312"/>
          <w:sz w:val="30"/>
          <w:szCs w:val="30"/>
        </w:rPr>
        <w:t>、5、</w:t>
      </w:r>
      <w:r>
        <w:rPr>
          <w:rFonts w:ascii="仿宋_GB2312" w:hAnsi="仿宋" w:eastAsia="仿宋_GB2312"/>
          <w:sz w:val="30"/>
          <w:szCs w:val="30"/>
        </w:rPr>
        <w:t>10</w:t>
      </w:r>
      <w:r>
        <w:rPr>
          <w:rFonts w:hint="eastAsia" w:ascii="仿宋_GB2312" w:hAnsi="仿宋" w:eastAsia="仿宋_GB2312"/>
          <w:sz w:val="30"/>
          <w:szCs w:val="30"/>
        </w:rPr>
        <w:t>~</w:t>
      </w:r>
      <w:r>
        <w:rPr>
          <w:rFonts w:ascii="仿宋_GB2312" w:hAnsi="仿宋" w:eastAsia="仿宋_GB2312"/>
          <w:sz w:val="30"/>
          <w:szCs w:val="30"/>
        </w:rPr>
        <w:t>12</w:t>
      </w:r>
      <w:r>
        <w:rPr>
          <w:rFonts w:hint="eastAsia" w:ascii="仿宋_GB2312" w:hAnsi="仿宋" w:eastAsia="仿宋_GB2312"/>
          <w:sz w:val="30"/>
          <w:szCs w:val="30"/>
        </w:rPr>
        <w:t>、1</w:t>
      </w:r>
      <w:r>
        <w:rPr>
          <w:rFonts w:ascii="仿宋_GB2312" w:hAnsi="仿宋" w:eastAsia="仿宋_GB2312"/>
          <w:sz w:val="30"/>
          <w:szCs w:val="30"/>
        </w:rPr>
        <w:t>5</w:t>
      </w:r>
      <w:r>
        <w:rPr>
          <w:rFonts w:hint="eastAsia" w:ascii="仿宋_GB2312" w:hAnsi="仿宋" w:eastAsia="仿宋_GB2312"/>
          <w:sz w:val="30"/>
          <w:szCs w:val="30"/>
        </w:rPr>
        <w:t>、1</w:t>
      </w:r>
      <w:r>
        <w:rPr>
          <w:rFonts w:ascii="仿宋_GB2312" w:hAnsi="仿宋" w:eastAsia="仿宋_GB2312"/>
          <w:sz w:val="30"/>
          <w:szCs w:val="30"/>
        </w:rPr>
        <w:t>7</w:t>
      </w:r>
      <w:r>
        <w:rPr>
          <w:rFonts w:hint="eastAsia" w:ascii="仿宋_GB2312" w:hAnsi="仿宋" w:eastAsia="仿宋_GB2312"/>
          <w:sz w:val="30"/>
          <w:szCs w:val="30"/>
        </w:rPr>
        <w:t>~</w:t>
      </w:r>
      <w:r>
        <w:rPr>
          <w:rFonts w:ascii="仿宋_GB2312" w:hAnsi="仿宋" w:eastAsia="仿宋_GB2312"/>
          <w:sz w:val="30"/>
          <w:szCs w:val="30"/>
        </w:rPr>
        <w:t>21</w:t>
      </w:r>
      <w:r>
        <w:rPr>
          <w:rFonts w:hint="eastAsia" w:ascii="仿宋_GB2312" w:hAnsi="仿宋" w:eastAsia="仿宋_GB2312"/>
          <w:sz w:val="30"/>
          <w:szCs w:val="30"/>
        </w:rPr>
        <w:t>行（2-3、6-7、10-11、14-15、18-19、22-23）栏；</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hint="eastAsia" w:ascii="仿宋_GB2312" w:hAnsi="仿宋" w:eastAsia="仿宋_GB2312"/>
          <w:sz w:val="30"/>
          <w:szCs w:val="30"/>
        </w:rPr>
        <w:t>所有指标大于等于0；</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hint="eastAsia" w:ascii="仿宋_GB2312" w:hAnsi="仿宋" w:eastAsia="仿宋_GB2312"/>
          <w:sz w:val="30"/>
          <w:szCs w:val="30"/>
        </w:rPr>
        <w:t>净值=原值-累计折旧/摊销；</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ascii="仿宋_GB2312" w:hAnsi="仿宋" w:eastAsia="仿宋_GB2312"/>
          <w:sz w:val="30"/>
          <w:szCs w:val="30"/>
        </w:rPr>
        <w:t>4</w:t>
      </w:r>
      <w:r>
        <w:rPr>
          <w:rFonts w:hint="eastAsia" w:ascii="仿宋_GB2312" w:hAnsi="仿宋" w:eastAsia="仿宋_GB2312"/>
          <w:sz w:val="30"/>
          <w:szCs w:val="30"/>
        </w:rPr>
        <w:t>、1</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14</w:t>
      </w:r>
      <w:r>
        <w:rPr>
          <w:rFonts w:hint="eastAsia" w:ascii="仿宋_GB2312" w:hAnsi="仿宋" w:eastAsia="仿宋_GB2312"/>
          <w:sz w:val="30"/>
          <w:szCs w:val="30"/>
        </w:rPr>
        <w:t>、1</w:t>
      </w:r>
      <w:r>
        <w:rPr>
          <w:rFonts w:ascii="仿宋_GB2312" w:hAnsi="仿宋" w:eastAsia="仿宋_GB2312"/>
          <w:sz w:val="30"/>
          <w:szCs w:val="30"/>
        </w:rPr>
        <w:t>6</w:t>
      </w:r>
      <w:r>
        <w:rPr>
          <w:rFonts w:hint="eastAsia" w:ascii="仿宋_GB2312" w:hAnsi="仿宋" w:eastAsia="仿宋_GB2312"/>
          <w:sz w:val="30"/>
          <w:szCs w:val="30"/>
        </w:rPr>
        <w:t>行（4、8、12、16、20、24）栏=</w:t>
      </w:r>
      <w:r>
        <w:rPr>
          <w:rFonts w:ascii="仿宋_GB2312" w:hAnsi="仿宋" w:eastAsia="仿宋_GB2312"/>
          <w:sz w:val="30"/>
          <w:szCs w:val="30"/>
        </w:rPr>
        <w:t>4</w:t>
      </w:r>
      <w:r>
        <w:rPr>
          <w:rFonts w:hint="eastAsia" w:ascii="仿宋_GB2312" w:hAnsi="仿宋" w:eastAsia="仿宋_GB2312"/>
          <w:sz w:val="30"/>
          <w:szCs w:val="30"/>
        </w:rPr>
        <w:t>、1</w:t>
      </w:r>
      <w:r>
        <w:rPr>
          <w:rFonts w:ascii="仿宋_GB2312" w:hAnsi="仿宋" w:eastAsia="仿宋_GB2312"/>
          <w:sz w:val="30"/>
          <w:szCs w:val="30"/>
        </w:rPr>
        <w:t>3</w:t>
      </w:r>
      <w:r>
        <w:rPr>
          <w:rFonts w:hint="eastAsia" w:ascii="仿宋_GB2312" w:hAnsi="仿宋" w:eastAsia="仿宋_GB2312"/>
          <w:sz w:val="30"/>
          <w:szCs w:val="30"/>
        </w:rPr>
        <w:t>~</w:t>
      </w:r>
      <w:r>
        <w:rPr>
          <w:rFonts w:ascii="仿宋_GB2312" w:hAnsi="仿宋" w:eastAsia="仿宋_GB2312"/>
          <w:sz w:val="30"/>
          <w:szCs w:val="30"/>
        </w:rPr>
        <w:t>14</w:t>
      </w:r>
      <w:r>
        <w:rPr>
          <w:rFonts w:hint="eastAsia" w:ascii="仿宋_GB2312" w:hAnsi="仿宋" w:eastAsia="仿宋_GB2312"/>
          <w:sz w:val="30"/>
          <w:szCs w:val="30"/>
        </w:rPr>
        <w:t>、1</w:t>
      </w:r>
      <w:r>
        <w:rPr>
          <w:rFonts w:ascii="仿宋_GB2312" w:hAnsi="仿宋" w:eastAsia="仿宋_GB2312"/>
          <w:sz w:val="30"/>
          <w:szCs w:val="30"/>
        </w:rPr>
        <w:t>5</w:t>
      </w:r>
      <w:r>
        <w:rPr>
          <w:rFonts w:hint="eastAsia" w:ascii="仿宋_GB2312" w:hAnsi="仿宋" w:eastAsia="仿宋_GB2312"/>
          <w:sz w:val="30"/>
          <w:szCs w:val="30"/>
        </w:rPr>
        <w:t>行(2、6、10、14、18、22)栏。</w:t>
      </w:r>
    </w:p>
    <w:p>
      <w:pPr>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核实性公式：</w:t>
      </w:r>
    </w:p>
    <w:p>
      <w:pPr>
        <w:numPr>
          <w:ilvl w:val="0"/>
          <w:numId w:val="7"/>
        </w:numPr>
        <w:adjustRightInd w:val="0"/>
        <w:snapToGrid w:val="0"/>
        <w:spacing w:line="560" w:lineRule="exact"/>
        <w:ind w:left="-142" w:firstLine="568"/>
        <w:jc w:val="left"/>
        <w:rPr>
          <w:rFonts w:ascii="仿宋_GB2312" w:hAnsi="仿宋" w:eastAsia="仿宋_GB2312"/>
          <w:sz w:val="30"/>
          <w:szCs w:val="30"/>
        </w:rPr>
      </w:pPr>
      <w:r>
        <w:rPr>
          <w:rFonts w:hint="eastAsia" w:ascii="仿宋_GB2312" w:hAnsi="仿宋" w:eastAsia="仿宋_GB2312"/>
          <w:sz w:val="30"/>
          <w:szCs w:val="30"/>
        </w:rPr>
        <w:t>如果财资01表固定资产原值期末账面数大于期初账面数，财资0</w:t>
      </w:r>
      <w:r>
        <w:rPr>
          <w:rFonts w:ascii="仿宋_GB2312" w:hAnsi="仿宋" w:eastAsia="仿宋_GB2312"/>
          <w:sz w:val="30"/>
          <w:szCs w:val="30"/>
        </w:rPr>
        <w:t>8</w:t>
      </w:r>
      <w:r>
        <w:rPr>
          <w:rFonts w:hint="eastAsia" w:ascii="仿宋_GB2312" w:hAnsi="仿宋" w:eastAsia="仿宋_GB2312"/>
          <w:sz w:val="30"/>
          <w:szCs w:val="30"/>
        </w:rPr>
        <w:t>表</w:t>
      </w:r>
      <w:r>
        <w:rPr>
          <w:rFonts w:ascii="仿宋_GB2312" w:hAnsi="仿宋" w:eastAsia="仿宋_GB2312"/>
          <w:sz w:val="30"/>
          <w:szCs w:val="30"/>
        </w:rPr>
        <w:t>2</w:t>
      </w:r>
      <w:r>
        <w:rPr>
          <w:rFonts w:hint="eastAsia" w:ascii="仿宋_GB2312" w:hAnsi="仿宋" w:eastAsia="仿宋_GB2312"/>
          <w:sz w:val="30"/>
          <w:szCs w:val="30"/>
        </w:rPr>
        <w:t>行2栏=0，提示核实性错误，并需填写说明；</w:t>
      </w:r>
    </w:p>
    <w:p>
      <w:pPr>
        <w:numPr>
          <w:ilvl w:val="0"/>
          <w:numId w:val="7"/>
        </w:numPr>
        <w:adjustRightInd w:val="0"/>
        <w:snapToGrid w:val="0"/>
        <w:spacing w:line="560" w:lineRule="exact"/>
        <w:ind w:left="-142" w:firstLine="568"/>
        <w:jc w:val="left"/>
        <w:rPr>
          <w:rFonts w:ascii="仿宋_GB2312" w:eastAsia="仿宋_GB2312"/>
          <w:sz w:val="30"/>
          <w:szCs w:val="30"/>
        </w:rPr>
      </w:pPr>
      <w:r>
        <w:rPr>
          <w:rFonts w:hint="eastAsia" w:ascii="仿宋_GB2312" w:hAnsi="仿宋" w:eastAsia="仿宋_GB2312"/>
          <w:sz w:val="30"/>
          <w:szCs w:val="30"/>
        </w:rPr>
        <w:t>如果财资01表无形资产原值期末账面数大于期初账面数，财资</w:t>
      </w:r>
      <w:r>
        <w:rPr>
          <w:rFonts w:ascii="仿宋_GB2312" w:hAnsi="仿宋" w:eastAsia="仿宋_GB2312"/>
          <w:sz w:val="30"/>
          <w:szCs w:val="30"/>
        </w:rPr>
        <w:t>08</w:t>
      </w:r>
      <w:r>
        <w:rPr>
          <w:rFonts w:hint="eastAsia" w:ascii="仿宋_GB2312" w:hAnsi="仿宋" w:eastAsia="仿宋_GB2312"/>
          <w:sz w:val="30"/>
          <w:szCs w:val="30"/>
        </w:rPr>
        <w:t>表</w:t>
      </w:r>
      <w:r>
        <w:rPr>
          <w:rFonts w:ascii="仿宋_GB2312" w:hAnsi="仿宋" w:eastAsia="仿宋_GB2312"/>
          <w:sz w:val="30"/>
          <w:szCs w:val="30"/>
        </w:rPr>
        <w:t>17</w:t>
      </w:r>
      <w:r>
        <w:rPr>
          <w:rFonts w:hint="eastAsia" w:ascii="仿宋_GB2312" w:hAnsi="仿宋" w:eastAsia="仿宋_GB2312"/>
          <w:sz w:val="30"/>
          <w:szCs w:val="30"/>
        </w:rPr>
        <w:t>行2栏=0，提示核实性错误，并需填写说明。</w:t>
      </w:r>
    </w:p>
    <w:p>
      <w:pPr>
        <w:pStyle w:val="2"/>
        <w:spacing w:line="560" w:lineRule="exact"/>
        <w:rPr>
          <w:b/>
          <w:color w:val="auto"/>
        </w:rPr>
      </w:pPr>
      <w:r>
        <w:rPr>
          <w:rFonts w:hint="eastAsia"/>
          <w:color w:val="auto"/>
        </w:rPr>
        <w:t>十、资产出租出借情况表（财资</w:t>
      </w:r>
      <w:r>
        <w:rPr>
          <w:color w:val="auto"/>
        </w:rPr>
        <w:t>09</w:t>
      </w:r>
      <w:r>
        <w:rPr>
          <w:rFonts w:hint="eastAsia"/>
          <w:color w:val="auto"/>
        </w:rPr>
        <w:t>表）</w:t>
      </w:r>
    </w:p>
    <w:p>
      <w:pPr>
        <w:pStyle w:val="6"/>
        <w:spacing w:line="560" w:lineRule="exact"/>
        <w:ind w:firstLine="612"/>
        <w:rPr>
          <w:rFonts w:hAnsi="仿宋"/>
          <w:sz w:val="30"/>
          <w:szCs w:val="30"/>
        </w:rPr>
      </w:pPr>
      <w:r>
        <w:rPr>
          <w:rFonts w:hint="eastAsia" w:hAnsi="仿宋"/>
          <w:sz w:val="30"/>
          <w:szCs w:val="30"/>
        </w:rPr>
        <w:t>本表反映行政事业单位本期账面资产出租出借的相关情况，包括</w:t>
      </w:r>
      <w:r>
        <w:rPr>
          <w:rFonts w:hAnsi="仿宋"/>
          <w:sz w:val="30"/>
          <w:szCs w:val="30"/>
        </w:rPr>
        <w:t>期末</w:t>
      </w:r>
      <w:r>
        <w:rPr>
          <w:rFonts w:hint="eastAsia" w:hAnsi="仿宋"/>
          <w:sz w:val="30"/>
          <w:szCs w:val="30"/>
        </w:rPr>
        <w:t>尚在</w:t>
      </w:r>
      <w:r>
        <w:rPr>
          <w:rFonts w:hAnsi="仿宋"/>
          <w:sz w:val="30"/>
          <w:szCs w:val="30"/>
        </w:rPr>
        <w:t>出租出借</w:t>
      </w:r>
      <w:r>
        <w:rPr>
          <w:rFonts w:hint="eastAsia" w:hAnsi="仿宋"/>
          <w:sz w:val="30"/>
          <w:szCs w:val="30"/>
        </w:rPr>
        <w:t>资产和本期内结束出租出借资产。单位在资产模块中执行出租出借申请并得到批复的，</w:t>
      </w:r>
      <w:bookmarkStart w:id="11" w:name="_Hlk51839059"/>
      <w:r>
        <w:rPr>
          <w:rFonts w:hint="eastAsia" w:hAnsi="仿宋"/>
          <w:sz w:val="30"/>
          <w:szCs w:val="30"/>
        </w:rPr>
        <w:t>本表</w:t>
      </w:r>
      <w:bookmarkStart w:id="12" w:name="_Hlk20425460"/>
      <w:r>
        <w:rPr>
          <w:rFonts w:hint="eastAsia" w:hAnsi="仿宋"/>
          <w:sz w:val="30"/>
          <w:szCs w:val="30"/>
        </w:rPr>
        <w:t>从</w:t>
      </w:r>
      <w:bookmarkEnd w:id="11"/>
      <w:r>
        <w:rPr>
          <w:rFonts w:hint="eastAsia" w:hAnsi="仿宋"/>
          <w:sz w:val="30"/>
          <w:szCs w:val="30"/>
        </w:rPr>
        <w:t>出租出借执行单自动提取</w:t>
      </w:r>
      <w:bookmarkEnd w:id="12"/>
      <w:r>
        <w:rPr>
          <w:rFonts w:hint="eastAsia" w:hAnsi="仿宋"/>
          <w:sz w:val="30"/>
          <w:szCs w:val="30"/>
        </w:rPr>
        <w:t>；单位未在资产模块中执行出租出借申请的，</w:t>
      </w:r>
      <w:r>
        <w:rPr>
          <w:rFonts w:hAnsi="仿宋"/>
          <w:sz w:val="30"/>
          <w:szCs w:val="30"/>
        </w:rPr>
        <w:t>应依据出租出借相关合同</w:t>
      </w:r>
      <w:r>
        <w:rPr>
          <w:rFonts w:hint="eastAsia" w:hAnsi="仿宋"/>
          <w:sz w:val="30"/>
          <w:szCs w:val="30"/>
        </w:rPr>
        <w:t>、</w:t>
      </w:r>
      <w:r>
        <w:rPr>
          <w:rFonts w:hAnsi="仿宋"/>
          <w:sz w:val="30"/>
          <w:szCs w:val="30"/>
        </w:rPr>
        <w:t>协议等填列</w:t>
      </w:r>
      <w:r>
        <w:rPr>
          <w:rFonts w:hint="eastAsia" w:hAnsi="仿宋"/>
          <w:sz w:val="30"/>
          <w:szCs w:val="30"/>
        </w:rPr>
        <w:t>。</w:t>
      </w:r>
    </w:p>
    <w:p>
      <w:pPr>
        <w:pStyle w:val="6"/>
        <w:spacing w:line="560" w:lineRule="exact"/>
        <w:ind w:firstLine="612"/>
        <w:rPr>
          <w:rFonts w:hAnsi="仿宋"/>
          <w:sz w:val="30"/>
          <w:szCs w:val="30"/>
        </w:rPr>
      </w:pPr>
      <w:r>
        <w:rPr>
          <w:rFonts w:hint="eastAsia" w:hAnsi="仿宋"/>
          <w:sz w:val="30"/>
          <w:szCs w:val="30"/>
        </w:rPr>
        <w:t>为避免重复统计出租出借资产价值，同一资产（房屋、土地等资产以拆分后出租出借部分为准）本期多次出租出借的，应合并作为一条记录填写，其中“承租(借)方”、“出租(借)期限”、“审批情况”按照最新合同信息填写，“本期实收出租（借）收益”按照合并后的当年总收益进行填列。</w:t>
      </w:r>
    </w:p>
    <w:p>
      <w:pPr>
        <w:pStyle w:val="6"/>
        <w:spacing w:line="560" w:lineRule="exact"/>
        <w:ind w:firstLine="648" w:firstLineChars="0"/>
        <w:rPr>
          <w:rFonts w:hAnsi="仿宋"/>
          <w:b/>
          <w:bCs/>
          <w:sz w:val="30"/>
          <w:szCs w:val="30"/>
        </w:rPr>
      </w:pPr>
      <w:r>
        <w:rPr>
          <w:rFonts w:hint="eastAsia" w:hAnsi="仿宋"/>
          <w:b/>
          <w:bCs/>
          <w:sz w:val="30"/>
          <w:szCs w:val="30"/>
        </w:rPr>
        <w:t>主要指标</w:t>
      </w:r>
      <w:r>
        <w:rPr>
          <w:rFonts w:hAnsi="仿宋"/>
          <w:b/>
          <w:bCs/>
          <w:sz w:val="30"/>
          <w:szCs w:val="30"/>
        </w:rPr>
        <w:t>说明：</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1.资产编号、资产名称：从出租出借执行单自动提取或手工填列。</w:t>
      </w:r>
    </w:p>
    <w:p>
      <w:pPr>
        <w:pStyle w:val="6"/>
        <w:spacing w:line="560" w:lineRule="exact"/>
        <w:ind w:firstLine="612"/>
        <w:rPr>
          <w:rFonts w:hAnsi="仿宋"/>
          <w:sz w:val="30"/>
          <w:szCs w:val="30"/>
        </w:rPr>
      </w:pPr>
      <w:r>
        <w:rPr>
          <w:rFonts w:hint="eastAsia" w:hAnsi="仿宋"/>
          <w:sz w:val="30"/>
          <w:szCs w:val="30"/>
        </w:rPr>
        <w:t>2.资产分类：根据出租资产类别，分别选择固定资产、无形资产、流动资产、在建工程和其他资产填列，其中固定资产依据《固定资产等资产基础分类与代码》（GB/T14885-20</w:t>
      </w:r>
      <w:r>
        <w:rPr>
          <w:rFonts w:hAnsi="仿宋"/>
          <w:sz w:val="30"/>
          <w:szCs w:val="30"/>
        </w:rPr>
        <w:t>22</w:t>
      </w:r>
      <w:r>
        <w:rPr>
          <w:rFonts w:hint="eastAsia" w:hAnsi="仿宋"/>
          <w:sz w:val="30"/>
          <w:szCs w:val="30"/>
        </w:rPr>
        <w:t>）标准编码的选项，按固定资产分类代码进行填列；无形资产依据《无形资产分类与代码》（GB</w:t>
      </w:r>
      <w:r>
        <w:rPr>
          <w:rFonts w:hAnsi="仿宋"/>
          <w:sz w:val="30"/>
          <w:szCs w:val="30"/>
        </w:rPr>
        <w:t>/</w:t>
      </w:r>
      <w:r>
        <w:rPr>
          <w:rFonts w:hint="eastAsia" w:hAnsi="仿宋"/>
          <w:sz w:val="30"/>
          <w:szCs w:val="30"/>
        </w:rPr>
        <w:t>T35416-2017）标准编码的选项，按无形资产分类代码进行填列；流动资产按货币资金、其他流动资产选择填列；在建工程按实际情况填列；不属于上述资产范围的出租出借事项按其他资产填列，如户外附属设施等。</w:t>
      </w:r>
    </w:p>
    <w:p>
      <w:pPr>
        <w:pStyle w:val="6"/>
        <w:spacing w:line="560" w:lineRule="exact"/>
        <w:ind w:firstLine="612"/>
        <w:rPr>
          <w:rFonts w:hAnsi="仿宋"/>
          <w:sz w:val="30"/>
          <w:szCs w:val="30"/>
        </w:rPr>
      </w:pPr>
      <w:r>
        <w:rPr>
          <w:rFonts w:hAnsi="仿宋"/>
          <w:sz w:val="30"/>
          <w:szCs w:val="30"/>
        </w:rPr>
        <w:t>3.</w:t>
      </w:r>
      <w:r>
        <w:rPr>
          <w:rFonts w:hint="eastAsia" w:hAnsi="仿宋"/>
          <w:sz w:val="30"/>
          <w:szCs w:val="30"/>
        </w:rPr>
        <w:t>取得日期：反映固定（无形）资产的取得日期，从卡片自动提取。</w:t>
      </w:r>
    </w:p>
    <w:p>
      <w:pPr>
        <w:pStyle w:val="6"/>
        <w:spacing w:line="560" w:lineRule="exact"/>
        <w:ind w:firstLine="612"/>
        <w:rPr>
          <w:rFonts w:hAnsi="仿宋"/>
          <w:sz w:val="30"/>
          <w:szCs w:val="30"/>
        </w:rPr>
      </w:pPr>
      <w:r>
        <w:rPr>
          <w:rFonts w:hAnsi="仿宋"/>
          <w:sz w:val="30"/>
          <w:szCs w:val="30"/>
        </w:rPr>
        <w:t>4.</w:t>
      </w:r>
      <w:r>
        <w:rPr>
          <w:rFonts w:hint="eastAsia" w:hAnsi="仿宋"/>
          <w:sz w:val="30"/>
          <w:szCs w:val="30"/>
        </w:rPr>
        <w:t>账面数量/面积：指用于出租出借资产实际取得时的数量</w:t>
      </w:r>
      <w:r>
        <w:rPr>
          <w:rFonts w:hAnsi="仿宋"/>
          <w:sz w:val="30"/>
          <w:szCs w:val="30"/>
        </w:rPr>
        <w:t>/面积。</w:t>
      </w:r>
    </w:p>
    <w:p>
      <w:pPr>
        <w:pStyle w:val="6"/>
        <w:spacing w:line="560" w:lineRule="exact"/>
        <w:ind w:firstLine="612"/>
        <w:rPr>
          <w:rFonts w:hAnsi="仿宋"/>
          <w:sz w:val="30"/>
          <w:szCs w:val="30"/>
        </w:rPr>
      </w:pPr>
      <w:r>
        <w:rPr>
          <w:rFonts w:hAnsi="仿宋"/>
          <w:sz w:val="30"/>
          <w:szCs w:val="30"/>
        </w:rPr>
        <w:t>5.账面原值：指用于出租出借资产实际取得时原值。</w:t>
      </w:r>
    </w:p>
    <w:p>
      <w:pPr>
        <w:pStyle w:val="6"/>
        <w:spacing w:line="560" w:lineRule="exact"/>
        <w:ind w:firstLine="612"/>
        <w:rPr>
          <w:rFonts w:hAnsi="仿宋"/>
          <w:sz w:val="30"/>
          <w:szCs w:val="30"/>
        </w:rPr>
      </w:pPr>
      <w:r>
        <w:rPr>
          <w:rFonts w:hAnsi="仿宋"/>
          <w:sz w:val="30"/>
          <w:szCs w:val="30"/>
        </w:rPr>
        <w:t>6.出租出借数量/</w:t>
      </w:r>
      <w:r>
        <w:rPr>
          <w:rFonts w:hint="eastAsia" w:hAnsi="仿宋"/>
          <w:sz w:val="30"/>
          <w:szCs w:val="30"/>
        </w:rPr>
        <w:t>面积：出租出借设备和车辆等按实际出租出借的数量填列。出租出借土地和房屋按实际出租出借的面积填列。</w:t>
      </w:r>
    </w:p>
    <w:p>
      <w:pPr>
        <w:pStyle w:val="6"/>
        <w:spacing w:line="560" w:lineRule="exact"/>
        <w:ind w:firstLine="612"/>
        <w:rPr>
          <w:rFonts w:hAnsi="仿宋"/>
          <w:sz w:val="30"/>
          <w:szCs w:val="30"/>
        </w:rPr>
      </w:pPr>
      <w:r>
        <w:rPr>
          <w:rFonts w:hAnsi="仿宋"/>
          <w:sz w:val="30"/>
          <w:szCs w:val="30"/>
        </w:rPr>
        <w:t>7.出租出借资产价值：</w:t>
      </w:r>
      <w:r>
        <w:rPr>
          <w:rFonts w:hint="eastAsia" w:hAnsi="仿宋"/>
          <w:sz w:val="30"/>
          <w:szCs w:val="30"/>
        </w:rPr>
        <w:t>如出租出借房屋和构筑物，</w:t>
      </w:r>
      <w:r>
        <w:rPr>
          <w:rFonts w:hAnsi="仿宋"/>
          <w:sz w:val="30"/>
          <w:szCs w:val="30"/>
        </w:rPr>
        <w:t>由软件自动计算</w:t>
      </w:r>
      <w:r>
        <w:rPr>
          <w:rFonts w:hint="eastAsia" w:hAnsi="仿宋"/>
          <w:sz w:val="30"/>
          <w:szCs w:val="30"/>
        </w:rPr>
        <w:t>得出</w:t>
      </w:r>
      <w:r>
        <w:rPr>
          <w:rFonts w:hAnsi="仿宋"/>
          <w:sz w:val="30"/>
          <w:szCs w:val="30"/>
        </w:rPr>
        <w:t>，</w:t>
      </w:r>
      <w:r>
        <w:rPr>
          <w:rFonts w:hint="eastAsia" w:hAnsi="仿宋"/>
          <w:sz w:val="30"/>
          <w:szCs w:val="30"/>
        </w:rPr>
        <w:t>出租出借资产</w:t>
      </w:r>
      <w:r>
        <w:rPr>
          <w:rFonts w:hAnsi="仿宋"/>
          <w:sz w:val="30"/>
          <w:szCs w:val="30"/>
        </w:rPr>
        <w:t>价值=</w:t>
      </w:r>
      <w:r>
        <w:rPr>
          <w:rFonts w:hint="eastAsia" w:hAnsi="仿宋"/>
          <w:sz w:val="30"/>
          <w:szCs w:val="30"/>
        </w:rPr>
        <w:t>“</w:t>
      </w:r>
      <w:r>
        <w:rPr>
          <w:rFonts w:hAnsi="仿宋"/>
          <w:sz w:val="30"/>
          <w:szCs w:val="30"/>
        </w:rPr>
        <w:t>出租出借数量/面积”/“</w:t>
      </w:r>
      <w:r>
        <w:rPr>
          <w:rFonts w:hint="eastAsia" w:hAnsi="仿宋"/>
          <w:sz w:val="30"/>
          <w:szCs w:val="30"/>
        </w:rPr>
        <w:t>出租出借</w:t>
      </w:r>
      <w:r>
        <w:rPr>
          <w:rFonts w:hAnsi="仿宋"/>
          <w:sz w:val="30"/>
          <w:szCs w:val="30"/>
        </w:rPr>
        <w:t>资产</w:t>
      </w:r>
      <w:r>
        <w:rPr>
          <w:rFonts w:hint="eastAsia" w:hAnsi="仿宋"/>
          <w:sz w:val="30"/>
          <w:szCs w:val="30"/>
        </w:rPr>
        <w:t>的</w:t>
      </w:r>
      <w:r>
        <w:rPr>
          <w:rFonts w:hAnsi="仿宋"/>
          <w:sz w:val="30"/>
          <w:szCs w:val="30"/>
        </w:rPr>
        <w:t>总</w:t>
      </w:r>
      <w:r>
        <w:rPr>
          <w:rFonts w:hint="eastAsia" w:hAnsi="仿宋"/>
          <w:sz w:val="30"/>
          <w:szCs w:val="30"/>
        </w:rPr>
        <w:t>数量</w:t>
      </w:r>
      <w:r>
        <w:rPr>
          <w:rFonts w:hAnsi="仿宋"/>
          <w:sz w:val="30"/>
          <w:szCs w:val="30"/>
        </w:rPr>
        <w:t>/</w:t>
      </w:r>
      <w:r>
        <w:rPr>
          <w:rFonts w:hint="eastAsia" w:hAnsi="仿宋"/>
          <w:sz w:val="30"/>
          <w:szCs w:val="30"/>
        </w:rPr>
        <w:t>面积</w:t>
      </w:r>
      <w:r>
        <w:rPr>
          <w:rFonts w:hAnsi="仿宋"/>
          <w:sz w:val="30"/>
          <w:szCs w:val="30"/>
        </w:rPr>
        <w:t>”</w:t>
      </w:r>
      <w:r>
        <w:rPr>
          <w:rFonts w:hint="eastAsia" w:hAnsi="仿宋"/>
          <w:sz w:val="30"/>
          <w:szCs w:val="30"/>
        </w:rPr>
        <w:t>×</w:t>
      </w:r>
      <w:r>
        <w:rPr>
          <w:rFonts w:hAnsi="仿宋"/>
          <w:sz w:val="30"/>
          <w:szCs w:val="30"/>
        </w:rPr>
        <w:t>账面原值。</w:t>
      </w:r>
      <w:r>
        <w:rPr>
          <w:rFonts w:hint="eastAsia" w:hAnsi="仿宋"/>
          <w:sz w:val="30"/>
          <w:szCs w:val="30"/>
        </w:rPr>
        <w:t>如出租出借除房屋和构筑物以外的其他资产，出租出借资产价值</w:t>
      </w:r>
      <w:r>
        <w:rPr>
          <w:rFonts w:hAnsi="仿宋"/>
          <w:sz w:val="30"/>
          <w:szCs w:val="30"/>
        </w:rPr>
        <w:t>=账面原值。</w:t>
      </w:r>
    </w:p>
    <w:p>
      <w:pPr>
        <w:pStyle w:val="6"/>
        <w:spacing w:line="560" w:lineRule="exact"/>
        <w:ind w:firstLine="612"/>
        <w:rPr>
          <w:rFonts w:hAnsi="仿宋"/>
          <w:sz w:val="30"/>
          <w:szCs w:val="30"/>
        </w:rPr>
      </w:pPr>
      <w:r>
        <w:rPr>
          <w:rFonts w:hAnsi="仿宋"/>
          <w:sz w:val="30"/>
          <w:szCs w:val="30"/>
        </w:rPr>
        <w:t>8.承租（借）方：</w:t>
      </w:r>
      <w:r>
        <w:rPr>
          <w:rFonts w:hint="eastAsia" w:hAnsi="仿宋"/>
          <w:sz w:val="30"/>
          <w:szCs w:val="30"/>
        </w:rPr>
        <w:t>按实际承租（借）方填列。</w:t>
      </w:r>
    </w:p>
    <w:p>
      <w:pPr>
        <w:pStyle w:val="6"/>
        <w:spacing w:line="560" w:lineRule="exact"/>
        <w:ind w:firstLine="612"/>
        <w:rPr>
          <w:rFonts w:hAnsi="仿宋"/>
          <w:sz w:val="30"/>
          <w:szCs w:val="30"/>
        </w:rPr>
      </w:pPr>
      <w:r>
        <w:rPr>
          <w:rFonts w:hAnsi="仿宋"/>
          <w:sz w:val="30"/>
          <w:szCs w:val="30"/>
        </w:rPr>
        <w:t>9.出租（借）期限：</w:t>
      </w:r>
      <w:r>
        <w:rPr>
          <w:rFonts w:hint="eastAsia" w:hAnsi="仿宋"/>
          <w:sz w:val="30"/>
          <w:szCs w:val="30"/>
        </w:rPr>
        <w:t>开始日期和结束日期按照</w:t>
      </w:r>
      <w:r>
        <w:rPr>
          <w:rFonts w:hAnsi="仿宋"/>
          <w:sz w:val="30"/>
          <w:szCs w:val="30"/>
        </w:rPr>
        <w:t>出租出借合同起止日期分别填列。</w:t>
      </w:r>
    </w:p>
    <w:p>
      <w:pPr>
        <w:pStyle w:val="6"/>
        <w:spacing w:line="560" w:lineRule="exact"/>
        <w:ind w:firstLine="612"/>
        <w:rPr>
          <w:rFonts w:hAnsi="仿宋"/>
          <w:sz w:val="30"/>
          <w:szCs w:val="30"/>
        </w:rPr>
      </w:pPr>
      <w:r>
        <w:rPr>
          <w:rFonts w:hAnsi="仿宋"/>
          <w:sz w:val="30"/>
          <w:szCs w:val="30"/>
        </w:rPr>
        <w:t>10.</w:t>
      </w:r>
      <w:r>
        <w:rPr>
          <w:rFonts w:hint="eastAsia" w:hAnsi="仿宋"/>
          <w:sz w:val="30"/>
          <w:szCs w:val="30"/>
        </w:rPr>
        <w:t>本期实收出租（借）收益：反映本年收到的出租出借收益（税后）。</w:t>
      </w:r>
    </w:p>
    <w:p>
      <w:pPr>
        <w:pStyle w:val="6"/>
        <w:spacing w:line="560" w:lineRule="exact"/>
        <w:ind w:firstLine="612"/>
        <w:rPr>
          <w:rFonts w:hAnsi="仿宋"/>
          <w:sz w:val="30"/>
          <w:szCs w:val="30"/>
        </w:rPr>
      </w:pPr>
      <w:r>
        <w:rPr>
          <w:rFonts w:hint="eastAsia" w:hAnsi="仿宋"/>
          <w:sz w:val="30"/>
          <w:szCs w:val="30"/>
        </w:rPr>
        <w:t>1</w:t>
      </w:r>
      <w:r>
        <w:rPr>
          <w:rFonts w:hAnsi="仿宋"/>
          <w:sz w:val="30"/>
          <w:szCs w:val="30"/>
        </w:rPr>
        <w:t>1.</w:t>
      </w:r>
      <w:r>
        <w:rPr>
          <w:rFonts w:hint="eastAsia" w:hAnsi="仿宋"/>
          <w:sz w:val="30"/>
          <w:szCs w:val="30"/>
        </w:rPr>
        <w:t>是否本年新增出租出借：反映出租出借合同起始日期介于20</w:t>
      </w:r>
      <w:r>
        <w:rPr>
          <w:rFonts w:hAnsi="仿宋"/>
          <w:sz w:val="30"/>
          <w:szCs w:val="30"/>
        </w:rPr>
        <w:t>2</w:t>
      </w:r>
      <w:r>
        <w:rPr>
          <w:rFonts w:hint="eastAsia" w:hAnsi="仿宋"/>
          <w:sz w:val="30"/>
          <w:szCs w:val="30"/>
        </w:rPr>
        <w:t>2年1月1日和20</w:t>
      </w:r>
      <w:r>
        <w:rPr>
          <w:rFonts w:hAnsi="仿宋"/>
          <w:sz w:val="30"/>
          <w:szCs w:val="30"/>
        </w:rPr>
        <w:t>2</w:t>
      </w:r>
      <w:r>
        <w:rPr>
          <w:rFonts w:hint="eastAsia" w:hAnsi="仿宋"/>
          <w:sz w:val="30"/>
          <w:szCs w:val="30"/>
        </w:rPr>
        <w:t>2年12月31日之间的出租出借事项，由系统自动运算填列。</w:t>
      </w:r>
    </w:p>
    <w:p>
      <w:pPr>
        <w:pStyle w:val="6"/>
        <w:spacing w:line="560" w:lineRule="exact"/>
        <w:ind w:firstLine="612"/>
        <w:rPr>
          <w:rFonts w:hAnsi="仿宋"/>
          <w:sz w:val="30"/>
          <w:szCs w:val="30"/>
        </w:rPr>
      </w:pPr>
      <w:r>
        <w:rPr>
          <w:rFonts w:hint="eastAsia" w:hAnsi="仿宋"/>
          <w:sz w:val="30"/>
          <w:szCs w:val="30"/>
        </w:rPr>
        <w:t>1</w:t>
      </w:r>
      <w:r>
        <w:rPr>
          <w:rFonts w:hAnsi="仿宋"/>
          <w:sz w:val="30"/>
          <w:szCs w:val="30"/>
        </w:rPr>
        <w:t>2.</w:t>
      </w:r>
      <w:r>
        <w:rPr>
          <w:rFonts w:hint="eastAsia" w:hAnsi="仿宋"/>
          <w:sz w:val="30"/>
          <w:szCs w:val="30"/>
        </w:rPr>
        <w:t>审批情况：按财政部门审批、主管部门审批、单位内部审批、未审批选择填列。其中，财政部门审批是指按规定权限由财政部门履行审批程序，并获得批复的事项；主管部门审批是指按规定权限由主管部门或机关事务管理部门办理，并获得批复的事项；单位审批是指按规定权限由单位审批，并获得批复的事项；未审批是指未按规定权限办理审批的事项。</w:t>
      </w:r>
    </w:p>
    <w:p>
      <w:pPr>
        <w:pStyle w:val="6"/>
        <w:spacing w:line="560" w:lineRule="exact"/>
        <w:ind w:firstLine="612"/>
        <w:rPr>
          <w:rFonts w:hAnsi="仿宋"/>
          <w:sz w:val="30"/>
          <w:szCs w:val="30"/>
        </w:rPr>
      </w:pPr>
      <w:r>
        <w:rPr>
          <w:rFonts w:hint="eastAsia" w:hAnsi="仿宋"/>
          <w:sz w:val="30"/>
          <w:szCs w:val="30"/>
        </w:rPr>
        <w:t>1</w:t>
      </w:r>
      <w:r>
        <w:rPr>
          <w:rFonts w:hAnsi="仿宋"/>
          <w:sz w:val="30"/>
          <w:szCs w:val="30"/>
        </w:rPr>
        <w:t>3.</w:t>
      </w:r>
      <w:r>
        <w:rPr>
          <w:rFonts w:hint="eastAsia" w:hAnsi="仿宋"/>
          <w:sz w:val="30"/>
          <w:szCs w:val="30"/>
        </w:rPr>
        <w:t>往期出租出借事项收益情况：反映本期收到的20</w:t>
      </w:r>
      <w:r>
        <w:rPr>
          <w:rFonts w:hAnsi="仿宋"/>
          <w:sz w:val="30"/>
          <w:szCs w:val="30"/>
        </w:rPr>
        <w:t>2</w:t>
      </w:r>
      <w:r>
        <w:rPr>
          <w:rFonts w:hint="eastAsia" w:hAnsi="仿宋"/>
          <w:sz w:val="30"/>
          <w:szCs w:val="30"/>
        </w:rPr>
        <w:t>2年</w:t>
      </w:r>
      <w:r>
        <w:rPr>
          <w:rFonts w:hAnsi="仿宋"/>
          <w:sz w:val="30"/>
          <w:szCs w:val="30"/>
        </w:rPr>
        <w:t>1</w:t>
      </w:r>
      <w:r>
        <w:rPr>
          <w:rFonts w:hint="eastAsia" w:hAnsi="仿宋"/>
          <w:sz w:val="30"/>
          <w:szCs w:val="30"/>
        </w:rPr>
        <w:t>月</w:t>
      </w:r>
      <w:r>
        <w:rPr>
          <w:rFonts w:hAnsi="仿宋"/>
          <w:sz w:val="30"/>
          <w:szCs w:val="30"/>
        </w:rPr>
        <w:t>1</w:t>
      </w:r>
      <w:r>
        <w:rPr>
          <w:rFonts w:hint="eastAsia" w:hAnsi="仿宋"/>
          <w:sz w:val="30"/>
          <w:szCs w:val="30"/>
        </w:rPr>
        <w:t xml:space="preserve">日前结束的出租出借事项收益（税后），仅填写15栏“本期实收出租（借）收益”。 </w:t>
      </w:r>
    </w:p>
    <w:p>
      <w:pPr>
        <w:pStyle w:val="6"/>
        <w:spacing w:line="560" w:lineRule="exact"/>
        <w:ind w:firstLine="614"/>
        <w:rPr>
          <w:rFonts w:hAnsi="仿宋"/>
          <w:b/>
          <w:sz w:val="30"/>
          <w:szCs w:val="30"/>
        </w:rPr>
      </w:pPr>
      <w:r>
        <w:rPr>
          <w:rFonts w:hint="eastAsia" w:hAnsi="仿宋"/>
          <w:b/>
          <w:sz w:val="30"/>
          <w:szCs w:val="30"/>
        </w:rPr>
        <w:t>逻辑性审核公式：</w:t>
      </w:r>
    </w:p>
    <w:p>
      <w:pPr>
        <w:pStyle w:val="6"/>
        <w:spacing w:line="560" w:lineRule="exact"/>
        <w:ind w:firstLine="614"/>
        <w:rPr>
          <w:rFonts w:hAnsi="仿宋"/>
          <w:b/>
          <w:sz w:val="30"/>
          <w:szCs w:val="30"/>
        </w:rPr>
      </w:pPr>
      <w:r>
        <w:rPr>
          <w:rFonts w:hint="eastAsia" w:hAnsi="仿宋"/>
          <w:b/>
          <w:sz w:val="30"/>
          <w:szCs w:val="30"/>
        </w:rPr>
        <w:t>表内公式：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1行（8~</w:t>
      </w:r>
      <w:r>
        <w:rPr>
          <w:rFonts w:ascii="仿宋_GB2312" w:eastAsia="仿宋_GB2312"/>
          <w:sz w:val="30"/>
          <w:szCs w:val="30"/>
        </w:rPr>
        <w:t>11</w:t>
      </w:r>
      <w:r>
        <w:rPr>
          <w:rFonts w:hint="eastAsia" w:ascii="仿宋_GB2312" w:eastAsia="仿宋_GB2312"/>
          <w:sz w:val="30"/>
          <w:szCs w:val="30"/>
        </w:rPr>
        <w:t>）栏</w:t>
      </w:r>
      <w:r>
        <w:rPr>
          <w:rFonts w:ascii="仿宋_GB2312" w:eastAsia="仿宋_GB2312"/>
          <w:sz w:val="30"/>
          <w:szCs w:val="30"/>
        </w:rPr>
        <w:t>=3</w:t>
      </w:r>
      <w:r>
        <w:rPr>
          <w:rFonts w:hint="eastAsia" w:ascii="仿宋_GB2312" w:eastAsia="仿宋_GB2312"/>
          <w:sz w:val="30"/>
          <w:szCs w:val="30"/>
        </w:rPr>
        <w:t>行（8~</w:t>
      </w:r>
      <w:r>
        <w:rPr>
          <w:rFonts w:ascii="仿宋_GB2312" w:eastAsia="仿宋_GB2312"/>
          <w:sz w:val="30"/>
          <w:szCs w:val="30"/>
        </w:rPr>
        <w:t>11</w:t>
      </w:r>
      <w:r>
        <w:rPr>
          <w:rFonts w:hint="eastAsia" w:ascii="仿宋_GB2312" w:eastAsia="仿宋_GB2312"/>
          <w:sz w:val="30"/>
          <w:szCs w:val="30"/>
        </w:rPr>
        <w:t>）栏</w:t>
      </w:r>
      <w:r>
        <w:rPr>
          <w:rFonts w:ascii="仿宋_GB2312" w:eastAsia="仿宋_GB2312"/>
          <w:sz w:val="30"/>
          <w:szCs w:val="30"/>
        </w:rPr>
        <w:t>=</w:t>
      </w:r>
      <w:r>
        <w:rPr>
          <w:rFonts w:hint="eastAsia" w:ascii="仿宋_GB2312" w:eastAsia="仿宋_GB2312"/>
          <w:sz w:val="30"/>
          <w:szCs w:val="30"/>
        </w:rPr>
        <w:t>各浮动行（8~</w:t>
      </w:r>
      <w:r>
        <w:rPr>
          <w:rFonts w:ascii="仿宋_GB2312" w:eastAsia="仿宋_GB2312"/>
          <w:sz w:val="30"/>
          <w:szCs w:val="30"/>
        </w:rPr>
        <w:t>11</w:t>
      </w:r>
      <w:r>
        <w:rPr>
          <w:rFonts w:hint="eastAsia" w:ascii="仿宋_GB2312" w:eastAsia="仿宋_GB2312"/>
          <w:sz w:val="30"/>
          <w:szCs w:val="30"/>
        </w:rPr>
        <w:t>）栏</w:t>
      </w:r>
      <w:r>
        <w:rPr>
          <w:rFonts w:ascii="仿宋_GB2312" w:eastAsia="仿宋_GB2312"/>
          <w:sz w:val="30"/>
          <w:szCs w:val="30"/>
        </w:rPr>
        <w:t>之和；</w:t>
      </w:r>
    </w:p>
    <w:p>
      <w:pPr>
        <w:numPr>
          <w:ilvl w:val="0"/>
          <w:numId w:val="6"/>
        </w:numPr>
        <w:spacing w:line="560" w:lineRule="exact"/>
        <w:rPr>
          <w:rFonts w:ascii="仿宋_GB2312" w:eastAsia="仿宋_GB2312"/>
          <w:sz w:val="30"/>
          <w:szCs w:val="30"/>
        </w:rPr>
      </w:pPr>
      <w:r>
        <w:rPr>
          <w:rFonts w:ascii="仿宋_GB2312" w:eastAsia="仿宋_GB2312"/>
          <w:sz w:val="30"/>
          <w:szCs w:val="30"/>
        </w:rPr>
        <w:t>1</w:t>
      </w:r>
      <w:r>
        <w:rPr>
          <w:rFonts w:hint="eastAsia" w:ascii="仿宋_GB2312" w:eastAsia="仿宋_GB2312"/>
          <w:sz w:val="30"/>
          <w:szCs w:val="30"/>
        </w:rPr>
        <w:t>行1</w:t>
      </w:r>
      <w:r>
        <w:rPr>
          <w:rFonts w:ascii="仿宋_GB2312" w:eastAsia="仿宋_GB2312"/>
          <w:sz w:val="30"/>
          <w:szCs w:val="30"/>
        </w:rPr>
        <w:t>5</w:t>
      </w:r>
      <w:r>
        <w:rPr>
          <w:rFonts w:hint="eastAsia" w:ascii="仿宋_GB2312" w:eastAsia="仿宋_GB2312"/>
          <w:sz w:val="30"/>
          <w:szCs w:val="30"/>
        </w:rPr>
        <w:t>栏</w:t>
      </w:r>
      <w:r>
        <w:rPr>
          <w:rFonts w:ascii="仿宋_GB2312" w:eastAsia="仿宋_GB2312"/>
          <w:sz w:val="30"/>
          <w:szCs w:val="30"/>
        </w:rPr>
        <w:t>=</w:t>
      </w:r>
      <w:r>
        <w:rPr>
          <w:rFonts w:hint="eastAsia" w:ascii="仿宋_GB2312" w:eastAsia="仿宋_GB2312"/>
          <w:sz w:val="30"/>
          <w:szCs w:val="30"/>
        </w:rPr>
        <w:t>（</w:t>
      </w:r>
      <w:r>
        <w:rPr>
          <w:rFonts w:ascii="仿宋_GB2312" w:eastAsia="仿宋_GB2312"/>
          <w:sz w:val="30"/>
          <w:szCs w:val="30"/>
        </w:rPr>
        <w:t>2+3</w:t>
      </w:r>
      <w:r>
        <w:rPr>
          <w:rFonts w:hint="eastAsia" w:ascii="仿宋_GB2312" w:eastAsia="仿宋_GB2312"/>
          <w:sz w:val="30"/>
          <w:szCs w:val="30"/>
        </w:rPr>
        <w:t>）行1</w:t>
      </w:r>
      <w:r>
        <w:rPr>
          <w:rFonts w:ascii="仿宋_GB2312" w:eastAsia="仿宋_GB2312"/>
          <w:sz w:val="30"/>
          <w:szCs w:val="30"/>
        </w:rPr>
        <w:t>5</w:t>
      </w:r>
      <w:r>
        <w:rPr>
          <w:rFonts w:hint="eastAsia" w:ascii="仿宋_GB2312" w:eastAsia="仿宋_GB2312"/>
          <w:sz w:val="30"/>
          <w:szCs w:val="30"/>
        </w:rPr>
        <w:t>栏</w:t>
      </w:r>
      <w:r>
        <w:rPr>
          <w:rFonts w:ascii="仿宋_GB2312" w:eastAsia="仿宋_GB2312"/>
          <w:sz w:val="30"/>
          <w:szCs w:val="30"/>
        </w:rPr>
        <w:t>；</w:t>
      </w:r>
    </w:p>
    <w:p>
      <w:pPr>
        <w:numPr>
          <w:ilvl w:val="0"/>
          <w:numId w:val="6"/>
        </w:numPr>
        <w:spacing w:line="560" w:lineRule="exact"/>
        <w:rPr>
          <w:rFonts w:ascii="仿宋_GB2312" w:eastAsia="仿宋_GB2312"/>
          <w:sz w:val="30"/>
          <w:szCs w:val="30"/>
        </w:rPr>
      </w:pPr>
      <w:r>
        <w:rPr>
          <w:rFonts w:ascii="仿宋_GB2312" w:eastAsia="仿宋_GB2312"/>
          <w:sz w:val="30"/>
          <w:szCs w:val="30"/>
        </w:rPr>
        <w:t>3</w:t>
      </w:r>
      <w:r>
        <w:rPr>
          <w:rFonts w:hint="eastAsia" w:ascii="仿宋_GB2312" w:eastAsia="仿宋_GB2312"/>
          <w:sz w:val="30"/>
          <w:szCs w:val="30"/>
        </w:rPr>
        <w:t>行1</w:t>
      </w:r>
      <w:r>
        <w:rPr>
          <w:rFonts w:ascii="仿宋_GB2312" w:eastAsia="仿宋_GB2312"/>
          <w:sz w:val="30"/>
          <w:szCs w:val="30"/>
        </w:rPr>
        <w:t>5</w:t>
      </w:r>
      <w:r>
        <w:rPr>
          <w:rFonts w:hint="eastAsia" w:ascii="仿宋_GB2312" w:eastAsia="仿宋_GB2312"/>
          <w:sz w:val="30"/>
          <w:szCs w:val="30"/>
        </w:rPr>
        <w:t>栏</w:t>
      </w:r>
      <w:r>
        <w:rPr>
          <w:rFonts w:ascii="仿宋_GB2312" w:eastAsia="仿宋_GB2312"/>
          <w:sz w:val="30"/>
          <w:szCs w:val="30"/>
        </w:rPr>
        <w:t>=</w:t>
      </w:r>
      <w:r>
        <w:rPr>
          <w:rFonts w:hint="eastAsia" w:ascii="仿宋_GB2312" w:eastAsia="仿宋_GB2312"/>
          <w:sz w:val="30"/>
          <w:szCs w:val="30"/>
        </w:rPr>
        <w:t>各浮动行</w:t>
      </w:r>
      <w:r>
        <w:rPr>
          <w:rFonts w:ascii="仿宋_GB2312" w:eastAsia="仿宋_GB2312"/>
          <w:sz w:val="30"/>
          <w:szCs w:val="30"/>
        </w:rPr>
        <w:t>15</w:t>
      </w:r>
      <w:r>
        <w:rPr>
          <w:rFonts w:hint="eastAsia" w:ascii="仿宋_GB2312" w:eastAsia="仿宋_GB2312"/>
          <w:sz w:val="30"/>
          <w:szCs w:val="30"/>
        </w:rPr>
        <w:t>栏</w:t>
      </w:r>
      <w:r>
        <w:rPr>
          <w:rFonts w:ascii="仿宋_GB2312" w:eastAsia="仿宋_GB2312"/>
          <w:sz w:val="30"/>
          <w:szCs w:val="30"/>
        </w:rPr>
        <w:t>之和</w:t>
      </w:r>
      <w:r>
        <w:rPr>
          <w:rFonts w:hint="eastAsia" w:ascii="仿宋_GB2312" w:eastAsia="仿宋_GB2312"/>
          <w:sz w:val="30"/>
          <w:szCs w:val="30"/>
        </w:rPr>
        <w:t>；</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w:t>
      </w:r>
      <w:r>
        <w:rPr>
          <w:rFonts w:ascii="仿宋_GB2312" w:eastAsia="仿宋_GB2312"/>
          <w:sz w:val="30"/>
          <w:szCs w:val="30"/>
        </w:rPr>
        <w:t>7</w:t>
      </w:r>
      <w:r>
        <w:rPr>
          <w:rFonts w:hint="eastAsia" w:ascii="仿宋_GB2312" w:eastAsia="仿宋_GB2312"/>
          <w:sz w:val="30"/>
          <w:szCs w:val="30"/>
        </w:rPr>
        <w:t>栏≤5栏；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浮动行11栏≤6栏；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w:t>
      </w:r>
      <w:r>
        <w:rPr>
          <w:rFonts w:ascii="仿宋_GB2312" w:eastAsia="仿宋_GB2312"/>
          <w:sz w:val="30"/>
          <w:szCs w:val="30"/>
        </w:rPr>
        <w:t>1</w:t>
      </w:r>
      <w:r>
        <w:rPr>
          <w:rFonts w:hint="eastAsia" w:ascii="仿宋_GB2312" w:eastAsia="仿宋_GB2312"/>
          <w:sz w:val="30"/>
          <w:szCs w:val="30"/>
        </w:rPr>
        <w:t>3栏≤</w:t>
      </w:r>
      <w:r>
        <w:rPr>
          <w:rFonts w:ascii="仿宋_GB2312" w:eastAsia="仿宋_GB2312"/>
          <w:sz w:val="30"/>
          <w:szCs w:val="30"/>
        </w:rPr>
        <w:t>1</w:t>
      </w:r>
      <w:r>
        <w:rPr>
          <w:rFonts w:hint="eastAsia" w:ascii="仿宋_GB2312" w:eastAsia="仿宋_GB2312"/>
          <w:sz w:val="30"/>
          <w:szCs w:val="30"/>
        </w:rPr>
        <w:t>4栏；</w:t>
      </w:r>
    </w:p>
    <w:p>
      <w:pPr>
        <w:numPr>
          <w:ilvl w:val="0"/>
          <w:numId w:val="6"/>
        </w:numPr>
        <w:spacing w:line="560" w:lineRule="exact"/>
        <w:rPr>
          <w:rFonts w:ascii="仿宋_GB2312" w:eastAsia="仿宋_GB2312"/>
          <w:sz w:val="30"/>
          <w:szCs w:val="30"/>
        </w:rPr>
      </w:pPr>
      <w:r>
        <w:rPr>
          <w:rFonts w:ascii="仿宋_GB2312" w:eastAsia="仿宋_GB2312"/>
          <w:sz w:val="30"/>
          <w:szCs w:val="30"/>
        </w:rPr>
        <w:t>当</w:t>
      </w:r>
      <w:r>
        <w:rPr>
          <w:rFonts w:hint="eastAsia" w:ascii="仿宋_GB2312" w:eastAsia="仿宋_GB2312"/>
          <w:sz w:val="30"/>
          <w:szCs w:val="30"/>
        </w:rPr>
        <w:t>4行1栏</w:t>
      </w:r>
      <w:r>
        <w:rPr>
          <w:rFonts w:ascii="仿宋_GB2312" w:eastAsia="仿宋_GB2312"/>
          <w:sz w:val="30"/>
          <w:szCs w:val="30"/>
        </w:rPr>
        <w:t>资产分类选择为</w:t>
      </w:r>
      <w:r>
        <w:rPr>
          <w:rFonts w:hint="eastAsia" w:ascii="仿宋_GB2312" w:eastAsia="仿宋_GB2312"/>
          <w:sz w:val="30"/>
          <w:szCs w:val="30"/>
        </w:rPr>
        <w:t>流动资产、在建工程、其他资产时，1</w:t>
      </w:r>
      <w:r>
        <w:rPr>
          <w:rFonts w:ascii="仿宋_GB2312" w:eastAsia="仿宋_GB2312"/>
          <w:sz w:val="30"/>
          <w:szCs w:val="30"/>
        </w:rPr>
        <w:t>8</w:t>
      </w:r>
      <w:r>
        <w:rPr>
          <w:rFonts w:hint="eastAsia" w:ascii="仿宋_GB2312" w:eastAsia="仿宋_GB2312"/>
          <w:sz w:val="30"/>
          <w:szCs w:val="30"/>
        </w:rPr>
        <w:t>栏“备注”不能为空；</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当4行1栏资产分类选择为流动资产、在建工程、其他资产时，2栏、5栏、7栏为空；否则，7栏不能为空；</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浮动行（1、4、11~1</w:t>
      </w:r>
      <w:r>
        <w:rPr>
          <w:rFonts w:ascii="仿宋_GB2312" w:eastAsia="仿宋_GB2312"/>
          <w:sz w:val="30"/>
          <w:szCs w:val="30"/>
        </w:rPr>
        <w:t>7</w:t>
      </w:r>
      <w:r>
        <w:rPr>
          <w:rFonts w:hint="eastAsia" w:ascii="仿宋_GB2312" w:eastAsia="仿宋_GB2312"/>
          <w:sz w:val="30"/>
          <w:szCs w:val="30"/>
        </w:rPr>
        <w:t>）栏不能为空，</w:t>
      </w:r>
      <w:r>
        <w:rPr>
          <w:rFonts w:ascii="仿宋_GB2312" w:eastAsia="仿宋_GB2312"/>
          <w:sz w:val="30"/>
          <w:szCs w:val="30"/>
        </w:rPr>
        <w:t>15</w:t>
      </w:r>
      <w:r>
        <w:rPr>
          <w:rFonts w:hint="eastAsia" w:ascii="仿宋_GB2312" w:eastAsia="仿宋_GB2312"/>
          <w:sz w:val="30"/>
          <w:szCs w:val="30"/>
        </w:rPr>
        <w:t>栏≥</w:t>
      </w:r>
      <w:r>
        <w:rPr>
          <w:rFonts w:ascii="仿宋_GB2312" w:eastAsia="仿宋_GB2312"/>
          <w:sz w:val="30"/>
          <w:szCs w:val="30"/>
        </w:rPr>
        <w:t>0</w:t>
      </w:r>
      <w:r>
        <w:rPr>
          <w:rFonts w:hint="eastAsia" w:ascii="仿宋_GB2312" w:eastAsia="仿宋_GB2312"/>
          <w:sz w:val="30"/>
          <w:szCs w:val="30"/>
        </w:rPr>
        <w:t>；</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浮动行4栏≤20</w:t>
      </w:r>
      <w:r>
        <w:rPr>
          <w:rFonts w:ascii="仿宋_GB2312" w:eastAsia="仿宋_GB2312"/>
          <w:sz w:val="30"/>
          <w:szCs w:val="30"/>
        </w:rPr>
        <w:t>22</w:t>
      </w:r>
      <w:r>
        <w:rPr>
          <w:rFonts w:hint="eastAsia" w:ascii="仿宋_GB2312" w:eastAsia="仿宋_GB2312"/>
          <w:sz w:val="30"/>
          <w:szCs w:val="30"/>
        </w:rPr>
        <w:t>年12月31日；</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浮动行13栏≤20</w:t>
      </w:r>
      <w:r>
        <w:rPr>
          <w:rFonts w:ascii="仿宋_GB2312" w:eastAsia="仿宋_GB2312"/>
          <w:sz w:val="30"/>
          <w:szCs w:val="30"/>
        </w:rPr>
        <w:t>22</w:t>
      </w:r>
      <w:r>
        <w:rPr>
          <w:rFonts w:hint="eastAsia" w:ascii="仿宋_GB2312" w:eastAsia="仿宋_GB2312"/>
          <w:sz w:val="30"/>
          <w:szCs w:val="30"/>
        </w:rPr>
        <w:t>年12月31日；</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浮动行4栏≤</w:t>
      </w:r>
      <w:r>
        <w:rPr>
          <w:rFonts w:hint="eastAsia" w:ascii="仿宋_GB2312" w:eastAsia="仿宋_GB2312"/>
          <w:sz w:val="32"/>
          <w:szCs w:val="32"/>
        </w:rPr>
        <w:t>13栏；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13栏≥20</w:t>
      </w:r>
      <w:r>
        <w:rPr>
          <w:rFonts w:ascii="仿宋_GB2312" w:eastAsia="仿宋_GB2312"/>
          <w:sz w:val="30"/>
          <w:szCs w:val="30"/>
        </w:rPr>
        <w:t>22</w:t>
      </w:r>
      <w:r>
        <w:rPr>
          <w:rFonts w:hint="eastAsia" w:ascii="仿宋_GB2312" w:eastAsia="仿宋_GB2312"/>
          <w:sz w:val="30"/>
          <w:szCs w:val="30"/>
        </w:rPr>
        <w:t>年1月1日时，浮动行1</w:t>
      </w:r>
      <w:r>
        <w:rPr>
          <w:rFonts w:ascii="仿宋_GB2312" w:eastAsia="仿宋_GB2312"/>
          <w:sz w:val="30"/>
          <w:szCs w:val="30"/>
        </w:rPr>
        <w:t>6</w:t>
      </w:r>
      <w:r>
        <w:rPr>
          <w:rFonts w:hint="eastAsia" w:ascii="仿宋_GB2312" w:eastAsia="仿宋_GB2312"/>
          <w:sz w:val="30"/>
          <w:szCs w:val="30"/>
        </w:rPr>
        <w:t>栏=“是”</w:t>
      </w:r>
      <w:r>
        <w:rPr>
          <w:rFonts w:hint="eastAsia" w:ascii="仿宋_GB2312" w:eastAsia="仿宋_GB2312"/>
          <w:sz w:val="32"/>
          <w:szCs w:val="32"/>
        </w:rPr>
        <w:t>；</w:t>
      </w:r>
    </w:p>
    <w:p>
      <w:pPr>
        <w:numPr>
          <w:ilvl w:val="0"/>
          <w:numId w:val="6"/>
        </w:numPr>
        <w:spacing w:line="560" w:lineRule="exact"/>
        <w:rPr>
          <w:rFonts w:hAnsi="仿宋"/>
          <w:sz w:val="30"/>
          <w:szCs w:val="30"/>
        </w:rPr>
      </w:pPr>
      <w:r>
        <w:rPr>
          <w:rFonts w:hint="eastAsia" w:ascii="仿宋_GB2312" w:eastAsia="仿宋_GB2312"/>
          <w:sz w:val="30"/>
          <w:szCs w:val="30"/>
        </w:rPr>
        <w:t>当</w:t>
      </w:r>
      <w:r>
        <w:rPr>
          <w:rFonts w:ascii="仿宋_GB2312" w:eastAsia="仿宋_GB2312"/>
          <w:sz w:val="30"/>
          <w:szCs w:val="30"/>
        </w:rPr>
        <w:t>17</w:t>
      </w:r>
      <w:r>
        <w:rPr>
          <w:rFonts w:hint="eastAsia" w:ascii="仿宋_GB2312" w:eastAsia="仿宋_GB2312"/>
          <w:sz w:val="30"/>
          <w:szCs w:val="30"/>
        </w:rPr>
        <w:t>栏为“未审批”时，1</w:t>
      </w:r>
      <w:r>
        <w:rPr>
          <w:rFonts w:ascii="仿宋_GB2312" w:eastAsia="仿宋_GB2312"/>
          <w:sz w:val="30"/>
          <w:szCs w:val="30"/>
        </w:rPr>
        <w:t>8</w:t>
      </w:r>
      <w:r>
        <w:rPr>
          <w:rFonts w:hint="eastAsia" w:ascii="仿宋_GB2312" w:eastAsia="仿宋_GB2312"/>
          <w:sz w:val="30"/>
          <w:szCs w:val="30"/>
        </w:rPr>
        <w:t>栏不能为空；</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当1栏资产分类为房屋时，浮动行8~10栏≥0；</w:t>
      </w:r>
    </w:p>
    <w:p>
      <w:pPr>
        <w:numPr>
          <w:ilvl w:val="0"/>
          <w:numId w:val="6"/>
        </w:numPr>
        <w:spacing w:line="560" w:lineRule="exact"/>
        <w:rPr>
          <w:rFonts w:hAnsi="仿宋"/>
          <w:sz w:val="30"/>
          <w:szCs w:val="30"/>
        </w:rPr>
      </w:pPr>
      <w:r>
        <w:rPr>
          <w:rFonts w:hint="eastAsia" w:ascii="仿宋_GB2312" w:eastAsia="仿宋_GB2312"/>
          <w:sz w:val="30"/>
          <w:szCs w:val="30"/>
        </w:rPr>
        <w:t>当1栏资产分类为房屋时，浮动行7栏=浮动行（8+9+10）栏；</w:t>
      </w:r>
    </w:p>
    <w:p>
      <w:pPr>
        <w:numPr>
          <w:ilvl w:val="0"/>
          <w:numId w:val="6"/>
        </w:numPr>
        <w:spacing w:line="560" w:lineRule="exact"/>
        <w:rPr>
          <w:rFonts w:hAnsi="仿宋"/>
          <w:sz w:val="30"/>
          <w:szCs w:val="30"/>
        </w:rPr>
      </w:pPr>
      <w:r>
        <w:rPr>
          <w:rFonts w:hint="eastAsia" w:ascii="仿宋_GB2312" w:eastAsia="仿宋_GB2312"/>
          <w:sz w:val="30"/>
          <w:szCs w:val="30"/>
        </w:rPr>
        <w:t>当1栏资产分类不为房屋时，浮动行8~10栏为空；</w:t>
      </w:r>
    </w:p>
    <w:p>
      <w:pPr>
        <w:numPr>
          <w:ilvl w:val="0"/>
          <w:numId w:val="6"/>
        </w:numPr>
        <w:spacing w:line="560" w:lineRule="exact"/>
        <w:rPr>
          <w:rFonts w:hAnsi="仿宋"/>
          <w:sz w:val="30"/>
          <w:szCs w:val="30"/>
        </w:rPr>
      </w:pPr>
      <w:r>
        <w:rPr>
          <w:rFonts w:hint="eastAsia" w:ascii="仿宋_GB2312" w:eastAsia="仿宋_GB2312"/>
          <w:sz w:val="30"/>
          <w:szCs w:val="30"/>
        </w:rPr>
        <w:t>当1栏资产分类选择固定资产或无形资产时，2~7栏不得为空。</w:t>
      </w:r>
    </w:p>
    <w:p>
      <w:pPr>
        <w:snapToGrid w:val="0"/>
        <w:spacing w:line="560" w:lineRule="exact"/>
        <w:ind w:left="575" w:leftChars="274"/>
        <w:rPr>
          <w:rFonts w:ascii="仿宋_GB2312" w:hAnsi="仿宋" w:eastAsia="仿宋_GB2312"/>
          <w:b/>
          <w:sz w:val="30"/>
          <w:szCs w:val="30"/>
        </w:rPr>
      </w:pPr>
      <w:r>
        <w:rPr>
          <w:rFonts w:hint="eastAsia" w:ascii="仿宋_GB2312" w:hAnsi="仿宋" w:eastAsia="仿宋_GB2312"/>
          <w:b/>
          <w:sz w:val="30"/>
          <w:szCs w:val="30"/>
        </w:rPr>
        <w:t>表间公式</w:t>
      </w:r>
      <w:r>
        <w:rPr>
          <w:rFonts w:ascii="仿宋_GB2312" w:hAnsi="仿宋" w:eastAsia="仿宋_GB2312"/>
          <w:b/>
          <w:sz w:val="30"/>
          <w:szCs w:val="30"/>
        </w:rPr>
        <w:t>：</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1栏为“房屋”项下分类时，且浮动行14栏≥20</w:t>
      </w:r>
      <w:r>
        <w:rPr>
          <w:rFonts w:ascii="仿宋_GB2312" w:eastAsia="仿宋_GB2312"/>
          <w:sz w:val="30"/>
          <w:szCs w:val="30"/>
        </w:rPr>
        <w:t>22</w:t>
      </w:r>
      <w:r>
        <w:rPr>
          <w:rFonts w:hint="eastAsia" w:ascii="仿宋_GB2312" w:eastAsia="仿宋_GB2312"/>
          <w:sz w:val="30"/>
          <w:szCs w:val="30"/>
        </w:rPr>
        <w:t>年12月31日，浮动行7栏之和=财资05表本单位房屋浮动行</w:t>
      </w:r>
      <w:r>
        <w:rPr>
          <w:rFonts w:ascii="仿宋_GB2312" w:eastAsia="仿宋_GB2312"/>
          <w:sz w:val="30"/>
          <w:szCs w:val="30"/>
        </w:rPr>
        <w:t>14</w:t>
      </w:r>
      <w:r>
        <w:rPr>
          <w:rFonts w:hint="eastAsia" w:ascii="仿宋_GB2312" w:eastAsia="仿宋_GB2312"/>
          <w:sz w:val="30"/>
          <w:szCs w:val="30"/>
        </w:rPr>
        <w:t>栏出租出借的合计；</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1栏为“房屋”项下分类时，且浮动行14栏≥20</w:t>
      </w:r>
      <w:r>
        <w:rPr>
          <w:rFonts w:ascii="仿宋_GB2312" w:eastAsia="仿宋_GB2312"/>
          <w:sz w:val="30"/>
          <w:szCs w:val="30"/>
        </w:rPr>
        <w:t>22</w:t>
      </w:r>
      <w:r>
        <w:rPr>
          <w:rFonts w:hint="eastAsia" w:ascii="仿宋_GB2312" w:eastAsia="仿宋_GB2312"/>
          <w:sz w:val="30"/>
          <w:szCs w:val="30"/>
        </w:rPr>
        <w:t>年12月31日，浮动行8栏之和=财资05表本单位房屋浮动行</w:t>
      </w:r>
      <w:r>
        <w:rPr>
          <w:rFonts w:ascii="仿宋_GB2312" w:eastAsia="仿宋_GB2312"/>
          <w:sz w:val="30"/>
          <w:szCs w:val="30"/>
        </w:rPr>
        <w:t>19</w:t>
      </w:r>
      <w:r>
        <w:rPr>
          <w:rFonts w:hint="eastAsia" w:ascii="仿宋_GB2312" w:eastAsia="仿宋_GB2312"/>
          <w:sz w:val="30"/>
          <w:szCs w:val="30"/>
        </w:rPr>
        <w:t>栏出租出借的合计；</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1栏为“房屋”项下分类时，且浮动行14栏≥20</w:t>
      </w:r>
      <w:r>
        <w:rPr>
          <w:rFonts w:ascii="仿宋_GB2312" w:eastAsia="仿宋_GB2312"/>
          <w:sz w:val="30"/>
          <w:szCs w:val="30"/>
        </w:rPr>
        <w:t>22</w:t>
      </w:r>
      <w:r>
        <w:rPr>
          <w:rFonts w:hint="eastAsia" w:ascii="仿宋_GB2312" w:eastAsia="仿宋_GB2312"/>
          <w:sz w:val="30"/>
          <w:szCs w:val="30"/>
        </w:rPr>
        <w:t>年12月31日，浮动行9栏之和=财资05表本单位房屋浮动行</w:t>
      </w:r>
      <w:r>
        <w:rPr>
          <w:rFonts w:ascii="仿宋_GB2312" w:eastAsia="仿宋_GB2312"/>
          <w:sz w:val="30"/>
          <w:szCs w:val="30"/>
        </w:rPr>
        <w:t>25</w:t>
      </w:r>
      <w:r>
        <w:rPr>
          <w:rFonts w:hint="eastAsia" w:ascii="仿宋_GB2312" w:eastAsia="仿宋_GB2312"/>
          <w:sz w:val="30"/>
          <w:szCs w:val="30"/>
        </w:rPr>
        <w:t>栏出租出借的合计；</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1栏为“房屋”项下分类时，且浮动行14栏≥20</w:t>
      </w:r>
      <w:r>
        <w:rPr>
          <w:rFonts w:ascii="仿宋_GB2312" w:eastAsia="仿宋_GB2312"/>
          <w:sz w:val="30"/>
          <w:szCs w:val="30"/>
        </w:rPr>
        <w:t>22</w:t>
      </w:r>
      <w:r>
        <w:rPr>
          <w:rFonts w:hint="eastAsia" w:ascii="仿宋_GB2312" w:eastAsia="仿宋_GB2312"/>
          <w:sz w:val="30"/>
          <w:szCs w:val="30"/>
        </w:rPr>
        <w:t>年12月31日，浮动行10栏之和=财资05表本单位房屋浮动行</w:t>
      </w:r>
      <w:r>
        <w:rPr>
          <w:rFonts w:ascii="仿宋_GB2312" w:eastAsia="仿宋_GB2312"/>
          <w:sz w:val="30"/>
          <w:szCs w:val="30"/>
        </w:rPr>
        <w:t>30</w:t>
      </w:r>
      <w:r>
        <w:rPr>
          <w:rFonts w:hint="eastAsia" w:ascii="仿宋_GB2312" w:eastAsia="仿宋_GB2312"/>
          <w:sz w:val="30"/>
          <w:szCs w:val="30"/>
        </w:rPr>
        <w:t>栏出租出借的合计；</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1栏为“土地”项下分类时，且浮动行14栏≥20</w:t>
      </w:r>
      <w:r>
        <w:rPr>
          <w:rFonts w:ascii="仿宋_GB2312" w:eastAsia="仿宋_GB2312"/>
          <w:sz w:val="30"/>
          <w:szCs w:val="30"/>
        </w:rPr>
        <w:t>22</w:t>
      </w:r>
      <w:r>
        <w:rPr>
          <w:rFonts w:hint="eastAsia" w:ascii="仿宋_GB2312" w:eastAsia="仿宋_GB2312"/>
          <w:sz w:val="30"/>
          <w:szCs w:val="30"/>
        </w:rPr>
        <w:t>年12月31日，浮动行7栏之和=财资04表2行</w:t>
      </w:r>
      <w:r>
        <w:rPr>
          <w:rFonts w:ascii="仿宋_GB2312" w:eastAsia="仿宋_GB2312"/>
          <w:sz w:val="30"/>
          <w:szCs w:val="30"/>
        </w:rPr>
        <w:t>13</w:t>
      </w:r>
      <w:r>
        <w:rPr>
          <w:rFonts w:hint="eastAsia" w:ascii="仿宋_GB2312" w:eastAsia="仿宋_GB2312"/>
          <w:sz w:val="30"/>
          <w:szCs w:val="30"/>
        </w:rPr>
        <w:t>栏出租出借的合计(1栏=土地)；</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1栏为“土地使用权”项下分类时，且浮动行14栏≥20</w:t>
      </w:r>
      <w:r>
        <w:rPr>
          <w:rFonts w:ascii="仿宋_GB2312" w:eastAsia="仿宋_GB2312"/>
          <w:sz w:val="30"/>
          <w:szCs w:val="30"/>
        </w:rPr>
        <w:t>22</w:t>
      </w:r>
      <w:r>
        <w:rPr>
          <w:rFonts w:hint="eastAsia" w:ascii="仿宋_GB2312" w:eastAsia="仿宋_GB2312"/>
          <w:sz w:val="30"/>
          <w:szCs w:val="30"/>
        </w:rPr>
        <w:t>年12月31日，浮动行7栏之和=财资04表2行</w:t>
      </w:r>
      <w:r>
        <w:rPr>
          <w:rFonts w:ascii="仿宋_GB2312" w:eastAsia="仿宋_GB2312"/>
          <w:sz w:val="30"/>
          <w:szCs w:val="30"/>
        </w:rPr>
        <w:t>13</w:t>
      </w:r>
      <w:r>
        <w:rPr>
          <w:rFonts w:hint="eastAsia" w:ascii="仿宋_GB2312" w:eastAsia="仿宋_GB2312"/>
          <w:sz w:val="30"/>
          <w:szCs w:val="30"/>
        </w:rPr>
        <w:t>栏出租出借的合计(1栏=土地使用权)；</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1栏为“车辆”项下分类时，且浮动行14栏≥20</w:t>
      </w:r>
      <w:r>
        <w:rPr>
          <w:rFonts w:ascii="仿宋_GB2312" w:eastAsia="仿宋_GB2312"/>
          <w:sz w:val="30"/>
          <w:szCs w:val="30"/>
        </w:rPr>
        <w:t>22</w:t>
      </w:r>
      <w:r>
        <w:rPr>
          <w:rFonts w:hint="eastAsia" w:ascii="仿宋_GB2312" w:eastAsia="仿宋_GB2312"/>
          <w:sz w:val="30"/>
          <w:szCs w:val="30"/>
        </w:rPr>
        <w:t>年12月31日，浮动行11栏之和=财资06表浮动行17栏使用状况=“出租出借”时14栏原值合计；</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1栏为“车辆”项下分类时，且浮动行14栏≥20</w:t>
      </w:r>
      <w:r>
        <w:rPr>
          <w:rFonts w:ascii="仿宋_GB2312" w:eastAsia="仿宋_GB2312"/>
          <w:sz w:val="30"/>
          <w:szCs w:val="30"/>
        </w:rPr>
        <w:t>22</w:t>
      </w:r>
      <w:r>
        <w:rPr>
          <w:rFonts w:hint="eastAsia" w:ascii="仿宋_GB2312" w:eastAsia="仿宋_GB2312"/>
          <w:sz w:val="30"/>
          <w:szCs w:val="30"/>
        </w:rPr>
        <w:t>年12月31日，浮动行7栏之和=财资06表浮动行17栏使用状况=“出租出借”的行数。</w:t>
      </w:r>
    </w:p>
    <w:p>
      <w:pPr>
        <w:snapToGrid w:val="0"/>
        <w:spacing w:line="560" w:lineRule="exact"/>
        <w:ind w:left="575" w:leftChars="274"/>
        <w:rPr>
          <w:rFonts w:ascii="仿宋_GB2312" w:hAnsi="仿宋" w:eastAsia="仿宋_GB2312"/>
          <w:b/>
          <w:sz w:val="30"/>
          <w:szCs w:val="30"/>
        </w:rPr>
      </w:pPr>
      <w:r>
        <w:rPr>
          <w:rFonts w:hint="eastAsia" w:ascii="仿宋_GB2312" w:hAnsi="仿宋" w:eastAsia="仿宋_GB2312"/>
          <w:b/>
          <w:sz w:val="30"/>
          <w:szCs w:val="30"/>
        </w:rPr>
        <w:t>核实性公式：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浮动行1</w:t>
      </w:r>
      <w:r>
        <w:rPr>
          <w:rFonts w:ascii="仿宋_GB2312" w:eastAsia="仿宋_GB2312"/>
          <w:sz w:val="30"/>
          <w:szCs w:val="30"/>
        </w:rPr>
        <w:t>5</w:t>
      </w:r>
      <w:r>
        <w:rPr>
          <w:rFonts w:hint="eastAsia" w:ascii="仿宋_GB2312" w:eastAsia="仿宋_GB2312"/>
          <w:sz w:val="30"/>
          <w:szCs w:val="30"/>
        </w:rPr>
        <w:t>栏</w:t>
      </w:r>
      <w:r>
        <w:rPr>
          <w:rFonts w:ascii="仿宋_GB2312" w:eastAsia="仿宋_GB2312"/>
          <w:sz w:val="30"/>
          <w:szCs w:val="30"/>
        </w:rPr>
        <w:t>=0</w:t>
      </w:r>
      <w:r>
        <w:rPr>
          <w:rFonts w:hint="eastAsia" w:ascii="仿宋_GB2312" w:eastAsia="仿宋_GB2312"/>
          <w:sz w:val="30"/>
          <w:szCs w:val="30"/>
        </w:rPr>
        <w:t>时，提示核实性错误</w:t>
      </w:r>
      <w:r>
        <w:rPr>
          <w:rFonts w:hint="eastAsia" w:ascii="仿宋_GB2312" w:hAnsi="仿宋" w:eastAsia="仿宋_GB2312"/>
          <w:sz w:val="30"/>
          <w:szCs w:val="30"/>
        </w:rPr>
        <w:t>，需结合实际情况修改或填写情况说明。</w:t>
      </w:r>
    </w:p>
    <w:p>
      <w:pPr>
        <w:pStyle w:val="2"/>
        <w:spacing w:line="560" w:lineRule="exact"/>
        <w:rPr>
          <w:b/>
          <w:color w:val="auto"/>
        </w:rPr>
      </w:pPr>
      <w:r>
        <w:rPr>
          <w:rFonts w:hint="eastAsia"/>
          <w:color w:val="auto"/>
        </w:rPr>
        <w:t>十一</w:t>
      </w:r>
      <w:r>
        <w:rPr>
          <w:color w:val="auto"/>
        </w:rPr>
        <w:t>、</w:t>
      </w:r>
      <w:r>
        <w:rPr>
          <w:rFonts w:hint="eastAsia"/>
          <w:color w:val="auto"/>
        </w:rPr>
        <w:t>资产处置情况表（财资</w:t>
      </w:r>
      <w:r>
        <w:rPr>
          <w:color w:val="auto"/>
        </w:rPr>
        <w:t>10</w:t>
      </w:r>
      <w:r>
        <w:rPr>
          <w:rFonts w:hint="eastAsia"/>
          <w:color w:val="auto"/>
        </w:rPr>
        <w:t>表）</w:t>
      </w:r>
    </w:p>
    <w:p>
      <w:pPr>
        <w:pStyle w:val="6"/>
        <w:spacing w:line="560" w:lineRule="exact"/>
        <w:ind w:firstLine="612"/>
        <w:rPr>
          <w:rFonts w:hAnsi="仿宋"/>
          <w:sz w:val="30"/>
          <w:szCs w:val="30"/>
        </w:rPr>
      </w:pPr>
      <w:r>
        <w:rPr>
          <w:rFonts w:hint="eastAsia" w:hAnsi="仿宋"/>
          <w:sz w:val="30"/>
          <w:szCs w:val="30"/>
        </w:rPr>
        <w:t>本表反映行政事业单位当年账面资产处置</w:t>
      </w:r>
      <w:r>
        <w:rPr>
          <w:rFonts w:hAnsi="仿宋"/>
          <w:sz w:val="30"/>
          <w:szCs w:val="30"/>
        </w:rPr>
        <w:t>情况</w:t>
      </w:r>
      <w:r>
        <w:rPr>
          <w:rFonts w:hint="eastAsia" w:hAnsi="仿宋"/>
          <w:sz w:val="30"/>
          <w:szCs w:val="30"/>
        </w:rPr>
        <w:t>。单位在资产模块中执行处置申请并得到批复的，本表从处置执行单取数；单位未在资产模块中执行处置申请的，固定资产、无形资产处置应按处置事项批次补充资产处置申请单、执行单；流动资产、对外投资、在建工程及其他资产</w:t>
      </w:r>
      <w:r>
        <w:rPr>
          <w:rFonts w:hAnsi="仿宋"/>
          <w:sz w:val="30"/>
          <w:szCs w:val="30"/>
        </w:rPr>
        <w:t>按</w:t>
      </w:r>
      <w:r>
        <w:rPr>
          <w:rFonts w:hint="eastAsia" w:hAnsi="仿宋"/>
          <w:sz w:val="30"/>
          <w:szCs w:val="30"/>
        </w:rPr>
        <w:t>资产</w:t>
      </w:r>
      <w:r>
        <w:rPr>
          <w:rFonts w:hAnsi="仿宋"/>
          <w:sz w:val="30"/>
          <w:szCs w:val="30"/>
        </w:rPr>
        <w:t>处置实际情况手工</w:t>
      </w:r>
      <w:r>
        <w:rPr>
          <w:rFonts w:hint="eastAsia" w:hAnsi="仿宋"/>
          <w:sz w:val="30"/>
          <w:szCs w:val="30"/>
        </w:rPr>
        <w:t>填列。</w:t>
      </w:r>
    </w:p>
    <w:p>
      <w:pPr>
        <w:pStyle w:val="6"/>
        <w:spacing w:line="560" w:lineRule="exact"/>
        <w:ind w:firstLine="648" w:firstLineChars="0"/>
        <w:rPr>
          <w:rFonts w:hAnsi="仿宋"/>
          <w:b/>
          <w:bCs/>
          <w:sz w:val="30"/>
          <w:szCs w:val="30"/>
        </w:rPr>
      </w:pPr>
      <w:r>
        <w:rPr>
          <w:rFonts w:hint="eastAsia" w:hAnsi="仿宋"/>
          <w:b/>
          <w:bCs/>
          <w:sz w:val="30"/>
          <w:szCs w:val="30"/>
        </w:rPr>
        <w:t>主要指标</w:t>
      </w:r>
      <w:r>
        <w:rPr>
          <w:rFonts w:hAnsi="仿宋"/>
          <w:b/>
          <w:bCs/>
          <w:sz w:val="30"/>
          <w:szCs w:val="30"/>
        </w:rPr>
        <w:t>说明：</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w:t>
      </w:r>
      <w:r>
        <w:rPr>
          <w:rFonts w:hint="eastAsia" w:ascii="仿宋_GB2312" w:hAnsi="仿宋" w:eastAsia="仿宋_GB2312"/>
          <w:sz w:val="30"/>
          <w:szCs w:val="30"/>
        </w:rPr>
        <w:t>处置</w:t>
      </w:r>
      <w:r>
        <w:rPr>
          <w:rFonts w:ascii="仿宋_GB2312" w:hAnsi="仿宋" w:eastAsia="仿宋_GB2312"/>
          <w:sz w:val="30"/>
          <w:szCs w:val="30"/>
        </w:rPr>
        <w:t>事项名称</w:t>
      </w:r>
      <w:r>
        <w:rPr>
          <w:rFonts w:hint="eastAsia" w:ascii="仿宋_GB2312" w:hAnsi="仿宋" w:eastAsia="仿宋_GB2312"/>
          <w:sz w:val="30"/>
          <w:szCs w:val="30"/>
        </w:rPr>
        <w:t>：反映该批次</w:t>
      </w:r>
      <w:r>
        <w:rPr>
          <w:rFonts w:ascii="仿宋_GB2312" w:hAnsi="仿宋" w:eastAsia="仿宋_GB2312"/>
          <w:sz w:val="30"/>
          <w:szCs w:val="30"/>
        </w:rPr>
        <w:t>资产处置</w:t>
      </w:r>
      <w:r>
        <w:rPr>
          <w:rFonts w:hint="eastAsia" w:ascii="仿宋_GB2312" w:hAnsi="仿宋" w:eastAsia="仿宋_GB2312"/>
          <w:sz w:val="30"/>
          <w:szCs w:val="30"/>
        </w:rPr>
        <w:t>事项</w:t>
      </w:r>
      <w:r>
        <w:rPr>
          <w:rFonts w:ascii="仿宋_GB2312" w:hAnsi="仿宋" w:eastAsia="仿宋_GB2312"/>
          <w:sz w:val="30"/>
          <w:szCs w:val="30"/>
        </w:rPr>
        <w:t>的总体情况</w:t>
      </w:r>
      <w:r>
        <w:rPr>
          <w:rFonts w:hint="eastAsia" w:ascii="仿宋_GB2312" w:hAnsi="仿宋" w:eastAsia="仿宋_GB2312"/>
          <w:sz w:val="30"/>
          <w:szCs w:val="30"/>
        </w:rPr>
        <w:t>。</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w:t>
      </w:r>
      <w:r>
        <w:rPr>
          <w:rFonts w:ascii="仿宋_GB2312" w:hAnsi="仿宋" w:eastAsia="仿宋_GB2312"/>
          <w:sz w:val="30"/>
          <w:szCs w:val="30"/>
        </w:rPr>
        <w:t>.原值：填列</w:t>
      </w:r>
      <w:r>
        <w:rPr>
          <w:rFonts w:hint="eastAsia" w:ascii="仿宋_GB2312" w:hAnsi="仿宋" w:eastAsia="仿宋_GB2312"/>
          <w:sz w:val="30"/>
          <w:szCs w:val="30"/>
        </w:rPr>
        <w:t>该批次处置各类</w:t>
      </w:r>
      <w:r>
        <w:rPr>
          <w:rFonts w:ascii="仿宋_GB2312" w:hAnsi="仿宋" w:eastAsia="仿宋_GB2312"/>
          <w:sz w:val="30"/>
          <w:szCs w:val="30"/>
        </w:rPr>
        <w:t>资产的账面原值总额。</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3</w:t>
      </w:r>
      <w:r>
        <w:rPr>
          <w:rFonts w:ascii="仿宋_GB2312" w:hAnsi="仿宋" w:eastAsia="仿宋_GB2312"/>
          <w:sz w:val="30"/>
          <w:szCs w:val="30"/>
        </w:rPr>
        <w:t>.</w:t>
      </w:r>
      <w:r>
        <w:rPr>
          <w:rFonts w:hint="eastAsia" w:ascii="仿宋_GB2312" w:hAnsi="仿宋" w:eastAsia="仿宋_GB2312"/>
          <w:sz w:val="30"/>
          <w:szCs w:val="30"/>
        </w:rPr>
        <w:t>净值：</w:t>
      </w:r>
      <w:r>
        <w:rPr>
          <w:rFonts w:ascii="仿宋_GB2312" w:hAnsi="仿宋" w:eastAsia="仿宋_GB2312"/>
          <w:sz w:val="30"/>
          <w:szCs w:val="30"/>
        </w:rPr>
        <w:t>填列</w:t>
      </w:r>
      <w:r>
        <w:rPr>
          <w:rFonts w:hint="eastAsia" w:ascii="仿宋_GB2312" w:hAnsi="仿宋" w:eastAsia="仿宋_GB2312"/>
          <w:sz w:val="30"/>
          <w:szCs w:val="30"/>
        </w:rPr>
        <w:t>该批次处置各类</w:t>
      </w:r>
      <w:r>
        <w:rPr>
          <w:rFonts w:ascii="仿宋_GB2312" w:hAnsi="仿宋" w:eastAsia="仿宋_GB2312"/>
          <w:sz w:val="30"/>
          <w:szCs w:val="30"/>
        </w:rPr>
        <w:t>资产的账面</w:t>
      </w:r>
      <w:r>
        <w:rPr>
          <w:rFonts w:hint="eastAsia" w:ascii="仿宋_GB2312" w:hAnsi="仿宋" w:eastAsia="仿宋_GB2312"/>
          <w:sz w:val="30"/>
          <w:szCs w:val="30"/>
        </w:rPr>
        <w:t>净</w:t>
      </w:r>
      <w:r>
        <w:rPr>
          <w:rFonts w:ascii="仿宋_GB2312" w:hAnsi="仿宋" w:eastAsia="仿宋_GB2312"/>
          <w:sz w:val="30"/>
          <w:szCs w:val="30"/>
        </w:rPr>
        <w:t>值总额</w:t>
      </w:r>
      <w:r>
        <w:rPr>
          <w:rFonts w:hint="eastAsia" w:ascii="仿宋_GB2312" w:hAnsi="仿宋" w:eastAsia="仿宋_GB2312"/>
          <w:sz w:val="30"/>
          <w:szCs w:val="30"/>
        </w:rPr>
        <w:t>。</w:t>
      </w:r>
    </w:p>
    <w:p>
      <w:pPr>
        <w:spacing w:line="560" w:lineRule="exact"/>
        <w:ind w:firstLine="600" w:firstLineChars="200"/>
        <w:rPr>
          <w:rFonts w:ascii="仿宋_GB2312" w:hAnsi="仿宋" w:eastAsia="仿宋_GB2312"/>
          <w:spacing w:val="6"/>
          <w:sz w:val="30"/>
          <w:szCs w:val="30"/>
        </w:rPr>
      </w:pPr>
      <w:r>
        <w:rPr>
          <w:rFonts w:hint="eastAsia" w:ascii="仿宋_GB2312" w:hAnsi="仿宋" w:eastAsia="仿宋_GB2312"/>
          <w:sz w:val="30"/>
          <w:szCs w:val="30"/>
        </w:rPr>
        <w:t>4</w:t>
      </w:r>
      <w:r>
        <w:rPr>
          <w:rFonts w:ascii="仿宋_GB2312" w:hAnsi="仿宋" w:eastAsia="仿宋_GB2312"/>
          <w:sz w:val="30"/>
          <w:szCs w:val="30"/>
        </w:rPr>
        <w:t>.</w:t>
      </w:r>
      <w:r>
        <w:rPr>
          <w:rFonts w:hint="eastAsia" w:ascii="仿宋_GB2312" w:hAnsi="仿宋" w:eastAsia="仿宋_GB2312"/>
          <w:sz w:val="30"/>
          <w:szCs w:val="30"/>
        </w:rPr>
        <w:t>数量：</w:t>
      </w:r>
      <w:r>
        <w:rPr>
          <w:rFonts w:hint="eastAsia" w:ascii="仿宋_GB2312" w:hAnsi="仿宋" w:eastAsia="仿宋_GB2312"/>
          <w:spacing w:val="6"/>
          <w:sz w:val="30"/>
          <w:szCs w:val="30"/>
        </w:rPr>
        <w:t>处置房屋及土地使用权按实际处置的面积填列。处置设备、文物和陈列品、图书和档案、家具和用具、特种动植物、专利、非专利技术、计算机软件及其他无形资产按实际处置的数量填列。</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5</w:t>
      </w:r>
      <w:r>
        <w:rPr>
          <w:rFonts w:ascii="仿宋_GB2312" w:hAnsi="仿宋" w:eastAsia="仿宋_GB2312"/>
          <w:sz w:val="30"/>
          <w:szCs w:val="30"/>
        </w:rPr>
        <w:t>.</w:t>
      </w:r>
      <w:r>
        <w:rPr>
          <w:rFonts w:hint="eastAsia" w:ascii="仿宋_GB2312" w:hAnsi="仿宋" w:eastAsia="仿宋_GB2312"/>
          <w:sz w:val="30"/>
          <w:szCs w:val="30"/>
        </w:rPr>
        <w:t>处置形式</w:t>
      </w:r>
      <w:r>
        <w:rPr>
          <w:rFonts w:ascii="仿宋_GB2312" w:hAnsi="仿宋" w:eastAsia="仿宋_GB2312"/>
          <w:sz w:val="30"/>
          <w:szCs w:val="30"/>
        </w:rPr>
        <w:t>：</w:t>
      </w:r>
      <w:r>
        <w:rPr>
          <w:rFonts w:hint="eastAsia" w:ascii="仿宋_GB2312" w:hAnsi="仿宋" w:eastAsia="仿宋_GB2312"/>
          <w:sz w:val="30"/>
          <w:szCs w:val="30"/>
        </w:rPr>
        <w:t>按照转让、无偿划转、对外捐赠、置换、报废、损失核销、其他选择</w:t>
      </w:r>
      <w:r>
        <w:rPr>
          <w:rFonts w:ascii="仿宋_GB2312" w:hAnsi="仿宋" w:eastAsia="仿宋_GB2312"/>
          <w:sz w:val="30"/>
          <w:szCs w:val="30"/>
        </w:rPr>
        <w:t>填列。</w:t>
      </w:r>
    </w:p>
    <w:p>
      <w:pPr>
        <w:spacing w:line="560" w:lineRule="exact"/>
        <w:ind w:firstLine="600" w:firstLineChars="200"/>
        <w:rPr>
          <w:rFonts w:ascii="仿宋_GB2312" w:hAnsi="仿宋" w:eastAsia="仿宋_GB2312"/>
          <w:sz w:val="30"/>
          <w:szCs w:val="30"/>
        </w:rPr>
      </w:pPr>
      <w:r>
        <w:rPr>
          <w:rFonts w:ascii="仿宋_GB2312" w:hAnsi="仿宋" w:eastAsia="仿宋_GB2312"/>
          <w:sz w:val="30"/>
          <w:szCs w:val="30"/>
        </w:rPr>
        <w:t>6.</w:t>
      </w:r>
      <w:r>
        <w:rPr>
          <w:rFonts w:hint="eastAsia" w:ascii="仿宋_GB2312" w:hAnsi="仿宋" w:eastAsia="仿宋_GB2312"/>
          <w:sz w:val="30"/>
          <w:szCs w:val="30"/>
        </w:rPr>
        <w:t>审批情况：按财政部门审批、主管部门审批、单位内部审批、未审批选择填列。</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7</w:t>
      </w:r>
      <w:r>
        <w:rPr>
          <w:rFonts w:ascii="仿宋_GB2312" w:hAnsi="仿宋" w:eastAsia="仿宋_GB2312"/>
          <w:sz w:val="30"/>
          <w:szCs w:val="30"/>
        </w:rPr>
        <w:t>.</w:t>
      </w:r>
      <w:r>
        <w:rPr>
          <w:rFonts w:hint="eastAsia" w:ascii="仿宋_GB2312" w:hAnsi="仿宋" w:eastAsia="仿宋_GB2312"/>
          <w:sz w:val="30"/>
          <w:szCs w:val="30"/>
        </w:rPr>
        <w:t>本期实收资产处置收益</w:t>
      </w:r>
      <w:r>
        <w:rPr>
          <w:rFonts w:ascii="仿宋_GB2312" w:hAnsi="仿宋" w:eastAsia="仿宋_GB2312"/>
          <w:sz w:val="30"/>
          <w:szCs w:val="30"/>
        </w:rPr>
        <w:t>：</w:t>
      </w:r>
      <w:r>
        <w:rPr>
          <w:rFonts w:hint="eastAsia" w:ascii="仿宋_GB2312" w:hAnsi="仿宋" w:eastAsia="仿宋_GB2312"/>
          <w:sz w:val="30"/>
          <w:szCs w:val="30"/>
        </w:rPr>
        <w:t>填列本期实际收到的</w:t>
      </w:r>
      <w:r>
        <w:rPr>
          <w:rFonts w:ascii="仿宋_GB2312" w:hAnsi="仿宋" w:eastAsia="仿宋_GB2312"/>
          <w:sz w:val="30"/>
          <w:szCs w:val="30"/>
        </w:rPr>
        <w:t>扣除</w:t>
      </w:r>
      <w:r>
        <w:rPr>
          <w:rFonts w:hint="eastAsia" w:ascii="仿宋_GB2312" w:hAnsi="仿宋" w:eastAsia="仿宋_GB2312"/>
          <w:sz w:val="30"/>
          <w:szCs w:val="30"/>
        </w:rPr>
        <w:t>相关</w:t>
      </w:r>
      <w:r>
        <w:rPr>
          <w:rFonts w:ascii="仿宋_GB2312" w:hAnsi="仿宋" w:eastAsia="仿宋_GB2312"/>
          <w:sz w:val="30"/>
          <w:szCs w:val="30"/>
        </w:rPr>
        <w:t>税费、</w:t>
      </w:r>
      <w:r>
        <w:rPr>
          <w:rFonts w:hint="eastAsia" w:ascii="仿宋_GB2312" w:hAnsi="仿宋" w:eastAsia="仿宋_GB2312"/>
          <w:sz w:val="30"/>
          <w:szCs w:val="30"/>
        </w:rPr>
        <w:t>手续费</w:t>
      </w:r>
      <w:r>
        <w:rPr>
          <w:rFonts w:ascii="仿宋_GB2312" w:hAnsi="仿宋" w:eastAsia="仿宋_GB2312"/>
          <w:sz w:val="30"/>
          <w:szCs w:val="30"/>
        </w:rPr>
        <w:t>等的处置</w:t>
      </w:r>
      <w:r>
        <w:rPr>
          <w:rFonts w:hint="eastAsia" w:ascii="仿宋_GB2312" w:hAnsi="仿宋" w:eastAsia="仿宋_GB2312"/>
          <w:sz w:val="30"/>
          <w:szCs w:val="30"/>
        </w:rPr>
        <w:t>净收益</w:t>
      </w:r>
      <w:r>
        <w:rPr>
          <w:rFonts w:ascii="仿宋_GB2312" w:hAnsi="仿宋" w:eastAsia="仿宋_GB2312"/>
          <w:sz w:val="30"/>
          <w:szCs w:val="30"/>
        </w:rPr>
        <w:t>。</w:t>
      </w:r>
    </w:p>
    <w:p>
      <w:pPr>
        <w:pStyle w:val="6"/>
        <w:spacing w:line="560" w:lineRule="exact"/>
        <w:ind w:firstLine="612"/>
        <w:rPr>
          <w:rFonts w:hAnsi="仿宋"/>
          <w:sz w:val="30"/>
          <w:szCs w:val="30"/>
        </w:rPr>
      </w:pPr>
      <w:r>
        <w:rPr>
          <w:rFonts w:hint="eastAsia" w:hAnsi="仿宋"/>
          <w:sz w:val="30"/>
          <w:szCs w:val="30"/>
        </w:rPr>
        <w:t>8</w:t>
      </w:r>
      <w:r>
        <w:rPr>
          <w:rFonts w:hAnsi="仿宋"/>
          <w:sz w:val="30"/>
          <w:szCs w:val="30"/>
        </w:rPr>
        <w:t>.</w:t>
      </w:r>
      <w:r>
        <w:rPr>
          <w:rFonts w:hint="eastAsia" w:hAnsi="仿宋"/>
          <w:sz w:val="30"/>
          <w:szCs w:val="30"/>
        </w:rPr>
        <w:t>往期处置事项收益情况：反映报表年度收到往年处置收益，仅填写</w:t>
      </w:r>
      <w:r>
        <w:rPr>
          <w:rFonts w:hAnsi="仿宋"/>
          <w:sz w:val="30"/>
          <w:szCs w:val="30"/>
        </w:rPr>
        <w:t>53</w:t>
      </w:r>
      <w:r>
        <w:rPr>
          <w:rFonts w:hint="eastAsia" w:hAnsi="仿宋"/>
          <w:sz w:val="30"/>
          <w:szCs w:val="30"/>
        </w:rPr>
        <w:t>栏本期实收处置收益。</w:t>
      </w:r>
    </w:p>
    <w:p>
      <w:pPr>
        <w:pStyle w:val="6"/>
        <w:spacing w:line="560" w:lineRule="exact"/>
        <w:ind w:firstLine="612"/>
        <w:rPr>
          <w:rFonts w:hAnsi="仿宋"/>
          <w:sz w:val="30"/>
          <w:szCs w:val="30"/>
        </w:rPr>
      </w:pPr>
      <w:r>
        <w:rPr>
          <w:rFonts w:hint="eastAsia" w:hAnsi="仿宋"/>
          <w:sz w:val="30"/>
          <w:szCs w:val="30"/>
        </w:rPr>
        <w:t>9.其他资产：反映除固定资产、无形资产、流动资产、对外投资、在建工程之外的资产处置情况。</w:t>
      </w:r>
    </w:p>
    <w:p>
      <w:pPr>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逻辑性审核</w:t>
      </w:r>
      <w:r>
        <w:rPr>
          <w:rFonts w:ascii="仿宋_GB2312" w:hAnsi="仿宋" w:eastAsia="仿宋_GB2312"/>
          <w:b/>
          <w:sz w:val="30"/>
          <w:szCs w:val="30"/>
        </w:rPr>
        <w:t>公式：</w:t>
      </w:r>
    </w:p>
    <w:p>
      <w:pPr>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表内公式：</w:t>
      </w:r>
    </w:p>
    <w:p>
      <w:pPr>
        <w:numPr>
          <w:ilvl w:val="0"/>
          <w:numId w:val="6"/>
        </w:numPr>
        <w:spacing w:line="560" w:lineRule="exact"/>
        <w:rPr>
          <w:rFonts w:ascii="仿宋_GB2312" w:eastAsia="仿宋_GB2312"/>
          <w:sz w:val="30"/>
          <w:szCs w:val="30"/>
        </w:rPr>
      </w:pPr>
      <w:bookmarkStart w:id="13" w:name="_Hlk525824564"/>
      <w:r>
        <w:rPr>
          <w:rFonts w:hint="eastAsia" w:ascii="仿宋_GB2312" w:eastAsia="仿宋_GB2312"/>
          <w:sz w:val="30"/>
          <w:szCs w:val="30"/>
        </w:rPr>
        <w:t>各</w:t>
      </w:r>
      <w:r>
        <w:rPr>
          <w:rFonts w:ascii="仿宋_GB2312" w:eastAsia="仿宋_GB2312"/>
          <w:sz w:val="30"/>
          <w:szCs w:val="30"/>
        </w:rPr>
        <w:t>浮动行</w:t>
      </w:r>
      <w:r>
        <w:rPr>
          <w:rFonts w:hint="eastAsia" w:ascii="仿宋_GB2312" w:eastAsia="仿宋_GB2312"/>
          <w:sz w:val="30"/>
          <w:szCs w:val="30"/>
        </w:rPr>
        <w:t>1栏、2</w:t>
      </w:r>
      <w:r>
        <w:rPr>
          <w:rFonts w:ascii="仿宋_GB2312" w:eastAsia="仿宋_GB2312"/>
          <w:sz w:val="30"/>
          <w:szCs w:val="30"/>
        </w:rPr>
        <w:t>栏</w:t>
      </w:r>
      <w:r>
        <w:rPr>
          <w:rFonts w:hint="eastAsia" w:ascii="仿宋_GB2312" w:eastAsia="仿宋_GB2312"/>
          <w:sz w:val="30"/>
          <w:szCs w:val="30"/>
        </w:rPr>
        <w:t>、3栏</w:t>
      </w:r>
      <w:r>
        <w:rPr>
          <w:rFonts w:ascii="仿宋_GB2312" w:eastAsia="仿宋_GB2312"/>
          <w:sz w:val="30"/>
          <w:szCs w:val="30"/>
        </w:rPr>
        <w:t>不能为空</w:t>
      </w:r>
      <w:bookmarkEnd w:id="13"/>
      <w:r>
        <w:rPr>
          <w:rFonts w:ascii="仿宋_GB2312" w:eastAsia="仿宋_GB2312"/>
          <w:sz w:val="30"/>
          <w:szCs w:val="30"/>
        </w:rPr>
        <w:t>；</w:t>
      </w:r>
    </w:p>
    <w:p>
      <w:pPr>
        <w:numPr>
          <w:ilvl w:val="0"/>
          <w:numId w:val="6"/>
        </w:numPr>
        <w:spacing w:line="560" w:lineRule="exact"/>
        <w:jc w:val="left"/>
        <w:rPr>
          <w:rFonts w:ascii="仿宋_GB2312" w:eastAsia="仿宋_GB2312"/>
          <w:sz w:val="30"/>
          <w:szCs w:val="30"/>
        </w:rPr>
      </w:pPr>
      <w:r>
        <w:rPr>
          <w:rFonts w:hint="eastAsia" w:ascii="仿宋_GB2312" w:eastAsia="仿宋_GB2312"/>
          <w:sz w:val="30"/>
          <w:szCs w:val="30"/>
        </w:rPr>
        <w:t>浮动行4栏&gt;0；</w:t>
      </w:r>
    </w:p>
    <w:p>
      <w:pPr>
        <w:numPr>
          <w:ilvl w:val="0"/>
          <w:numId w:val="6"/>
        </w:numPr>
        <w:spacing w:line="560" w:lineRule="exact"/>
        <w:jc w:val="left"/>
        <w:rPr>
          <w:rFonts w:ascii="仿宋_GB2312" w:eastAsia="仿宋_GB2312"/>
          <w:sz w:val="30"/>
          <w:szCs w:val="30"/>
        </w:rPr>
      </w:pPr>
      <w:r>
        <w:rPr>
          <w:rFonts w:hint="eastAsia" w:ascii="仿宋_GB2312" w:eastAsia="仿宋_GB2312"/>
          <w:sz w:val="30"/>
          <w:szCs w:val="30"/>
        </w:rPr>
        <w:t>4栏=（5+6</w:t>
      </w:r>
      <w:r>
        <w:rPr>
          <w:rFonts w:ascii="仿宋_GB2312" w:eastAsia="仿宋_GB2312"/>
          <w:sz w:val="30"/>
          <w:szCs w:val="30"/>
        </w:rPr>
        <w:t>+</w:t>
      </w:r>
      <w:r>
        <w:rPr>
          <w:rFonts w:hint="eastAsia" w:ascii="仿宋_GB2312" w:eastAsia="仿宋_GB2312"/>
          <w:sz w:val="30"/>
          <w:szCs w:val="30"/>
        </w:rPr>
        <w:t>3</w:t>
      </w:r>
      <w:r>
        <w:rPr>
          <w:rFonts w:ascii="仿宋_GB2312" w:eastAsia="仿宋_GB2312"/>
          <w:sz w:val="30"/>
          <w:szCs w:val="30"/>
        </w:rPr>
        <w:t>4</w:t>
      </w:r>
      <w:r>
        <w:rPr>
          <w:rFonts w:hint="eastAsia" w:ascii="仿宋_GB2312" w:eastAsia="仿宋_GB2312"/>
          <w:sz w:val="30"/>
          <w:szCs w:val="30"/>
        </w:rPr>
        <w:t>+</w:t>
      </w:r>
      <w:r>
        <w:rPr>
          <w:rFonts w:ascii="仿宋_GB2312" w:eastAsia="仿宋_GB2312"/>
          <w:sz w:val="30"/>
          <w:szCs w:val="30"/>
        </w:rPr>
        <w:t>51</w:t>
      </w:r>
      <w:r>
        <w:rPr>
          <w:rFonts w:hint="eastAsia" w:ascii="仿宋_GB2312" w:eastAsia="仿宋_GB2312"/>
          <w:sz w:val="30"/>
          <w:szCs w:val="30"/>
        </w:rPr>
        <w:t>+</w:t>
      </w:r>
      <w:r>
        <w:rPr>
          <w:rFonts w:ascii="仿宋_GB2312" w:eastAsia="仿宋_GB2312"/>
          <w:sz w:val="30"/>
          <w:szCs w:val="30"/>
        </w:rPr>
        <w:t>54+55</w:t>
      </w:r>
      <w:r>
        <w:rPr>
          <w:rFonts w:hint="eastAsia" w:ascii="仿宋_GB2312" w:eastAsia="仿宋_GB2312"/>
          <w:sz w:val="30"/>
          <w:szCs w:val="30"/>
        </w:rPr>
        <w:t>）栏</w:t>
      </w:r>
      <w:r>
        <w:rPr>
          <w:rFonts w:ascii="仿宋_GB2312" w:eastAsia="仿宋_GB2312"/>
          <w:sz w:val="30"/>
          <w:szCs w:val="30"/>
        </w:rPr>
        <w:t>；</w:t>
      </w:r>
    </w:p>
    <w:p>
      <w:pPr>
        <w:numPr>
          <w:ilvl w:val="0"/>
          <w:numId w:val="6"/>
        </w:numPr>
        <w:spacing w:line="560" w:lineRule="exact"/>
        <w:jc w:val="left"/>
        <w:rPr>
          <w:rFonts w:ascii="仿宋_GB2312" w:eastAsia="仿宋_GB2312"/>
          <w:sz w:val="30"/>
          <w:szCs w:val="30"/>
        </w:rPr>
      </w:pPr>
      <w:r>
        <w:rPr>
          <w:rFonts w:hint="eastAsia" w:ascii="仿宋_GB2312" w:eastAsia="仿宋_GB2312"/>
          <w:sz w:val="30"/>
          <w:szCs w:val="30"/>
        </w:rPr>
        <w:t>6栏</w:t>
      </w:r>
      <w:r>
        <w:rPr>
          <w:rFonts w:ascii="仿宋_GB2312" w:eastAsia="仿宋_GB2312"/>
          <w:sz w:val="30"/>
          <w:szCs w:val="30"/>
        </w:rPr>
        <w:t>=</w:t>
      </w:r>
      <w:r>
        <w:rPr>
          <w:rFonts w:hint="eastAsia" w:ascii="仿宋_GB2312" w:eastAsia="仿宋_GB2312"/>
          <w:sz w:val="30"/>
          <w:szCs w:val="30"/>
        </w:rPr>
        <w:t>（8</w:t>
      </w:r>
      <w:r>
        <w:rPr>
          <w:rFonts w:ascii="仿宋_GB2312" w:eastAsia="仿宋_GB2312"/>
          <w:sz w:val="30"/>
          <w:szCs w:val="30"/>
        </w:rPr>
        <w:t>+14+23+</w:t>
      </w:r>
      <w:r>
        <w:rPr>
          <w:rFonts w:hint="eastAsia" w:ascii="仿宋_GB2312" w:eastAsia="仿宋_GB2312"/>
          <w:sz w:val="30"/>
          <w:szCs w:val="30"/>
        </w:rPr>
        <w:t>26</w:t>
      </w:r>
      <w:r>
        <w:rPr>
          <w:rFonts w:ascii="仿宋_GB2312" w:eastAsia="仿宋_GB2312"/>
          <w:sz w:val="30"/>
          <w:szCs w:val="30"/>
        </w:rPr>
        <w:t>+</w:t>
      </w:r>
      <w:r>
        <w:rPr>
          <w:rFonts w:hint="eastAsia" w:ascii="仿宋_GB2312" w:eastAsia="仿宋_GB2312"/>
          <w:sz w:val="30"/>
          <w:szCs w:val="30"/>
        </w:rPr>
        <w:t>29</w:t>
      </w:r>
      <w:r>
        <w:rPr>
          <w:rFonts w:ascii="仿宋_GB2312" w:eastAsia="仿宋_GB2312"/>
          <w:sz w:val="30"/>
          <w:szCs w:val="30"/>
        </w:rPr>
        <w:t>+32</w:t>
      </w:r>
      <w:r>
        <w:rPr>
          <w:rFonts w:hint="eastAsia" w:ascii="仿宋_GB2312" w:eastAsia="仿宋_GB2312"/>
          <w:sz w:val="30"/>
          <w:szCs w:val="30"/>
        </w:rPr>
        <w:t>）栏</w:t>
      </w:r>
      <w:r>
        <w:rPr>
          <w:rFonts w:ascii="仿宋_GB2312" w:eastAsia="仿宋_GB2312"/>
          <w:sz w:val="30"/>
          <w:szCs w:val="30"/>
        </w:rPr>
        <w:t>；</w:t>
      </w:r>
    </w:p>
    <w:p>
      <w:pPr>
        <w:numPr>
          <w:ilvl w:val="0"/>
          <w:numId w:val="6"/>
        </w:numPr>
        <w:spacing w:line="560" w:lineRule="exact"/>
        <w:jc w:val="left"/>
        <w:rPr>
          <w:rFonts w:ascii="仿宋_GB2312" w:eastAsia="仿宋_GB2312"/>
          <w:sz w:val="30"/>
          <w:szCs w:val="30"/>
        </w:rPr>
      </w:pPr>
      <w:r>
        <w:rPr>
          <w:rFonts w:hint="eastAsia" w:ascii="仿宋_GB2312" w:eastAsia="仿宋_GB2312"/>
          <w:sz w:val="30"/>
          <w:szCs w:val="30"/>
        </w:rPr>
        <w:t>7栏</w:t>
      </w:r>
      <w:r>
        <w:rPr>
          <w:rFonts w:ascii="仿宋_GB2312" w:eastAsia="仿宋_GB2312"/>
          <w:sz w:val="30"/>
          <w:szCs w:val="30"/>
        </w:rPr>
        <w:t>=</w:t>
      </w:r>
      <w:r>
        <w:rPr>
          <w:rFonts w:hint="eastAsia" w:ascii="仿宋_GB2312" w:eastAsia="仿宋_GB2312"/>
          <w:sz w:val="30"/>
          <w:szCs w:val="30"/>
        </w:rPr>
        <w:t>（</w:t>
      </w:r>
      <w:r>
        <w:rPr>
          <w:rFonts w:ascii="仿宋_GB2312" w:eastAsia="仿宋_GB2312"/>
          <w:sz w:val="30"/>
          <w:szCs w:val="30"/>
        </w:rPr>
        <w:t>9+15+24+</w:t>
      </w:r>
      <w:r>
        <w:rPr>
          <w:rFonts w:hint="eastAsia" w:ascii="仿宋_GB2312" w:eastAsia="仿宋_GB2312"/>
          <w:sz w:val="30"/>
          <w:szCs w:val="30"/>
        </w:rPr>
        <w:t>27</w:t>
      </w:r>
      <w:r>
        <w:rPr>
          <w:rFonts w:ascii="仿宋_GB2312" w:eastAsia="仿宋_GB2312"/>
          <w:sz w:val="30"/>
          <w:szCs w:val="30"/>
        </w:rPr>
        <w:t>+</w:t>
      </w:r>
      <w:r>
        <w:rPr>
          <w:rFonts w:hint="eastAsia" w:ascii="仿宋_GB2312" w:eastAsia="仿宋_GB2312"/>
          <w:sz w:val="30"/>
          <w:szCs w:val="30"/>
        </w:rPr>
        <w:t>30</w:t>
      </w:r>
      <w:r>
        <w:rPr>
          <w:rFonts w:ascii="仿宋_GB2312" w:eastAsia="仿宋_GB2312"/>
          <w:sz w:val="30"/>
          <w:szCs w:val="30"/>
        </w:rPr>
        <w:t>+33</w:t>
      </w:r>
      <w:r>
        <w:rPr>
          <w:rFonts w:hint="eastAsia" w:ascii="仿宋_GB2312" w:eastAsia="仿宋_GB2312"/>
          <w:sz w:val="30"/>
          <w:szCs w:val="30"/>
        </w:rPr>
        <w:t>）栏</w:t>
      </w:r>
      <w:r>
        <w:rPr>
          <w:rFonts w:ascii="仿宋_GB2312" w:eastAsia="仿宋_GB2312"/>
          <w:sz w:val="30"/>
          <w:szCs w:val="30"/>
        </w:rPr>
        <w:t xml:space="preserve">； </w:t>
      </w:r>
    </w:p>
    <w:p>
      <w:pPr>
        <w:numPr>
          <w:ilvl w:val="0"/>
          <w:numId w:val="6"/>
        </w:numPr>
        <w:spacing w:line="560" w:lineRule="exact"/>
        <w:jc w:val="left"/>
        <w:rPr>
          <w:rFonts w:ascii="仿宋_GB2312" w:eastAsia="仿宋_GB2312"/>
          <w:sz w:val="30"/>
          <w:szCs w:val="30"/>
        </w:rPr>
      </w:pPr>
      <w:r>
        <w:rPr>
          <w:rFonts w:hint="eastAsia" w:ascii="仿宋_GB2312" w:eastAsia="仿宋_GB2312"/>
          <w:sz w:val="30"/>
          <w:szCs w:val="30"/>
        </w:rPr>
        <w:t>8栏≥11栏</w:t>
      </w:r>
      <w:r>
        <w:rPr>
          <w:rFonts w:ascii="仿宋_GB2312" w:eastAsia="仿宋_GB2312"/>
          <w:sz w:val="30"/>
          <w:szCs w:val="30"/>
        </w:rPr>
        <w:t>；</w:t>
      </w:r>
    </w:p>
    <w:p>
      <w:pPr>
        <w:numPr>
          <w:ilvl w:val="0"/>
          <w:numId w:val="6"/>
        </w:numPr>
        <w:spacing w:line="560" w:lineRule="exact"/>
        <w:jc w:val="left"/>
        <w:rPr>
          <w:rFonts w:ascii="仿宋_GB2312" w:eastAsia="仿宋_GB2312"/>
          <w:sz w:val="30"/>
          <w:szCs w:val="30"/>
        </w:rPr>
      </w:pPr>
      <w:r>
        <w:rPr>
          <w:rFonts w:hint="eastAsia" w:ascii="仿宋_GB2312" w:eastAsia="仿宋_GB2312"/>
          <w:sz w:val="30"/>
          <w:szCs w:val="30"/>
        </w:rPr>
        <w:t>9栏≥12栏</w:t>
      </w:r>
      <w:r>
        <w:rPr>
          <w:rFonts w:ascii="仿宋_GB2312" w:eastAsia="仿宋_GB2312"/>
          <w:sz w:val="30"/>
          <w:szCs w:val="30"/>
        </w:rPr>
        <w:t>；</w:t>
      </w:r>
    </w:p>
    <w:p>
      <w:pPr>
        <w:numPr>
          <w:ilvl w:val="0"/>
          <w:numId w:val="6"/>
        </w:numPr>
        <w:spacing w:line="560" w:lineRule="exact"/>
        <w:jc w:val="left"/>
        <w:rPr>
          <w:rFonts w:ascii="仿宋_GB2312" w:eastAsia="仿宋_GB2312"/>
          <w:sz w:val="30"/>
          <w:szCs w:val="30"/>
        </w:rPr>
      </w:pPr>
      <w:r>
        <w:rPr>
          <w:rFonts w:hint="eastAsia" w:ascii="仿宋_GB2312" w:eastAsia="仿宋_GB2312"/>
          <w:sz w:val="30"/>
          <w:szCs w:val="30"/>
        </w:rPr>
        <w:t>1</w:t>
      </w:r>
      <w:r>
        <w:rPr>
          <w:rFonts w:ascii="仿宋_GB2312" w:eastAsia="仿宋_GB2312"/>
          <w:sz w:val="30"/>
          <w:szCs w:val="30"/>
        </w:rPr>
        <w:t>3</w:t>
      </w:r>
      <w:r>
        <w:rPr>
          <w:rFonts w:hint="eastAsia" w:ascii="仿宋_GB2312" w:eastAsia="仿宋_GB2312"/>
          <w:sz w:val="30"/>
          <w:szCs w:val="30"/>
        </w:rPr>
        <w:t>栏≥（16</w:t>
      </w:r>
      <w:r>
        <w:rPr>
          <w:rFonts w:ascii="仿宋_GB2312" w:eastAsia="仿宋_GB2312"/>
          <w:sz w:val="30"/>
          <w:szCs w:val="30"/>
        </w:rPr>
        <w:t>+19</w:t>
      </w:r>
      <w:r>
        <w:rPr>
          <w:rFonts w:hint="eastAsia" w:ascii="仿宋_GB2312" w:eastAsia="仿宋_GB2312"/>
          <w:sz w:val="30"/>
          <w:szCs w:val="30"/>
        </w:rPr>
        <w:t>）栏</w:t>
      </w:r>
      <w:r>
        <w:rPr>
          <w:rFonts w:ascii="仿宋_GB2312" w:eastAsia="仿宋_GB2312"/>
          <w:sz w:val="30"/>
          <w:szCs w:val="30"/>
        </w:rPr>
        <w:t>；</w:t>
      </w:r>
    </w:p>
    <w:p>
      <w:pPr>
        <w:numPr>
          <w:ilvl w:val="0"/>
          <w:numId w:val="6"/>
        </w:numPr>
        <w:spacing w:line="560" w:lineRule="exact"/>
        <w:jc w:val="left"/>
        <w:rPr>
          <w:rFonts w:ascii="仿宋_GB2312" w:eastAsia="仿宋_GB2312"/>
          <w:sz w:val="30"/>
          <w:szCs w:val="30"/>
        </w:rPr>
      </w:pPr>
      <w:r>
        <w:rPr>
          <w:rFonts w:hint="eastAsia" w:ascii="仿宋_GB2312" w:eastAsia="仿宋_GB2312"/>
          <w:sz w:val="30"/>
          <w:szCs w:val="30"/>
        </w:rPr>
        <w:t>14栏≥（17</w:t>
      </w:r>
      <w:r>
        <w:rPr>
          <w:rFonts w:ascii="仿宋_GB2312" w:eastAsia="仿宋_GB2312"/>
          <w:sz w:val="30"/>
          <w:szCs w:val="30"/>
        </w:rPr>
        <w:t>+20</w:t>
      </w:r>
      <w:r>
        <w:rPr>
          <w:rFonts w:hint="eastAsia" w:ascii="仿宋_GB2312" w:eastAsia="仿宋_GB2312"/>
          <w:sz w:val="30"/>
          <w:szCs w:val="30"/>
        </w:rPr>
        <w:t>）栏</w:t>
      </w:r>
      <w:r>
        <w:rPr>
          <w:rFonts w:ascii="仿宋_GB2312" w:eastAsia="仿宋_GB2312"/>
          <w:sz w:val="30"/>
          <w:szCs w:val="30"/>
        </w:rPr>
        <w:t>；</w:t>
      </w:r>
    </w:p>
    <w:p>
      <w:pPr>
        <w:numPr>
          <w:ilvl w:val="0"/>
          <w:numId w:val="6"/>
        </w:numPr>
        <w:spacing w:line="560" w:lineRule="exact"/>
        <w:jc w:val="left"/>
        <w:rPr>
          <w:rFonts w:ascii="仿宋_GB2312" w:eastAsia="仿宋_GB2312"/>
          <w:sz w:val="30"/>
          <w:szCs w:val="30"/>
        </w:rPr>
      </w:pPr>
      <w:r>
        <w:rPr>
          <w:rFonts w:hint="eastAsia" w:ascii="仿宋_GB2312" w:eastAsia="仿宋_GB2312"/>
          <w:sz w:val="30"/>
          <w:szCs w:val="30"/>
        </w:rPr>
        <w:t>15栏≥（18</w:t>
      </w:r>
      <w:r>
        <w:rPr>
          <w:rFonts w:ascii="仿宋_GB2312" w:eastAsia="仿宋_GB2312"/>
          <w:sz w:val="30"/>
          <w:szCs w:val="30"/>
        </w:rPr>
        <w:t>+21</w:t>
      </w:r>
      <w:r>
        <w:rPr>
          <w:rFonts w:hint="eastAsia" w:ascii="仿宋_GB2312" w:eastAsia="仿宋_GB2312"/>
          <w:sz w:val="30"/>
          <w:szCs w:val="30"/>
        </w:rPr>
        <w:t>）栏</w:t>
      </w:r>
      <w:r>
        <w:rPr>
          <w:rFonts w:ascii="仿宋_GB2312" w:eastAsia="仿宋_GB2312"/>
          <w:sz w:val="30"/>
          <w:szCs w:val="30"/>
        </w:rPr>
        <w:t xml:space="preserve">； </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3</w:t>
      </w:r>
      <w:r>
        <w:rPr>
          <w:rFonts w:ascii="仿宋_GB2312" w:eastAsia="仿宋_GB2312"/>
          <w:sz w:val="30"/>
          <w:szCs w:val="30"/>
        </w:rPr>
        <w:t>4</w:t>
      </w:r>
      <w:r>
        <w:rPr>
          <w:rFonts w:hint="eastAsia" w:ascii="仿宋_GB2312" w:eastAsia="仿宋_GB2312"/>
          <w:sz w:val="30"/>
          <w:szCs w:val="30"/>
        </w:rPr>
        <w:t>栏=（37+40+43+46</w:t>
      </w:r>
      <w:r>
        <w:rPr>
          <w:rFonts w:ascii="仿宋_GB2312" w:eastAsia="仿宋_GB2312"/>
          <w:sz w:val="30"/>
          <w:szCs w:val="30"/>
        </w:rPr>
        <w:t>+49</w:t>
      </w:r>
      <w:r>
        <w:rPr>
          <w:rFonts w:hint="eastAsia" w:ascii="仿宋_GB2312" w:eastAsia="仿宋_GB2312"/>
          <w:sz w:val="30"/>
          <w:szCs w:val="30"/>
        </w:rPr>
        <w:t>）栏；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3</w:t>
      </w:r>
      <w:r>
        <w:rPr>
          <w:rFonts w:ascii="仿宋_GB2312" w:eastAsia="仿宋_GB2312"/>
          <w:sz w:val="30"/>
          <w:szCs w:val="30"/>
        </w:rPr>
        <w:t>5</w:t>
      </w:r>
      <w:r>
        <w:rPr>
          <w:rFonts w:hint="eastAsia" w:ascii="仿宋_GB2312" w:eastAsia="仿宋_GB2312"/>
          <w:sz w:val="30"/>
          <w:szCs w:val="30"/>
        </w:rPr>
        <w:t>栏=（38+41+44+47+</w:t>
      </w:r>
      <w:r>
        <w:rPr>
          <w:rFonts w:ascii="仿宋_GB2312" w:eastAsia="仿宋_GB2312"/>
          <w:sz w:val="30"/>
          <w:szCs w:val="30"/>
        </w:rPr>
        <w:t>50</w:t>
      </w:r>
      <w:r>
        <w:rPr>
          <w:rFonts w:hint="eastAsia" w:ascii="仿宋_GB2312" w:eastAsia="仿宋_GB2312"/>
          <w:sz w:val="30"/>
          <w:szCs w:val="30"/>
        </w:rPr>
        <w:t>栏；</w:t>
      </w:r>
    </w:p>
    <w:p>
      <w:pPr>
        <w:numPr>
          <w:ilvl w:val="0"/>
          <w:numId w:val="6"/>
        </w:numPr>
        <w:spacing w:line="560" w:lineRule="exact"/>
        <w:rPr>
          <w:rFonts w:ascii="仿宋_GB2312" w:eastAsia="仿宋_GB2312"/>
          <w:sz w:val="30"/>
          <w:szCs w:val="30"/>
        </w:rPr>
      </w:pPr>
      <w:r>
        <w:rPr>
          <w:rFonts w:ascii="仿宋_GB2312" w:eastAsia="仿宋_GB2312"/>
          <w:sz w:val="30"/>
          <w:szCs w:val="30"/>
        </w:rPr>
        <w:t>51</w:t>
      </w:r>
      <w:r>
        <w:rPr>
          <w:rFonts w:hint="eastAsia" w:ascii="仿宋_GB2312" w:eastAsia="仿宋_GB2312"/>
          <w:sz w:val="30"/>
          <w:szCs w:val="30"/>
        </w:rPr>
        <w:t>栏=（</w:t>
      </w:r>
      <w:r>
        <w:rPr>
          <w:rFonts w:ascii="仿宋_GB2312" w:eastAsia="仿宋_GB2312"/>
          <w:sz w:val="30"/>
          <w:szCs w:val="30"/>
        </w:rPr>
        <w:t>52</w:t>
      </w:r>
      <w:r>
        <w:rPr>
          <w:rFonts w:hint="eastAsia" w:ascii="仿宋_GB2312" w:eastAsia="仿宋_GB2312"/>
          <w:sz w:val="30"/>
          <w:szCs w:val="30"/>
        </w:rPr>
        <w:t>+</w:t>
      </w:r>
      <w:r>
        <w:rPr>
          <w:rFonts w:ascii="仿宋_GB2312" w:eastAsia="仿宋_GB2312"/>
          <w:sz w:val="30"/>
          <w:szCs w:val="30"/>
        </w:rPr>
        <w:t>53</w:t>
      </w:r>
      <w:r>
        <w:rPr>
          <w:rFonts w:hint="eastAsia" w:ascii="仿宋_GB2312" w:eastAsia="仿宋_GB2312"/>
          <w:sz w:val="30"/>
          <w:szCs w:val="30"/>
        </w:rPr>
        <w:t>）栏；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1行4~</w:t>
      </w:r>
      <w:r>
        <w:rPr>
          <w:rFonts w:ascii="仿宋_GB2312" w:eastAsia="仿宋_GB2312"/>
          <w:sz w:val="30"/>
          <w:szCs w:val="30"/>
        </w:rPr>
        <w:t>55</w:t>
      </w:r>
      <w:r>
        <w:rPr>
          <w:rFonts w:hint="eastAsia" w:ascii="仿宋_GB2312" w:eastAsia="仿宋_GB2312"/>
          <w:sz w:val="30"/>
          <w:szCs w:val="30"/>
        </w:rPr>
        <w:t>栏=3行4~5</w:t>
      </w:r>
      <w:r>
        <w:rPr>
          <w:rFonts w:ascii="仿宋_GB2312" w:eastAsia="仿宋_GB2312"/>
          <w:sz w:val="30"/>
          <w:szCs w:val="30"/>
        </w:rPr>
        <w:t>5</w:t>
      </w:r>
      <w:r>
        <w:rPr>
          <w:rFonts w:hint="eastAsia" w:ascii="仿宋_GB2312" w:eastAsia="仿宋_GB2312"/>
          <w:sz w:val="30"/>
          <w:szCs w:val="30"/>
        </w:rPr>
        <w:t>栏=各浮动行4~</w:t>
      </w:r>
      <w:r>
        <w:rPr>
          <w:rFonts w:ascii="仿宋_GB2312" w:eastAsia="仿宋_GB2312"/>
          <w:sz w:val="30"/>
          <w:szCs w:val="30"/>
        </w:rPr>
        <w:t>55</w:t>
      </w:r>
      <w:r>
        <w:rPr>
          <w:rFonts w:hint="eastAsia" w:ascii="仿宋_GB2312" w:eastAsia="仿宋_GB2312"/>
          <w:sz w:val="30"/>
          <w:szCs w:val="30"/>
        </w:rPr>
        <w:t>栏之和；</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1行5</w:t>
      </w:r>
      <w:r>
        <w:rPr>
          <w:rFonts w:ascii="仿宋_GB2312" w:eastAsia="仿宋_GB2312"/>
          <w:sz w:val="30"/>
          <w:szCs w:val="30"/>
        </w:rPr>
        <w:t>6</w:t>
      </w:r>
      <w:r>
        <w:rPr>
          <w:rFonts w:hint="eastAsia" w:ascii="仿宋_GB2312" w:eastAsia="仿宋_GB2312"/>
          <w:sz w:val="30"/>
          <w:szCs w:val="30"/>
        </w:rPr>
        <w:t>栏=（2+3）行5</w:t>
      </w:r>
      <w:r>
        <w:rPr>
          <w:rFonts w:ascii="仿宋_GB2312" w:eastAsia="仿宋_GB2312"/>
          <w:sz w:val="30"/>
          <w:szCs w:val="30"/>
        </w:rPr>
        <w:t>6</w:t>
      </w:r>
      <w:r>
        <w:rPr>
          <w:rFonts w:hint="eastAsia" w:ascii="仿宋_GB2312" w:eastAsia="仿宋_GB2312"/>
          <w:sz w:val="30"/>
          <w:szCs w:val="30"/>
        </w:rPr>
        <w:t>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3行</w:t>
      </w:r>
      <w:r>
        <w:rPr>
          <w:rFonts w:ascii="仿宋_GB2312" w:eastAsia="仿宋_GB2312"/>
          <w:sz w:val="30"/>
          <w:szCs w:val="30"/>
        </w:rPr>
        <w:t>56</w:t>
      </w:r>
      <w:r>
        <w:rPr>
          <w:rFonts w:hint="eastAsia" w:ascii="仿宋_GB2312" w:eastAsia="仿宋_GB2312"/>
          <w:sz w:val="30"/>
          <w:szCs w:val="30"/>
        </w:rPr>
        <w:t>栏=各浮动行</w:t>
      </w:r>
      <w:r>
        <w:rPr>
          <w:rFonts w:ascii="仿宋_GB2312" w:eastAsia="仿宋_GB2312"/>
          <w:sz w:val="30"/>
          <w:szCs w:val="30"/>
        </w:rPr>
        <w:t>56</w:t>
      </w:r>
      <w:r>
        <w:rPr>
          <w:rFonts w:hint="eastAsia" w:ascii="仿宋_GB2312" w:eastAsia="仿宋_GB2312"/>
          <w:sz w:val="30"/>
          <w:szCs w:val="30"/>
        </w:rPr>
        <w:t>栏之和；</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浮动行5栏或</w:t>
      </w:r>
      <w:r>
        <w:rPr>
          <w:rFonts w:ascii="仿宋_GB2312" w:eastAsia="仿宋_GB2312"/>
          <w:sz w:val="30"/>
          <w:szCs w:val="30"/>
        </w:rPr>
        <w:t>51</w:t>
      </w:r>
      <w:r>
        <w:rPr>
          <w:rFonts w:hint="eastAsia" w:ascii="仿宋_GB2312" w:eastAsia="仿宋_GB2312"/>
          <w:sz w:val="30"/>
          <w:szCs w:val="30"/>
        </w:rPr>
        <w:t>栏或</w:t>
      </w:r>
      <w:r>
        <w:rPr>
          <w:rFonts w:ascii="仿宋_GB2312" w:eastAsia="仿宋_GB2312"/>
          <w:sz w:val="30"/>
          <w:szCs w:val="30"/>
        </w:rPr>
        <w:t>54</w:t>
      </w:r>
      <w:r>
        <w:rPr>
          <w:rFonts w:hint="eastAsia" w:ascii="仿宋_GB2312" w:eastAsia="仿宋_GB2312"/>
          <w:sz w:val="30"/>
          <w:szCs w:val="30"/>
        </w:rPr>
        <w:t>栏或</w:t>
      </w:r>
      <w:r>
        <w:rPr>
          <w:rFonts w:ascii="仿宋_GB2312" w:eastAsia="仿宋_GB2312"/>
          <w:sz w:val="30"/>
          <w:szCs w:val="30"/>
        </w:rPr>
        <w:t>55</w:t>
      </w:r>
      <w:r>
        <w:rPr>
          <w:rFonts w:hint="eastAsia" w:ascii="仿宋_GB2312" w:eastAsia="仿宋_GB2312"/>
          <w:sz w:val="30"/>
          <w:szCs w:val="30"/>
        </w:rPr>
        <w:t>栏&gt;0时，</w:t>
      </w:r>
      <w:r>
        <w:rPr>
          <w:rFonts w:ascii="仿宋_GB2312" w:eastAsia="仿宋_GB2312"/>
          <w:sz w:val="30"/>
          <w:szCs w:val="30"/>
        </w:rPr>
        <w:t>57</w:t>
      </w:r>
      <w:r>
        <w:rPr>
          <w:rFonts w:hint="eastAsia" w:ascii="仿宋_GB2312" w:eastAsia="仿宋_GB2312"/>
          <w:sz w:val="30"/>
          <w:szCs w:val="30"/>
        </w:rPr>
        <w:t>栏备注需说明处置资产详细情况；</w:t>
      </w:r>
    </w:p>
    <w:p>
      <w:pPr>
        <w:numPr>
          <w:ilvl w:val="0"/>
          <w:numId w:val="6"/>
        </w:numPr>
        <w:spacing w:line="560" w:lineRule="exact"/>
        <w:rPr>
          <w:rFonts w:ascii="仿宋_GB2312" w:hAnsi="仿宋_GB2312" w:eastAsia="仿宋_GB2312" w:cs="仿宋_GB2312"/>
          <w:sz w:val="30"/>
          <w:szCs w:val="30"/>
        </w:rPr>
      </w:pPr>
      <w:r>
        <w:rPr>
          <w:rFonts w:hint="eastAsia" w:ascii="仿宋_GB2312" w:eastAsia="仿宋_GB2312"/>
          <w:sz w:val="30"/>
          <w:szCs w:val="30"/>
        </w:rPr>
        <w:t>当2栏处置形式为“其他”时，5</w:t>
      </w:r>
      <w:r>
        <w:rPr>
          <w:rFonts w:ascii="仿宋_GB2312" w:eastAsia="仿宋_GB2312"/>
          <w:sz w:val="30"/>
          <w:szCs w:val="30"/>
        </w:rPr>
        <w:t>7</w:t>
      </w:r>
      <w:r>
        <w:rPr>
          <w:rFonts w:hint="eastAsia" w:ascii="仿宋_GB2312" w:eastAsia="仿宋_GB2312"/>
          <w:sz w:val="30"/>
          <w:szCs w:val="30"/>
        </w:rPr>
        <w:t>栏备注必填需说明处置资产详细情况</w:t>
      </w:r>
      <w:r>
        <w:rPr>
          <w:rFonts w:hint="eastAsia" w:ascii="仿宋_GB2312" w:hAnsi="仿宋_GB2312" w:eastAsia="仿宋_GB2312" w:cs="仿宋_GB2312"/>
          <w:sz w:val="30"/>
          <w:szCs w:val="30"/>
        </w:rPr>
        <w:t>。</w:t>
      </w:r>
    </w:p>
    <w:p>
      <w:pPr>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核实性公式：</w:t>
      </w:r>
    </w:p>
    <w:p>
      <w:pPr>
        <w:numPr>
          <w:ilvl w:val="0"/>
          <w:numId w:val="6"/>
        </w:numPr>
        <w:spacing w:line="560" w:lineRule="exact"/>
        <w:rPr>
          <w:rFonts w:ascii="仿宋_GB2312" w:hAnsi="仿宋_GB2312" w:eastAsia="仿宋_GB2312" w:cs="仿宋_GB2312"/>
          <w:sz w:val="30"/>
          <w:szCs w:val="30"/>
        </w:rPr>
      </w:pPr>
      <w:r>
        <w:rPr>
          <w:rFonts w:hint="eastAsia" w:ascii="仿宋_GB2312" w:eastAsia="仿宋_GB2312"/>
          <w:sz w:val="30"/>
          <w:szCs w:val="30"/>
        </w:rPr>
        <w:t>当2栏</w:t>
      </w:r>
      <w:r>
        <w:rPr>
          <w:rFonts w:ascii="仿宋_GB2312" w:eastAsia="仿宋_GB2312"/>
          <w:sz w:val="30"/>
          <w:szCs w:val="30"/>
        </w:rPr>
        <w:t>处置形式为</w:t>
      </w:r>
      <w:r>
        <w:rPr>
          <w:rFonts w:hint="eastAsia" w:ascii="仿宋_GB2312" w:eastAsia="仿宋_GB2312"/>
          <w:sz w:val="30"/>
          <w:szCs w:val="30"/>
        </w:rPr>
        <w:t>“</w:t>
      </w:r>
      <w:r>
        <w:rPr>
          <w:rFonts w:hint="eastAsia" w:ascii="仿宋_GB2312" w:hAnsi="仿宋" w:eastAsia="仿宋_GB2312"/>
          <w:sz w:val="30"/>
          <w:szCs w:val="30"/>
        </w:rPr>
        <w:t>转让</w:t>
      </w:r>
      <w:r>
        <w:rPr>
          <w:rFonts w:hint="eastAsia" w:ascii="仿宋_GB2312" w:eastAsia="仿宋_GB2312"/>
          <w:sz w:val="30"/>
          <w:szCs w:val="30"/>
        </w:rPr>
        <w:t>”</w:t>
      </w:r>
      <w:r>
        <w:rPr>
          <w:rFonts w:ascii="仿宋_GB2312" w:eastAsia="仿宋_GB2312"/>
          <w:sz w:val="30"/>
          <w:szCs w:val="30"/>
        </w:rPr>
        <w:t>时，56</w:t>
      </w:r>
      <w:r>
        <w:rPr>
          <w:rFonts w:hint="eastAsia" w:ascii="仿宋_GB2312" w:eastAsia="仿宋_GB2312"/>
          <w:sz w:val="30"/>
          <w:szCs w:val="30"/>
        </w:rPr>
        <w:t>栏</w:t>
      </w:r>
      <w:r>
        <w:rPr>
          <w:rFonts w:ascii="仿宋_GB2312" w:eastAsia="仿宋_GB2312"/>
          <w:sz w:val="30"/>
          <w:szCs w:val="30"/>
        </w:rPr>
        <w:t>必须</w:t>
      </w:r>
      <w:r>
        <w:rPr>
          <w:rFonts w:hint="eastAsia" w:ascii="仿宋_GB2312" w:eastAsia="仿宋_GB2312"/>
          <w:sz w:val="30"/>
          <w:szCs w:val="30"/>
        </w:rPr>
        <w:t>&gt;</w:t>
      </w:r>
      <w:r>
        <w:rPr>
          <w:rFonts w:hint="eastAsia" w:ascii="仿宋_GB2312" w:hAnsi="仿宋_GB2312" w:eastAsia="仿宋_GB2312" w:cs="仿宋_GB2312"/>
          <w:sz w:val="30"/>
          <w:szCs w:val="30"/>
        </w:rPr>
        <w:t>0，否则提示核实性错误</w:t>
      </w:r>
      <w:r>
        <w:rPr>
          <w:rFonts w:hint="eastAsia" w:ascii="仿宋_GB2312" w:hAnsi="仿宋" w:eastAsia="仿宋_GB2312"/>
          <w:sz w:val="30"/>
          <w:szCs w:val="30"/>
        </w:rPr>
        <w:t>，需结合实际情况修改或填写情况说明；</w:t>
      </w:r>
    </w:p>
    <w:p>
      <w:pPr>
        <w:numPr>
          <w:ilvl w:val="0"/>
          <w:numId w:val="6"/>
        </w:numPr>
        <w:spacing w:line="560" w:lineRule="exact"/>
        <w:rPr>
          <w:rFonts w:ascii="仿宋_GB2312" w:hAnsi="仿宋_GB2312" w:eastAsia="仿宋_GB2312" w:cs="仿宋_GB2312"/>
          <w:sz w:val="30"/>
          <w:szCs w:val="30"/>
        </w:rPr>
      </w:pPr>
      <w:r>
        <w:rPr>
          <w:rFonts w:hint="eastAsia" w:ascii="仿宋_GB2312" w:hAnsi="仿宋_GB2312" w:eastAsia="仿宋_GB2312" w:cs="仿宋_GB2312"/>
          <w:sz w:val="30"/>
          <w:szCs w:val="30"/>
        </w:rPr>
        <w:t>当3栏审批情况为“未审批”时，提示核实性错误</w:t>
      </w:r>
      <w:r>
        <w:rPr>
          <w:rFonts w:hint="eastAsia" w:ascii="仿宋_GB2312" w:hAnsi="仿宋" w:eastAsia="仿宋_GB2312"/>
          <w:sz w:val="30"/>
          <w:szCs w:val="30"/>
        </w:rPr>
        <w:t>，需结合实际情况修改或填写情况说明；</w:t>
      </w:r>
    </w:p>
    <w:p>
      <w:pPr>
        <w:numPr>
          <w:ilvl w:val="0"/>
          <w:numId w:val="6"/>
        </w:numPr>
        <w:spacing w:line="560" w:lineRule="exact"/>
        <w:rPr>
          <w:rFonts w:ascii="仿宋_GB2312" w:hAnsi="仿宋_GB2312" w:eastAsia="仿宋_GB2312" w:cs="仿宋_GB2312"/>
          <w:sz w:val="30"/>
          <w:szCs w:val="30"/>
        </w:rPr>
      </w:pPr>
      <w:r>
        <w:rPr>
          <w:rFonts w:hint="eastAsia" w:ascii="仿宋_GB2312" w:hAnsi="仿宋_GB2312" w:eastAsia="仿宋_GB2312" w:cs="仿宋_GB2312"/>
          <w:sz w:val="30"/>
          <w:szCs w:val="30"/>
        </w:rPr>
        <w:t>当流动资产、在建工程、土地使用权处置形式为“报废或者损失核销”时，提示核实性错误</w:t>
      </w:r>
      <w:r>
        <w:rPr>
          <w:rFonts w:hint="eastAsia" w:ascii="仿宋_GB2312" w:hAnsi="仿宋" w:eastAsia="仿宋_GB2312"/>
          <w:sz w:val="30"/>
          <w:szCs w:val="30"/>
        </w:rPr>
        <w:t>，需结合实际情况修改或填写情况说明;</w:t>
      </w:r>
    </w:p>
    <w:p>
      <w:pPr>
        <w:numPr>
          <w:ilvl w:val="0"/>
          <w:numId w:val="6"/>
        </w:numPr>
        <w:spacing w:line="560" w:lineRule="exact"/>
        <w:rPr>
          <w:rFonts w:ascii="仿宋_GB2312" w:hAnsi="仿宋_GB2312" w:eastAsia="仿宋_GB2312" w:cs="仿宋_GB2312"/>
          <w:sz w:val="30"/>
          <w:szCs w:val="30"/>
        </w:rPr>
      </w:pPr>
      <w:r>
        <w:rPr>
          <w:rFonts w:hint="eastAsia" w:ascii="仿宋_GB2312" w:hAnsi="仿宋_GB2312" w:eastAsia="仿宋_GB2312" w:cs="仿宋_GB2312"/>
          <w:sz w:val="30"/>
          <w:szCs w:val="30"/>
        </w:rPr>
        <w:t>当2栏处置形式为“其他”时，需结合实际情况修改或说明处置资产详细情况。</w:t>
      </w:r>
    </w:p>
    <w:p>
      <w:pPr>
        <w:pStyle w:val="2"/>
        <w:spacing w:line="560" w:lineRule="exact"/>
        <w:rPr>
          <w:b/>
          <w:color w:val="auto"/>
        </w:rPr>
      </w:pPr>
      <w:r>
        <w:rPr>
          <w:rFonts w:hint="eastAsia"/>
          <w:color w:val="auto"/>
        </w:rPr>
        <w:t>十二、对外投资情况表（财资1</w:t>
      </w:r>
      <w:r>
        <w:rPr>
          <w:color w:val="auto"/>
        </w:rPr>
        <w:t>1</w:t>
      </w:r>
      <w:r>
        <w:rPr>
          <w:rFonts w:hint="eastAsia"/>
          <w:color w:val="auto"/>
        </w:rPr>
        <w:t>表）</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本表反映行政事业单位对外投资情况，要求单位将对外投资事项逐项逐笔填列。除法律另有规定外，行政单位不得以任何形式将国有资产用于对外投资。如果行政单位存在法律允许的对外投资情况，也需要填列此表。事业单位以各种形式持有时间超过1年（不含1年）的股权性质的投资须纳入长期股权投资核算，不得将对外投资长期在往来款科目核算，长期股权投资在持有期间，通常应当采用权益法进行核算。在持有投资期间，应当以被投资企业财务报表中的净利润和其他所有者权益变动为基础（被投资企业编制合并财务报表的，应当以其合并报表中归属于母公司的净利润和其他所有者权益变动为基础），计算确定应当调整长期股权投资账面余额的金额，并进行相关会计处理。所投资形成的股权无权决定被投资企业的财务和经营政策或无权参与被投资企业的财务和经营决策的，应当采用成本法进行核算。</w:t>
      </w:r>
    </w:p>
    <w:p>
      <w:pPr>
        <w:snapToGrid w:val="0"/>
        <w:spacing w:line="560" w:lineRule="exact"/>
        <w:ind w:firstLine="602" w:firstLineChars="200"/>
        <w:rPr>
          <w:rFonts w:ascii="仿宋_GB2312" w:hAnsi="仿宋" w:eastAsia="仿宋_GB2312"/>
          <w:b/>
          <w:bCs/>
          <w:sz w:val="30"/>
          <w:szCs w:val="30"/>
        </w:rPr>
      </w:pPr>
      <w:r>
        <w:rPr>
          <w:rFonts w:hint="eastAsia" w:ascii="仿宋_GB2312" w:hAnsi="仿宋" w:eastAsia="仿宋_GB2312"/>
          <w:b/>
          <w:bCs/>
          <w:sz w:val="30"/>
          <w:szCs w:val="30"/>
        </w:rPr>
        <w:t>主要指标说明：</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w:t>
      </w:r>
      <w:r>
        <w:rPr>
          <w:rFonts w:hint="eastAsia" w:ascii="仿宋_GB2312" w:hAnsi="仿宋" w:eastAsia="仿宋_GB2312"/>
          <w:sz w:val="30"/>
          <w:szCs w:val="30"/>
        </w:rPr>
        <w:t>被投资单位（项目）名称：反映被投资单位（项目）全称。</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w:t>
      </w:r>
      <w:r>
        <w:rPr>
          <w:rFonts w:ascii="仿宋_GB2312" w:hAnsi="仿宋" w:eastAsia="仿宋_GB2312"/>
          <w:sz w:val="30"/>
          <w:szCs w:val="30"/>
        </w:rPr>
        <w:t>.</w:t>
      </w:r>
      <w:r>
        <w:rPr>
          <w:rFonts w:hint="eastAsia" w:ascii="仿宋_GB2312" w:hAnsi="仿宋" w:eastAsia="仿宋_GB2312"/>
          <w:sz w:val="30"/>
          <w:szCs w:val="30"/>
        </w:rPr>
        <w:t>被投资单位统一社会信用代码:项目投资可不填列该栏。企业一律填列统一社会信用代码（18位）。无法提供统一社会信用代码的企业（单位），按照IDC单位代码生成工具使用说明编写18位代码。</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3</w:t>
      </w:r>
      <w:r>
        <w:rPr>
          <w:rFonts w:ascii="仿宋_GB2312" w:hAnsi="仿宋" w:eastAsia="仿宋_GB2312"/>
          <w:sz w:val="30"/>
          <w:szCs w:val="30"/>
        </w:rPr>
        <w:t>.</w:t>
      </w:r>
      <w:r>
        <w:rPr>
          <w:rFonts w:hint="eastAsia" w:ascii="仿宋_GB2312" w:hAnsi="仿宋" w:eastAsia="仿宋_GB2312"/>
          <w:sz w:val="30"/>
          <w:szCs w:val="30"/>
        </w:rPr>
        <w:t>出资资产账面原值：按实际出资资产类型填列资产原值，不包含采用权益法核算的长期股权投资期末余额变动数。</w:t>
      </w:r>
    </w:p>
    <w:p>
      <w:pPr>
        <w:snapToGrid w:val="0"/>
        <w:spacing w:line="560" w:lineRule="exact"/>
        <w:ind w:firstLine="600" w:firstLineChars="200"/>
        <w:rPr>
          <w:rFonts w:ascii="仿宋_GB2312" w:hAnsi="仿宋" w:eastAsia="仿宋_GB2312"/>
          <w:sz w:val="30"/>
          <w:szCs w:val="30"/>
        </w:rPr>
      </w:pPr>
      <w:r>
        <w:rPr>
          <w:rFonts w:ascii="仿宋_GB2312" w:hAnsi="仿宋" w:eastAsia="仿宋_GB2312"/>
          <w:sz w:val="30"/>
          <w:szCs w:val="30"/>
        </w:rPr>
        <w:t>4.</w:t>
      </w:r>
      <w:r>
        <w:rPr>
          <w:rFonts w:hint="eastAsia" w:ascii="仿宋_GB2312" w:hAnsi="仿宋" w:eastAsia="仿宋_GB2312"/>
          <w:sz w:val="30"/>
          <w:szCs w:val="30"/>
        </w:rPr>
        <w:t>审批情况：按财政部门审批、主管部门审批、单位内部审批、未审批选择填列。</w:t>
      </w:r>
    </w:p>
    <w:p>
      <w:pPr>
        <w:snapToGrid w:val="0"/>
        <w:spacing w:line="560" w:lineRule="exact"/>
        <w:ind w:firstLine="600" w:firstLineChars="200"/>
        <w:rPr>
          <w:rFonts w:ascii="仿宋_GB2312" w:hAnsi="仿宋" w:eastAsia="仿宋_GB2312"/>
          <w:sz w:val="30"/>
          <w:szCs w:val="30"/>
        </w:rPr>
      </w:pPr>
      <w:r>
        <w:rPr>
          <w:rFonts w:ascii="仿宋_GB2312" w:hAnsi="仿宋" w:eastAsia="仿宋_GB2312"/>
          <w:sz w:val="30"/>
          <w:szCs w:val="30"/>
        </w:rPr>
        <w:t>5.</w:t>
      </w:r>
      <w:r>
        <w:rPr>
          <w:rFonts w:hint="eastAsia" w:ascii="仿宋_GB2312" w:hAnsi="仿宋" w:eastAsia="仿宋_GB2312"/>
          <w:sz w:val="30"/>
          <w:szCs w:val="30"/>
        </w:rPr>
        <w:t>投资开始日期：按投资事项的财务入账日期填列。</w:t>
      </w:r>
    </w:p>
    <w:p>
      <w:pPr>
        <w:pStyle w:val="4"/>
        <w:adjustRightInd w:val="0"/>
        <w:snapToGrid w:val="0"/>
        <w:spacing w:line="560" w:lineRule="exact"/>
        <w:ind w:firstLine="600"/>
        <w:rPr>
          <w:rFonts w:ascii="仿宋_GB2312" w:hAnsi="仿宋" w:eastAsia="仿宋_GB2312"/>
          <w:color w:val="auto"/>
          <w:sz w:val="30"/>
          <w:szCs w:val="30"/>
        </w:rPr>
      </w:pPr>
      <w:r>
        <w:rPr>
          <w:rFonts w:ascii="仿宋_GB2312" w:hAnsi="仿宋" w:eastAsia="仿宋_GB2312"/>
          <w:color w:val="auto"/>
          <w:sz w:val="30"/>
          <w:szCs w:val="30"/>
        </w:rPr>
        <w:t>6.</w:t>
      </w:r>
      <w:r>
        <w:rPr>
          <w:rFonts w:hint="eastAsia" w:ascii="仿宋_GB2312" w:hAnsi="仿宋" w:eastAsia="仿宋_GB2312"/>
          <w:color w:val="auto"/>
          <w:sz w:val="30"/>
          <w:szCs w:val="30"/>
        </w:rPr>
        <w:t>对外投资期末账面数：反映投资单位各项对外投资的期末账面金额，包含采用权益法核算的长期股权投资期末余额变动数。</w:t>
      </w:r>
    </w:p>
    <w:p>
      <w:pPr>
        <w:pStyle w:val="4"/>
        <w:adjustRightInd w:val="0"/>
        <w:snapToGrid w:val="0"/>
        <w:spacing w:line="560" w:lineRule="exact"/>
        <w:ind w:firstLine="600"/>
        <w:rPr>
          <w:rFonts w:ascii="仿宋_GB2312" w:hAnsi="仿宋" w:eastAsia="仿宋_GB2312"/>
          <w:color w:val="auto"/>
          <w:sz w:val="30"/>
          <w:szCs w:val="30"/>
        </w:rPr>
      </w:pPr>
      <w:r>
        <w:rPr>
          <w:rFonts w:ascii="仿宋_GB2312" w:hAnsi="仿宋" w:eastAsia="仿宋_GB2312"/>
          <w:color w:val="auto"/>
          <w:sz w:val="30"/>
          <w:szCs w:val="30"/>
        </w:rPr>
        <w:t>7.</w:t>
      </w:r>
      <w:r>
        <w:rPr>
          <w:rFonts w:hint="eastAsia" w:ascii="仿宋_GB2312" w:hAnsi="仿宋" w:eastAsia="仿宋_GB2312"/>
          <w:color w:val="auto"/>
          <w:sz w:val="30"/>
          <w:szCs w:val="30"/>
        </w:rPr>
        <w:t xml:space="preserve">投资性质：按长期债券投资、长期股权投资、短期投资选择填列。 </w:t>
      </w:r>
    </w:p>
    <w:p>
      <w:pPr>
        <w:pStyle w:val="4"/>
        <w:adjustRightInd w:val="0"/>
        <w:snapToGrid w:val="0"/>
        <w:spacing w:line="560" w:lineRule="exact"/>
        <w:ind w:firstLine="600"/>
        <w:rPr>
          <w:rFonts w:ascii="仿宋_GB2312" w:hAnsi="仿宋" w:eastAsia="仿宋_GB2312"/>
          <w:color w:val="auto"/>
          <w:sz w:val="30"/>
          <w:szCs w:val="30"/>
        </w:rPr>
      </w:pPr>
      <w:r>
        <w:rPr>
          <w:rFonts w:ascii="仿宋_GB2312" w:hAnsi="仿宋" w:eastAsia="仿宋_GB2312"/>
          <w:color w:val="auto"/>
          <w:sz w:val="30"/>
          <w:szCs w:val="30"/>
        </w:rPr>
        <w:t>8.</w:t>
      </w:r>
      <w:r>
        <w:rPr>
          <w:rFonts w:hint="eastAsia" w:ascii="仿宋_GB2312" w:hAnsi="仿宋" w:eastAsia="仿宋_GB2312"/>
          <w:color w:val="auto"/>
          <w:sz w:val="30"/>
          <w:szCs w:val="30"/>
        </w:rPr>
        <w:t>债券投资：反映单位购买各种债券形成的投资，包括国债、企业债券等债券投资。</w:t>
      </w:r>
    </w:p>
    <w:p>
      <w:pPr>
        <w:spacing w:line="560" w:lineRule="exact"/>
        <w:ind w:firstLine="600" w:firstLineChars="200"/>
        <w:rPr>
          <w:rFonts w:ascii="仿宋_GB2312" w:hAnsi="仿宋" w:eastAsia="仿宋_GB2312"/>
          <w:sz w:val="30"/>
          <w:szCs w:val="30"/>
        </w:rPr>
      </w:pPr>
      <w:r>
        <w:rPr>
          <w:rFonts w:ascii="仿宋_GB2312" w:hAnsi="仿宋" w:eastAsia="仿宋_GB2312"/>
          <w:sz w:val="30"/>
          <w:szCs w:val="30"/>
        </w:rPr>
        <w:t>9</w:t>
      </w:r>
      <w:r>
        <w:rPr>
          <w:rFonts w:hint="eastAsia" w:ascii="仿宋_GB2312" w:hAnsi="仿宋" w:eastAsia="仿宋_GB2312"/>
          <w:sz w:val="30"/>
          <w:szCs w:val="30"/>
        </w:rPr>
        <w:t>.债券投资_期末投资金额：填列单位期末持有的长期债券投资和短期债券投资的账面余额。</w:t>
      </w:r>
    </w:p>
    <w:p>
      <w:pPr>
        <w:spacing w:line="560" w:lineRule="exact"/>
        <w:ind w:firstLine="600" w:firstLineChars="200"/>
        <w:rPr>
          <w:rFonts w:ascii="仿宋_GB2312" w:hAnsi="仿宋" w:eastAsia="仿宋_GB2312"/>
          <w:sz w:val="30"/>
          <w:szCs w:val="30"/>
        </w:rPr>
      </w:pPr>
      <w:r>
        <w:rPr>
          <w:rFonts w:ascii="仿宋_GB2312" w:hAnsi="仿宋" w:eastAsia="仿宋_GB2312"/>
          <w:sz w:val="30"/>
          <w:szCs w:val="30"/>
        </w:rPr>
        <w:t>10</w:t>
      </w:r>
      <w:r>
        <w:rPr>
          <w:rFonts w:hint="eastAsia" w:ascii="仿宋_GB2312" w:hAnsi="仿宋" w:eastAsia="仿宋_GB2312"/>
          <w:sz w:val="30"/>
          <w:szCs w:val="30"/>
        </w:rPr>
        <w:t>.债券投资_本期投资金额：填列单位本期购买长期债券投资和短期债券投资金额。</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1.</w:t>
      </w:r>
      <w:r>
        <w:rPr>
          <w:rFonts w:hint="eastAsia" w:ascii="仿宋_GB2312" w:hAnsi="仿宋" w:eastAsia="仿宋_GB2312"/>
          <w:sz w:val="30"/>
          <w:szCs w:val="30"/>
        </w:rPr>
        <w:t>债券投资_票面金额：填列债券票面所载金额。</w:t>
      </w:r>
    </w:p>
    <w:p>
      <w:pPr>
        <w:spacing w:line="560" w:lineRule="exact"/>
        <w:ind w:firstLine="600" w:firstLineChars="200"/>
        <w:rPr>
          <w:rFonts w:ascii="仿宋_GB2312" w:hAnsi="仿宋_GB2312" w:eastAsia="仿宋_GB2312" w:cs="仿宋_GB2312"/>
          <w:sz w:val="30"/>
          <w:szCs w:val="30"/>
          <w:shd w:val="clear" w:color="auto" w:fill="FFFFFF"/>
        </w:rPr>
      </w:pPr>
      <w:r>
        <w:rPr>
          <w:rFonts w:hint="eastAsia" w:ascii="仿宋_GB2312" w:hAnsi="仿宋_GB2312" w:eastAsia="仿宋_GB2312" w:cs="仿宋_GB2312"/>
          <w:sz w:val="30"/>
          <w:szCs w:val="30"/>
        </w:rPr>
        <w:t>1</w:t>
      </w:r>
      <w:r>
        <w:rPr>
          <w:rFonts w:ascii="仿宋_GB2312" w:hAnsi="仿宋_GB2312" w:eastAsia="仿宋_GB2312" w:cs="仿宋_GB2312"/>
          <w:sz w:val="30"/>
          <w:szCs w:val="30"/>
        </w:rPr>
        <w:t>2.</w:t>
      </w:r>
      <w:r>
        <w:rPr>
          <w:rFonts w:hint="eastAsia" w:ascii="仿宋_GB2312" w:hAnsi="仿宋_GB2312" w:eastAsia="仿宋_GB2312" w:cs="仿宋_GB2312"/>
          <w:sz w:val="30"/>
          <w:szCs w:val="30"/>
        </w:rPr>
        <w:t>股权投资：指单位</w:t>
      </w:r>
      <w:r>
        <w:rPr>
          <w:rFonts w:hint="eastAsia" w:ascii="仿宋_GB2312" w:hAnsi="仿宋_GB2312" w:eastAsia="仿宋_GB2312" w:cs="仿宋_GB2312"/>
          <w:sz w:val="30"/>
          <w:szCs w:val="30"/>
          <w:shd w:val="clear" w:color="auto" w:fill="FFFFFF"/>
        </w:rPr>
        <w:t>以流动资产、固定资产、无形资产和其他资产投资于其他企业形成的投资。</w:t>
      </w:r>
    </w:p>
    <w:p>
      <w:pPr>
        <w:spacing w:line="560" w:lineRule="exact"/>
        <w:ind w:firstLine="600" w:firstLineChars="200"/>
        <w:rPr>
          <w:rFonts w:ascii="仿宋_GB2312" w:hAnsi="仿宋_GB2312" w:eastAsia="仿宋_GB2312" w:cs="仿宋_GB2312"/>
          <w:sz w:val="30"/>
          <w:szCs w:val="30"/>
          <w:shd w:val="clear" w:color="auto" w:fill="FFFFFF"/>
        </w:rPr>
      </w:pPr>
      <w:r>
        <w:rPr>
          <w:rFonts w:hint="eastAsia" w:ascii="仿宋_GB2312" w:hAnsi="仿宋_GB2312" w:eastAsia="仿宋_GB2312" w:cs="仿宋_GB2312"/>
          <w:sz w:val="30"/>
          <w:szCs w:val="30"/>
          <w:shd w:val="clear" w:color="auto" w:fill="FFFFFF"/>
        </w:rPr>
        <w:t>1</w:t>
      </w:r>
      <w:r>
        <w:rPr>
          <w:rFonts w:ascii="仿宋_GB2312" w:hAnsi="仿宋_GB2312" w:eastAsia="仿宋_GB2312" w:cs="仿宋_GB2312"/>
          <w:sz w:val="30"/>
          <w:szCs w:val="30"/>
          <w:shd w:val="clear" w:color="auto" w:fill="FFFFFF"/>
        </w:rPr>
        <w:t>3.</w:t>
      </w:r>
      <w:r>
        <w:rPr>
          <w:rFonts w:hint="eastAsia" w:ascii="仿宋_GB2312" w:hAnsi="仿宋_GB2312" w:eastAsia="仿宋_GB2312" w:cs="仿宋_GB2312"/>
          <w:sz w:val="30"/>
          <w:szCs w:val="30"/>
          <w:shd w:val="clear" w:color="auto" w:fill="FFFFFF"/>
        </w:rPr>
        <w:t>核算方法：按成本法、权益法填列。</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4.</w:t>
      </w:r>
      <w:r>
        <w:rPr>
          <w:rFonts w:hint="eastAsia" w:ascii="仿宋_GB2312" w:hAnsi="仿宋_GB2312" w:eastAsia="仿宋_GB2312" w:cs="仿宋_GB2312"/>
          <w:sz w:val="30"/>
          <w:szCs w:val="30"/>
          <w:shd w:val="clear" w:color="auto" w:fill="FFFFFF"/>
        </w:rPr>
        <w:t>股权投资_期末投资金额：填列</w:t>
      </w:r>
      <w:r>
        <w:rPr>
          <w:rFonts w:hint="eastAsia" w:ascii="仿宋_GB2312" w:hAnsi="仿宋" w:eastAsia="仿宋_GB2312"/>
          <w:sz w:val="30"/>
          <w:szCs w:val="30"/>
        </w:rPr>
        <w:t>单位期末持有股权投资的期末价值。</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5.</w:t>
      </w:r>
      <w:r>
        <w:rPr>
          <w:rFonts w:hint="eastAsia" w:ascii="仿宋_GB2312" w:hAnsi="仿宋_GB2312" w:eastAsia="仿宋_GB2312" w:cs="仿宋_GB2312"/>
          <w:sz w:val="30"/>
          <w:szCs w:val="30"/>
          <w:shd w:val="clear" w:color="auto" w:fill="FFFFFF"/>
        </w:rPr>
        <w:t>股权投资_</w:t>
      </w:r>
      <w:r>
        <w:rPr>
          <w:rFonts w:hint="eastAsia" w:ascii="仿宋_GB2312" w:hAnsi="仿宋" w:eastAsia="仿宋_GB2312"/>
          <w:sz w:val="30"/>
          <w:szCs w:val="30"/>
        </w:rPr>
        <w:t>本期投资金额：填列单位本期投资金额以及通过接受捐赠和调入方式取得的长期股权投资金额。</w:t>
      </w:r>
    </w:p>
    <w:p>
      <w:pPr>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6.</w:t>
      </w:r>
      <w:r>
        <w:rPr>
          <w:rFonts w:hint="eastAsia" w:ascii="仿宋_GB2312" w:hAnsi="仿宋" w:eastAsia="仿宋_GB2312"/>
          <w:sz w:val="30"/>
          <w:szCs w:val="30"/>
        </w:rPr>
        <w:t>期末持股比例：填列单位期末对被投资单位的实际持股比例。</w:t>
      </w:r>
    </w:p>
    <w:p>
      <w:pPr>
        <w:pStyle w:val="4"/>
        <w:adjustRightInd w:val="0"/>
        <w:snapToGrid w:val="0"/>
        <w:spacing w:line="560" w:lineRule="exact"/>
        <w:ind w:firstLine="600"/>
        <w:rPr>
          <w:rFonts w:ascii="仿宋_GB2312" w:hAnsi="仿宋" w:eastAsia="仿宋_GB2312"/>
          <w:color w:val="auto"/>
          <w:sz w:val="30"/>
          <w:szCs w:val="30"/>
        </w:rPr>
      </w:pPr>
      <w:r>
        <w:rPr>
          <w:rFonts w:ascii="仿宋_GB2312" w:hAnsi="仿宋" w:eastAsia="仿宋_GB2312"/>
          <w:color w:val="auto"/>
          <w:sz w:val="30"/>
          <w:szCs w:val="30"/>
        </w:rPr>
        <w:t>17.是否实际控制：根据对被投资单位是否具有实际控制权利</w:t>
      </w:r>
      <w:r>
        <w:rPr>
          <w:rFonts w:hint="eastAsia" w:ascii="仿宋_GB2312" w:hAnsi="仿宋" w:eastAsia="仿宋_GB2312"/>
          <w:color w:val="auto"/>
          <w:sz w:val="30"/>
          <w:szCs w:val="30"/>
        </w:rPr>
        <w:t>（根据《企业国有资产交易监督管理办法》（国务院国资委 财政部令第32号）第四条有关规定确定）</w:t>
      </w:r>
      <w:r>
        <w:rPr>
          <w:rFonts w:ascii="仿宋_GB2312" w:hAnsi="仿宋" w:eastAsia="仿宋_GB2312"/>
          <w:color w:val="auto"/>
          <w:sz w:val="30"/>
          <w:szCs w:val="30"/>
        </w:rPr>
        <w:t>，</w:t>
      </w:r>
      <w:r>
        <w:rPr>
          <w:rFonts w:hint="eastAsia" w:ascii="仿宋_GB2312" w:hAnsi="仿宋" w:eastAsia="仿宋_GB2312"/>
          <w:color w:val="auto"/>
          <w:sz w:val="30"/>
          <w:szCs w:val="30"/>
        </w:rPr>
        <w:t>实际控制选择填列“是”，并细化选择“国有独资、国有控股、国有实际控制”，非实际控制选择填列“否”。</w:t>
      </w:r>
    </w:p>
    <w:p>
      <w:pPr>
        <w:pStyle w:val="4"/>
        <w:adjustRightInd w:val="0"/>
        <w:snapToGrid w:val="0"/>
        <w:spacing w:line="560" w:lineRule="exact"/>
        <w:ind w:firstLine="600"/>
        <w:rPr>
          <w:rFonts w:ascii="仿宋_GB2312" w:hAnsi="仿宋" w:eastAsia="仿宋_GB2312"/>
          <w:color w:val="auto"/>
          <w:sz w:val="30"/>
          <w:szCs w:val="30"/>
        </w:rPr>
      </w:pPr>
      <w:r>
        <w:rPr>
          <w:rFonts w:ascii="仿宋_GB2312" w:hAnsi="仿宋" w:eastAsia="仿宋_GB2312"/>
          <w:color w:val="auto"/>
          <w:sz w:val="30"/>
          <w:szCs w:val="30"/>
        </w:rPr>
        <w:t>18.组织形式：按照被投资企业的不同组织形式，按照“组</w:t>
      </w:r>
      <w:r>
        <w:rPr>
          <w:rFonts w:hint="eastAsia" w:ascii="仿宋_GB2312" w:hAnsi="仿宋" w:eastAsia="仿宋_GB2312"/>
          <w:color w:val="auto"/>
          <w:sz w:val="30"/>
          <w:szCs w:val="30"/>
        </w:rPr>
        <w:t>织形式标识码表”选择填列，详见下表。</w:t>
      </w:r>
    </w:p>
    <w:tbl>
      <w:tblPr>
        <w:tblStyle w:val="12"/>
        <w:tblW w:w="8528" w:type="dxa"/>
        <w:jc w:val="center"/>
        <w:tblLayout w:type="fixed"/>
        <w:tblCellMar>
          <w:top w:w="0" w:type="dxa"/>
          <w:left w:w="108" w:type="dxa"/>
          <w:bottom w:w="0" w:type="dxa"/>
          <w:right w:w="108" w:type="dxa"/>
        </w:tblCellMar>
      </w:tblPr>
      <w:tblGrid>
        <w:gridCol w:w="2060"/>
        <w:gridCol w:w="6468"/>
      </w:tblGrid>
      <w:tr>
        <w:tblPrEx>
          <w:tblCellMar>
            <w:top w:w="0" w:type="dxa"/>
            <w:left w:w="108" w:type="dxa"/>
            <w:bottom w:w="0" w:type="dxa"/>
            <w:right w:w="108" w:type="dxa"/>
          </w:tblCellMar>
        </w:tblPrEx>
        <w:trPr>
          <w:trHeight w:val="270" w:hRule="atLeast"/>
          <w:tblHeader/>
          <w:jc w:val="center"/>
        </w:trPr>
        <w:tc>
          <w:tcPr>
            <w:tcW w:w="2060" w:type="dxa"/>
            <w:tcBorders>
              <w:top w:val="single" w:color="808080" w:sz="4" w:space="0"/>
              <w:left w:val="single" w:color="808080" w:sz="4" w:space="0"/>
              <w:bottom w:val="single" w:color="808080" w:sz="4" w:space="0"/>
              <w:right w:val="single" w:color="808080" w:sz="4" w:space="0"/>
            </w:tcBorders>
            <w:shd w:val="clear" w:color="000000" w:fill="FFFFFF"/>
            <w:vAlign w:val="center"/>
          </w:tcPr>
          <w:p>
            <w:pPr>
              <w:spacing w:line="560" w:lineRule="exact"/>
              <w:jc w:val="center"/>
              <w:rPr>
                <w:rFonts w:ascii="仿宋_GB2312" w:hAnsi="仿宋" w:eastAsia="仿宋_GB2312" w:cs="宋体"/>
                <w:b/>
                <w:kern w:val="0"/>
                <w:sz w:val="30"/>
                <w:szCs w:val="30"/>
              </w:rPr>
            </w:pPr>
            <w:r>
              <w:rPr>
                <w:rFonts w:hint="eastAsia" w:ascii="仿宋_GB2312" w:hAnsi="仿宋" w:eastAsia="仿宋_GB2312" w:cs="宋体"/>
                <w:b/>
                <w:kern w:val="0"/>
                <w:sz w:val="30"/>
                <w:szCs w:val="30"/>
              </w:rPr>
              <w:t>代码</w:t>
            </w:r>
          </w:p>
        </w:tc>
        <w:tc>
          <w:tcPr>
            <w:tcW w:w="6468" w:type="dxa"/>
            <w:tcBorders>
              <w:top w:val="single" w:color="808080" w:sz="4" w:space="0"/>
              <w:left w:val="nil"/>
              <w:bottom w:val="single" w:color="808080" w:sz="4" w:space="0"/>
              <w:right w:val="single" w:color="808080" w:sz="4" w:space="0"/>
            </w:tcBorders>
            <w:shd w:val="clear" w:color="000000" w:fill="FFFFFF"/>
            <w:vAlign w:val="center"/>
          </w:tcPr>
          <w:p>
            <w:pPr>
              <w:spacing w:line="560" w:lineRule="exact"/>
              <w:jc w:val="center"/>
              <w:rPr>
                <w:rFonts w:ascii="仿宋_GB2312" w:hAnsi="仿宋" w:eastAsia="仿宋_GB2312" w:cs="宋体"/>
                <w:b/>
                <w:kern w:val="0"/>
                <w:sz w:val="30"/>
                <w:szCs w:val="30"/>
              </w:rPr>
            </w:pPr>
            <w:r>
              <w:rPr>
                <w:rFonts w:hint="eastAsia" w:ascii="仿宋_GB2312" w:hAnsi="仿宋" w:eastAsia="仿宋_GB2312" w:cs="宋体"/>
                <w:b/>
                <w:kern w:val="0"/>
                <w:sz w:val="30"/>
                <w:szCs w:val="30"/>
              </w:rPr>
              <w:t>名称</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1</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非金融类企业</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11</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非公司制企业</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111</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国有企业</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112</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集体企业</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113</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联营企业</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114</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股份合作企业</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12</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公司制企业</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121</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有限责任公司</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122</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股份有限公司</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123</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中外合资企业</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124</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中外合作企业</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2</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金融类企业</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21</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银行</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211</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政策性银行</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212</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商业性银行</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22</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非银行金融机构</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221</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保险公司</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222</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证券公司</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223</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信托投资公司</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224</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融资租赁公司</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225</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资产管理公司</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226</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 xml:space="preserve">    其他</w:t>
            </w:r>
          </w:p>
        </w:tc>
      </w:tr>
      <w:tr>
        <w:tblPrEx>
          <w:tblCellMar>
            <w:top w:w="0" w:type="dxa"/>
            <w:left w:w="108" w:type="dxa"/>
            <w:bottom w:w="0" w:type="dxa"/>
            <w:right w:w="108" w:type="dxa"/>
          </w:tblCellMar>
        </w:tblPrEx>
        <w:trPr>
          <w:trHeight w:val="270" w:hRule="atLeast"/>
          <w:jc w:val="center"/>
        </w:trPr>
        <w:tc>
          <w:tcPr>
            <w:tcW w:w="2060" w:type="dxa"/>
            <w:tcBorders>
              <w:top w:val="nil"/>
              <w:left w:val="single" w:color="808080" w:sz="4" w:space="0"/>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4</w:t>
            </w:r>
          </w:p>
        </w:tc>
        <w:tc>
          <w:tcPr>
            <w:tcW w:w="6468" w:type="dxa"/>
            <w:tcBorders>
              <w:top w:val="nil"/>
              <w:left w:val="nil"/>
              <w:bottom w:val="single" w:color="808080" w:sz="4" w:space="0"/>
              <w:right w:val="single" w:color="808080" w:sz="4" w:space="0"/>
            </w:tcBorders>
            <w:shd w:val="clear" w:color="000000" w:fill="FFFFFF"/>
            <w:vAlign w:val="center"/>
          </w:tcPr>
          <w:p>
            <w:pPr>
              <w:spacing w:line="560" w:lineRule="exact"/>
              <w:jc w:val="left"/>
              <w:rPr>
                <w:rFonts w:ascii="仿宋_GB2312" w:hAnsi="仿宋" w:eastAsia="仿宋_GB2312" w:cs="宋体"/>
                <w:kern w:val="0"/>
                <w:sz w:val="30"/>
                <w:szCs w:val="30"/>
              </w:rPr>
            </w:pPr>
            <w:r>
              <w:rPr>
                <w:rFonts w:hint="eastAsia" w:ascii="仿宋_GB2312" w:hAnsi="仿宋" w:eastAsia="仿宋_GB2312" w:cs="宋体"/>
                <w:kern w:val="0"/>
                <w:sz w:val="30"/>
                <w:szCs w:val="30"/>
              </w:rPr>
              <w:t>其他</w:t>
            </w:r>
          </w:p>
        </w:tc>
      </w:tr>
    </w:tbl>
    <w:p>
      <w:pPr>
        <w:pStyle w:val="4"/>
        <w:adjustRightInd w:val="0"/>
        <w:snapToGrid w:val="0"/>
        <w:spacing w:line="560" w:lineRule="exact"/>
        <w:ind w:firstLine="639" w:firstLineChars="213"/>
        <w:rPr>
          <w:rFonts w:ascii="仿宋_GB2312" w:hAnsi="仿宋" w:eastAsia="仿宋_GB2312"/>
          <w:color w:val="auto"/>
          <w:sz w:val="30"/>
          <w:szCs w:val="30"/>
        </w:rPr>
      </w:pPr>
      <w:r>
        <w:rPr>
          <w:rFonts w:hint="eastAsia" w:ascii="仿宋_GB2312" w:hAnsi="仿宋" w:eastAsia="仿宋_GB2312"/>
          <w:color w:val="auto"/>
          <w:sz w:val="30"/>
          <w:szCs w:val="30"/>
        </w:rPr>
        <w:t>1</w:t>
      </w:r>
      <w:r>
        <w:rPr>
          <w:rFonts w:ascii="仿宋_GB2312" w:hAnsi="仿宋" w:eastAsia="仿宋_GB2312"/>
          <w:color w:val="auto"/>
          <w:sz w:val="30"/>
          <w:szCs w:val="30"/>
        </w:rPr>
        <w:t>9.</w:t>
      </w:r>
      <w:r>
        <w:rPr>
          <w:rFonts w:hint="eastAsia" w:ascii="仿宋_GB2312" w:hAnsi="仿宋" w:eastAsia="仿宋_GB2312"/>
          <w:color w:val="auto"/>
          <w:sz w:val="30"/>
          <w:szCs w:val="30"/>
        </w:rPr>
        <w:t>是否上市：按照被投资单位是否为上市公司选填（“新三板”公开挂牌公司暂按非上市公司）。</w:t>
      </w:r>
    </w:p>
    <w:p>
      <w:pPr>
        <w:pStyle w:val="4"/>
        <w:adjustRightInd w:val="0"/>
        <w:snapToGrid w:val="0"/>
        <w:spacing w:line="560" w:lineRule="exact"/>
        <w:ind w:firstLine="639" w:firstLineChars="213"/>
        <w:rPr>
          <w:rFonts w:ascii="仿宋_GB2312" w:hAnsi="仿宋" w:eastAsia="仿宋_GB2312"/>
          <w:color w:val="auto"/>
          <w:sz w:val="30"/>
          <w:szCs w:val="30"/>
        </w:rPr>
      </w:pPr>
      <w:r>
        <w:rPr>
          <w:rFonts w:ascii="仿宋_GB2312" w:hAnsi="仿宋" w:eastAsia="仿宋_GB2312"/>
          <w:color w:val="auto"/>
          <w:sz w:val="30"/>
          <w:szCs w:val="30"/>
        </w:rPr>
        <w:t>20.</w:t>
      </w:r>
      <w:r>
        <w:rPr>
          <w:rFonts w:hint="eastAsia" w:ascii="仿宋_GB2312" w:hAnsi="仿宋" w:eastAsia="仿宋_GB2312"/>
          <w:color w:val="auto"/>
          <w:sz w:val="30"/>
          <w:szCs w:val="30"/>
        </w:rPr>
        <w:t>经营状况</w:t>
      </w:r>
      <w:r>
        <w:rPr>
          <w:rFonts w:ascii="仿宋_GB2312" w:hAnsi="仿宋" w:eastAsia="仿宋_GB2312"/>
          <w:color w:val="auto"/>
          <w:sz w:val="30"/>
          <w:szCs w:val="30"/>
        </w:rPr>
        <w:t>：</w:t>
      </w:r>
      <w:r>
        <w:rPr>
          <w:rFonts w:hint="eastAsia" w:ascii="仿宋_GB2312" w:hAnsi="仿宋" w:eastAsia="仿宋_GB2312"/>
          <w:color w:val="auto"/>
          <w:sz w:val="30"/>
          <w:szCs w:val="30"/>
        </w:rPr>
        <w:t>反映被投资单位经营状况，按照正常经营、停业歇业、待注销、已注销待清理、其他选择填列。</w:t>
      </w:r>
    </w:p>
    <w:p>
      <w:pPr>
        <w:pStyle w:val="4"/>
        <w:adjustRightInd w:val="0"/>
        <w:snapToGrid w:val="0"/>
        <w:spacing w:line="560" w:lineRule="exact"/>
        <w:ind w:firstLine="639" w:firstLineChars="213"/>
        <w:rPr>
          <w:rFonts w:ascii="仿宋_GB2312" w:hAnsi="仿宋" w:eastAsia="仿宋_GB2312"/>
          <w:color w:val="auto"/>
          <w:sz w:val="30"/>
          <w:szCs w:val="30"/>
        </w:rPr>
      </w:pPr>
      <w:r>
        <w:rPr>
          <w:rFonts w:hint="eastAsia" w:ascii="仿宋_GB2312" w:hAnsi="仿宋" w:eastAsia="仿宋_GB2312"/>
          <w:color w:val="auto"/>
          <w:sz w:val="30"/>
          <w:szCs w:val="30"/>
        </w:rPr>
        <w:t>21</w:t>
      </w:r>
      <w:r>
        <w:rPr>
          <w:rFonts w:ascii="仿宋_GB2312" w:hAnsi="仿宋" w:eastAsia="仿宋_GB2312"/>
          <w:color w:val="auto"/>
          <w:sz w:val="30"/>
          <w:szCs w:val="30"/>
        </w:rPr>
        <w:t>.</w:t>
      </w:r>
      <w:r>
        <w:rPr>
          <w:rFonts w:hint="eastAsia" w:ascii="仿宋_GB2312" w:hAnsi="仿宋" w:eastAsia="仿宋_GB2312"/>
          <w:color w:val="auto"/>
          <w:sz w:val="30"/>
          <w:szCs w:val="30"/>
        </w:rPr>
        <w:t>所有者权益总额：指企业资产扣除负债后，由所有者享有的剩余权益。依照《国有企业财务会计决算报表》中资产负债表有关数据填列。</w:t>
      </w:r>
    </w:p>
    <w:p>
      <w:pPr>
        <w:pStyle w:val="4"/>
        <w:adjustRightInd w:val="0"/>
        <w:snapToGrid w:val="0"/>
        <w:spacing w:line="560" w:lineRule="exact"/>
        <w:ind w:firstLine="639" w:firstLineChars="213"/>
        <w:rPr>
          <w:rFonts w:ascii="仿宋_GB2312" w:hAnsi="仿宋" w:eastAsia="仿宋_GB2312"/>
          <w:color w:val="auto"/>
          <w:sz w:val="30"/>
          <w:szCs w:val="30"/>
          <w:lang w:val="en"/>
        </w:rPr>
      </w:pPr>
      <w:r>
        <w:rPr>
          <w:rFonts w:hint="eastAsia" w:ascii="仿宋_GB2312" w:hAnsi="仿宋" w:eastAsia="仿宋_GB2312"/>
          <w:color w:val="auto"/>
          <w:sz w:val="30"/>
          <w:szCs w:val="30"/>
        </w:rPr>
        <w:t>22</w:t>
      </w:r>
      <w:r>
        <w:rPr>
          <w:rFonts w:ascii="仿宋_GB2312" w:hAnsi="仿宋" w:eastAsia="仿宋_GB2312"/>
          <w:color w:val="auto"/>
          <w:sz w:val="30"/>
          <w:szCs w:val="30"/>
        </w:rPr>
        <w:t>.</w:t>
      </w:r>
      <w:r>
        <w:rPr>
          <w:rFonts w:hint="eastAsia" w:ascii="仿宋_GB2312" w:hAnsi="仿宋" w:eastAsia="仿宋_GB2312"/>
          <w:color w:val="auto"/>
          <w:sz w:val="30"/>
          <w:szCs w:val="30"/>
        </w:rPr>
        <w:t>归属于母公司所有者权益总额：指企业资产扣除负债后，由所有者享有的剩余权益归属母公司的部分。依照《国有企业财务会计决算报表》中资产负债表有关数据填列，若不编制合并报表的，按所有者权益数填列。</w:t>
      </w:r>
    </w:p>
    <w:p>
      <w:pPr>
        <w:pStyle w:val="4"/>
        <w:adjustRightInd w:val="0"/>
        <w:snapToGrid w:val="0"/>
        <w:spacing w:line="560" w:lineRule="exact"/>
        <w:ind w:firstLine="639" w:firstLineChars="213"/>
        <w:rPr>
          <w:rFonts w:ascii="仿宋_GB2312" w:hAnsi="仿宋" w:eastAsia="仿宋_GB2312"/>
          <w:color w:val="auto"/>
          <w:sz w:val="30"/>
          <w:szCs w:val="30"/>
        </w:rPr>
      </w:pPr>
      <w:r>
        <w:rPr>
          <w:rFonts w:hint="eastAsia" w:ascii="仿宋_GB2312" w:hAnsi="仿宋" w:eastAsia="仿宋_GB2312"/>
          <w:color w:val="auto"/>
          <w:sz w:val="30"/>
          <w:szCs w:val="30"/>
        </w:rPr>
        <w:t>2</w:t>
      </w:r>
      <w:r>
        <w:rPr>
          <w:rFonts w:ascii="仿宋_GB2312" w:hAnsi="仿宋" w:eastAsia="仿宋_GB2312"/>
          <w:color w:val="auto"/>
          <w:sz w:val="30"/>
          <w:szCs w:val="30"/>
        </w:rPr>
        <w:t>3</w:t>
      </w:r>
      <w:r>
        <w:rPr>
          <w:rFonts w:hint="eastAsia" w:ascii="仿宋_GB2312" w:hAnsi="仿宋" w:eastAsia="仿宋_GB2312"/>
          <w:color w:val="auto"/>
          <w:sz w:val="30"/>
          <w:szCs w:val="30"/>
        </w:rPr>
        <w:t>.是否编报国有企业财务会计决算：依据被投资单位编报国有企业财务会计决算的实际情况选择是、否填列。</w:t>
      </w:r>
    </w:p>
    <w:p>
      <w:pPr>
        <w:pStyle w:val="4"/>
        <w:adjustRightInd w:val="0"/>
        <w:snapToGrid w:val="0"/>
        <w:spacing w:line="560" w:lineRule="exact"/>
        <w:ind w:firstLine="639" w:firstLineChars="213"/>
        <w:rPr>
          <w:rFonts w:ascii="仿宋_GB2312" w:hAnsi="仿宋" w:eastAsia="仿宋_GB2312"/>
          <w:color w:val="auto"/>
          <w:sz w:val="30"/>
          <w:szCs w:val="30"/>
        </w:rPr>
      </w:pPr>
      <w:r>
        <w:rPr>
          <w:rFonts w:hint="eastAsia" w:ascii="仿宋_GB2312" w:hAnsi="仿宋" w:eastAsia="仿宋_GB2312"/>
          <w:color w:val="auto"/>
          <w:sz w:val="30"/>
          <w:szCs w:val="30"/>
        </w:rPr>
        <w:t>2</w:t>
      </w:r>
      <w:r>
        <w:rPr>
          <w:rFonts w:ascii="仿宋_GB2312" w:hAnsi="仿宋" w:eastAsia="仿宋_GB2312"/>
          <w:color w:val="auto"/>
          <w:sz w:val="30"/>
          <w:szCs w:val="30"/>
        </w:rPr>
        <w:t>4.</w:t>
      </w:r>
      <w:r>
        <w:rPr>
          <w:rFonts w:hint="eastAsia" w:ascii="仿宋_GB2312" w:hAnsi="仿宋" w:eastAsia="仿宋_GB2312"/>
          <w:color w:val="auto"/>
          <w:sz w:val="30"/>
          <w:szCs w:val="30"/>
        </w:rPr>
        <w:t>本期实收投资收益：指单位本年度实际收到的全部投资收益，不含企业上缴的企业国有资本收益。</w:t>
      </w:r>
    </w:p>
    <w:p>
      <w:pPr>
        <w:snapToGrid w:val="0"/>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逻辑性审核公式：</w:t>
      </w:r>
    </w:p>
    <w:p>
      <w:pPr>
        <w:snapToGrid w:val="0"/>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表内公式：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w:t>
      </w:r>
      <w:r>
        <w:rPr>
          <w:rFonts w:ascii="仿宋_GB2312" w:eastAsia="仿宋_GB2312"/>
          <w:sz w:val="30"/>
          <w:szCs w:val="30"/>
        </w:rPr>
        <w:t>3~9</w:t>
      </w:r>
      <w:r>
        <w:rPr>
          <w:rFonts w:hint="eastAsia" w:ascii="仿宋_GB2312" w:eastAsia="仿宋_GB2312"/>
          <w:sz w:val="30"/>
          <w:szCs w:val="30"/>
        </w:rPr>
        <w:t>、1</w:t>
      </w:r>
      <w:r>
        <w:rPr>
          <w:rFonts w:ascii="仿宋_GB2312" w:eastAsia="仿宋_GB2312"/>
          <w:sz w:val="30"/>
          <w:szCs w:val="30"/>
        </w:rPr>
        <w:t>2</w:t>
      </w:r>
      <w:r>
        <w:rPr>
          <w:rFonts w:hint="eastAsia" w:ascii="仿宋_GB2312" w:eastAsia="仿宋_GB2312"/>
          <w:sz w:val="30"/>
          <w:szCs w:val="30"/>
        </w:rPr>
        <w:t>、1</w:t>
      </w:r>
      <w:r>
        <w:rPr>
          <w:rFonts w:ascii="仿宋_GB2312" w:eastAsia="仿宋_GB2312"/>
          <w:sz w:val="30"/>
          <w:szCs w:val="30"/>
        </w:rPr>
        <w:t>4~16</w:t>
      </w:r>
      <w:r>
        <w:rPr>
          <w:rFonts w:hint="eastAsia" w:ascii="仿宋_GB2312" w:eastAsia="仿宋_GB2312"/>
          <w:sz w:val="30"/>
          <w:szCs w:val="30"/>
        </w:rPr>
        <w:t>、1</w:t>
      </w:r>
      <w:r>
        <w:rPr>
          <w:rFonts w:ascii="仿宋_GB2312" w:eastAsia="仿宋_GB2312"/>
          <w:sz w:val="30"/>
          <w:szCs w:val="30"/>
        </w:rPr>
        <w:t>8</w:t>
      </w:r>
      <w:r>
        <w:rPr>
          <w:rFonts w:hint="eastAsia" w:ascii="仿宋_GB2312" w:eastAsia="仿宋_GB2312"/>
          <w:sz w:val="30"/>
          <w:szCs w:val="30"/>
        </w:rPr>
        <w:t>、1</w:t>
      </w:r>
      <w:r>
        <w:rPr>
          <w:rFonts w:ascii="仿宋_GB2312" w:eastAsia="仿宋_GB2312"/>
          <w:sz w:val="30"/>
          <w:szCs w:val="30"/>
        </w:rPr>
        <w:t>9</w:t>
      </w:r>
      <w:r>
        <w:rPr>
          <w:rFonts w:hint="eastAsia" w:ascii="仿宋_GB2312" w:eastAsia="仿宋_GB2312"/>
          <w:sz w:val="30"/>
          <w:szCs w:val="30"/>
        </w:rPr>
        <w:t>、2</w:t>
      </w:r>
      <w:r>
        <w:rPr>
          <w:rFonts w:ascii="仿宋_GB2312" w:eastAsia="仿宋_GB2312"/>
          <w:sz w:val="30"/>
          <w:szCs w:val="30"/>
        </w:rPr>
        <w:t>5</w:t>
      </w:r>
      <w:r>
        <w:rPr>
          <w:rFonts w:hint="eastAsia" w:ascii="仿宋_GB2312" w:eastAsia="仿宋_GB2312"/>
          <w:sz w:val="30"/>
          <w:szCs w:val="30"/>
        </w:rPr>
        <w:t>、26、28栏</w:t>
      </w:r>
      <w:r>
        <w:rPr>
          <w:rFonts w:ascii="仿宋_GB2312" w:eastAsia="仿宋_GB2312"/>
          <w:sz w:val="30"/>
          <w:szCs w:val="30"/>
        </w:rPr>
        <w:t>=</w:t>
      </w:r>
      <w:r>
        <w:rPr>
          <w:rFonts w:hint="eastAsia" w:ascii="仿宋_GB2312" w:eastAsia="仿宋_GB2312"/>
          <w:sz w:val="30"/>
          <w:szCs w:val="30"/>
        </w:rPr>
        <w:t>各浮动行3</w:t>
      </w:r>
      <w:r>
        <w:rPr>
          <w:rFonts w:ascii="仿宋_GB2312" w:eastAsia="仿宋_GB2312"/>
          <w:sz w:val="30"/>
          <w:szCs w:val="30"/>
        </w:rPr>
        <w:t>~</w:t>
      </w:r>
      <w:r>
        <w:rPr>
          <w:rFonts w:hint="eastAsia" w:ascii="仿宋_GB2312" w:eastAsia="仿宋_GB2312"/>
          <w:sz w:val="30"/>
          <w:szCs w:val="30"/>
        </w:rPr>
        <w:t>9、12、14</w:t>
      </w:r>
      <w:r>
        <w:rPr>
          <w:rFonts w:ascii="仿宋_GB2312" w:eastAsia="仿宋_GB2312"/>
          <w:sz w:val="30"/>
          <w:szCs w:val="30"/>
        </w:rPr>
        <w:t>~1</w:t>
      </w:r>
      <w:r>
        <w:rPr>
          <w:rFonts w:hint="eastAsia" w:ascii="仿宋_GB2312" w:eastAsia="仿宋_GB2312"/>
          <w:sz w:val="30"/>
          <w:szCs w:val="30"/>
        </w:rPr>
        <w:t>6、18、19、25、26、28栏之和</w:t>
      </w:r>
      <w:r>
        <w:rPr>
          <w:rFonts w:ascii="仿宋_GB2312" w:eastAsia="仿宋_GB2312"/>
          <w:sz w:val="30"/>
          <w:szCs w:val="30"/>
        </w:rPr>
        <w:t>；</w:t>
      </w:r>
    </w:p>
    <w:p>
      <w:pPr>
        <w:numPr>
          <w:ilvl w:val="0"/>
          <w:numId w:val="6"/>
        </w:numPr>
        <w:spacing w:line="560" w:lineRule="exact"/>
        <w:rPr>
          <w:rFonts w:ascii="仿宋_GB2312" w:eastAsia="仿宋_GB2312"/>
          <w:sz w:val="30"/>
          <w:szCs w:val="30"/>
        </w:rPr>
      </w:pPr>
      <w:bookmarkStart w:id="14" w:name="_Hlk525825747"/>
      <w:r>
        <w:rPr>
          <w:rFonts w:hint="eastAsia" w:ascii="仿宋_GB2312" w:eastAsia="仿宋_GB2312"/>
          <w:sz w:val="30"/>
          <w:szCs w:val="30"/>
        </w:rPr>
        <w:t>1、</w:t>
      </w:r>
      <w:r>
        <w:rPr>
          <w:rFonts w:ascii="仿宋_GB2312" w:eastAsia="仿宋_GB2312"/>
          <w:sz w:val="30"/>
          <w:szCs w:val="30"/>
        </w:rPr>
        <w:t>10</w:t>
      </w:r>
      <w:r>
        <w:rPr>
          <w:rFonts w:hint="eastAsia" w:ascii="仿宋_GB2312" w:eastAsia="仿宋_GB2312"/>
          <w:sz w:val="30"/>
          <w:szCs w:val="30"/>
        </w:rPr>
        <w:t>~1</w:t>
      </w:r>
      <w:r>
        <w:rPr>
          <w:rFonts w:ascii="仿宋_GB2312" w:eastAsia="仿宋_GB2312"/>
          <w:sz w:val="30"/>
          <w:szCs w:val="30"/>
        </w:rPr>
        <w:t>3</w:t>
      </w:r>
      <w:r>
        <w:rPr>
          <w:rFonts w:hint="eastAsia" w:ascii="仿宋_GB2312" w:eastAsia="仿宋_GB2312"/>
          <w:sz w:val="30"/>
          <w:szCs w:val="30"/>
        </w:rPr>
        <w:t>栏不为空；</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w:t>
      </w:r>
      <w:r>
        <w:rPr>
          <w:rFonts w:ascii="仿宋_GB2312" w:eastAsia="仿宋_GB2312"/>
          <w:sz w:val="30"/>
          <w:szCs w:val="30"/>
        </w:rPr>
        <w:t>3</w:t>
      </w:r>
      <w:r>
        <w:rPr>
          <w:rFonts w:hint="eastAsia" w:ascii="仿宋_GB2312" w:eastAsia="仿宋_GB2312"/>
          <w:sz w:val="30"/>
          <w:szCs w:val="30"/>
        </w:rPr>
        <w:t>栏≥</w:t>
      </w:r>
      <w:r>
        <w:rPr>
          <w:rFonts w:ascii="仿宋_GB2312" w:eastAsia="仿宋_GB2312"/>
          <w:sz w:val="30"/>
          <w:szCs w:val="30"/>
        </w:rPr>
        <w:t>0;</w:t>
      </w:r>
    </w:p>
    <w:bookmarkEnd w:id="14"/>
    <w:p>
      <w:pPr>
        <w:numPr>
          <w:ilvl w:val="0"/>
          <w:numId w:val="6"/>
        </w:numPr>
        <w:spacing w:line="560" w:lineRule="exact"/>
        <w:rPr>
          <w:rFonts w:ascii="仿宋_GB2312" w:eastAsia="仿宋_GB2312"/>
          <w:sz w:val="30"/>
          <w:szCs w:val="30"/>
        </w:rPr>
      </w:pPr>
      <w:r>
        <w:rPr>
          <w:rFonts w:ascii="仿宋_GB2312" w:eastAsia="仿宋_GB2312"/>
          <w:sz w:val="30"/>
          <w:szCs w:val="30"/>
        </w:rPr>
        <w:t>3</w:t>
      </w:r>
      <w:r>
        <w:rPr>
          <w:rFonts w:hint="eastAsia" w:ascii="仿宋_GB2312" w:eastAsia="仿宋_GB2312"/>
          <w:sz w:val="30"/>
          <w:szCs w:val="30"/>
        </w:rPr>
        <w:t>栏</w:t>
      </w:r>
      <w:r>
        <w:rPr>
          <w:rFonts w:ascii="仿宋_GB2312" w:eastAsia="仿宋_GB2312"/>
          <w:sz w:val="30"/>
          <w:szCs w:val="30"/>
        </w:rPr>
        <w:t>=</w:t>
      </w:r>
      <w:r>
        <w:rPr>
          <w:rFonts w:hint="eastAsia" w:ascii="仿宋_GB2312" w:eastAsia="仿宋_GB2312"/>
          <w:sz w:val="30"/>
          <w:szCs w:val="30"/>
        </w:rPr>
        <w:t>（4+5</w:t>
      </w:r>
      <w:r>
        <w:rPr>
          <w:rFonts w:ascii="仿宋_GB2312" w:eastAsia="仿宋_GB2312"/>
          <w:sz w:val="30"/>
          <w:szCs w:val="30"/>
        </w:rPr>
        <w:t>+</w:t>
      </w:r>
      <w:r>
        <w:rPr>
          <w:rFonts w:hint="eastAsia" w:ascii="仿宋_GB2312" w:eastAsia="仿宋_GB2312"/>
          <w:sz w:val="30"/>
          <w:szCs w:val="30"/>
        </w:rPr>
        <w:t>6</w:t>
      </w:r>
      <w:r>
        <w:rPr>
          <w:rFonts w:ascii="仿宋_GB2312" w:eastAsia="仿宋_GB2312"/>
          <w:sz w:val="30"/>
          <w:szCs w:val="30"/>
        </w:rPr>
        <w:t>+</w:t>
      </w:r>
      <w:r>
        <w:rPr>
          <w:rFonts w:hint="eastAsia" w:ascii="仿宋_GB2312" w:eastAsia="仿宋_GB2312"/>
          <w:sz w:val="30"/>
          <w:szCs w:val="30"/>
        </w:rPr>
        <w:t>9）栏</w:t>
      </w:r>
      <w:r>
        <w:rPr>
          <w:rFonts w:ascii="仿宋_GB2312" w:eastAsia="仿宋_GB2312"/>
          <w:sz w:val="30"/>
          <w:szCs w:val="30"/>
        </w:rPr>
        <w:t>；</w:t>
      </w:r>
    </w:p>
    <w:p>
      <w:pPr>
        <w:numPr>
          <w:ilvl w:val="0"/>
          <w:numId w:val="6"/>
        </w:numPr>
        <w:spacing w:line="560" w:lineRule="exact"/>
        <w:rPr>
          <w:rFonts w:ascii="仿宋_GB2312" w:eastAsia="仿宋_GB2312"/>
          <w:sz w:val="30"/>
          <w:szCs w:val="30"/>
        </w:rPr>
      </w:pPr>
      <w:r>
        <w:rPr>
          <w:rFonts w:ascii="仿宋_GB2312" w:eastAsia="仿宋_GB2312"/>
          <w:sz w:val="30"/>
          <w:szCs w:val="30"/>
        </w:rPr>
        <w:t>6</w:t>
      </w:r>
      <w:r>
        <w:rPr>
          <w:rFonts w:hint="eastAsia" w:ascii="仿宋_GB2312" w:eastAsia="仿宋_GB2312"/>
          <w:sz w:val="30"/>
          <w:szCs w:val="30"/>
        </w:rPr>
        <w:t>栏≥（7</w:t>
      </w:r>
      <w:r>
        <w:rPr>
          <w:rFonts w:ascii="仿宋_GB2312" w:eastAsia="仿宋_GB2312"/>
          <w:sz w:val="30"/>
          <w:szCs w:val="30"/>
        </w:rPr>
        <w:t>+</w:t>
      </w:r>
      <w:r>
        <w:rPr>
          <w:rFonts w:hint="eastAsia" w:ascii="仿宋_GB2312" w:eastAsia="仿宋_GB2312"/>
          <w:sz w:val="30"/>
          <w:szCs w:val="30"/>
        </w:rPr>
        <w:t>8）栏；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w:t>
      </w:r>
      <w:r>
        <w:rPr>
          <w:rFonts w:ascii="仿宋_GB2312" w:eastAsia="仿宋_GB2312"/>
          <w:sz w:val="30"/>
          <w:szCs w:val="30"/>
        </w:rPr>
        <w:t>1</w:t>
      </w:r>
      <w:r>
        <w:rPr>
          <w:rFonts w:hint="eastAsia" w:ascii="仿宋_GB2312" w:eastAsia="仿宋_GB2312"/>
          <w:sz w:val="30"/>
          <w:szCs w:val="30"/>
        </w:rPr>
        <w:t>栏≥“20</w:t>
      </w:r>
      <w:r>
        <w:rPr>
          <w:rFonts w:ascii="仿宋_GB2312" w:eastAsia="仿宋_GB2312"/>
          <w:sz w:val="30"/>
          <w:szCs w:val="30"/>
        </w:rPr>
        <w:t>22</w:t>
      </w:r>
      <w:r>
        <w:rPr>
          <w:rFonts w:hint="eastAsia" w:ascii="仿宋_GB2312" w:eastAsia="仿宋_GB2312"/>
          <w:sz w:val="30"/>
          <w:szCs w:val="30"/>
        </w:rPr>
        <w:t>年1月1日”时，1</w:t>
      </w:r>
      <w:r>
        <w:rPr>
          <w:rFonts w:ascii="仿宋_GB2312" w:eastAsia="仿宋_GB2312"/>
          <w:sz w:val="30"/>
          <w:szCs w:val="30"/>
        </w:rPr>
        <w:t>5</w:t>
      </w:r>
      <w:r>
        <w:rPr>
          <w:rFonts w:hint="eastAsia" w:ascii="仿宋_GB2312" w:eastAsia="仿宋_GB2312"/>
          <w:sz w:val="30"/>
          <w:szCs w:val="30"/>
        </w:rPr>
        <w:t>栏+1</w:t>
      </w:r>
      <w:r>
        <w:rPr>
          <w:rFonts w:ascii="仿宋_GB2312" w:eastAsia="仿宋_GB2312"/>
          <w:sz w:val="30"/>
          <w:szCs w:val="30"/>
        </w:rPr>
        <w:t>9</w:t>
      </w:r>
      <w:r>
        <w:rPr>
          <w:rFonts w:hint="eastAsia" w:ascii="仿宋_GB2312" w:eastAsia="仿宋_GB2312"/>
          <w:sz w:val="30"/>
          <w:szCs w:val="30"/>
        </w:rPr>
        <w:t>栏＞0；</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w:t>
      </w:r>
      <w:r>
        <w:rPr>
          <w:rFonts w:ascii="仿宋_GB2312" w:eastAsia="仿宋_GB2312"/>
          <w:sz w:val="30"/>
          <w:szCs w:val="30"/>
        </w:rPr>
        <w:t>3</w:t>
      </w:r>
      <w:r>
        <w:rPr>
          <w:rFonts w:hint="eastAsia" w:ascii="仿宋_GB2312" w:eastAsia="仿宋_GB2312"/>
          <w:sz w:val="30"/>
          <w:szCs w:val="30"/>
        </w:rPr>
        <w:t>栏=“长期债券投资”或“短期投资”时，1</w:t>
      </w:r>
      <w:r>
        <w:rPr>
          <w:rFonts w:ascii="仿宋_GB2312" w:eastAsia="仿宋_GB2312"/>
          <w:sz w:val="30"/>
          <w:szCs w:val="30"/>
        </w:rPr>
        <w:t>4</w:t>
      </w:r>
      <w:r>
        <w:rPr>
          <w:rFonts w:hint="eastAsia" w:ascii="仿宋_GB2312" w:eastAsia="仿宋_GB2312"/>
          <w:sz w:val="30"/>
          <w:szCs w:val="30"/>
        </w:rPr>
        <w:t>栏、1</w:t>
      </w:r>
      <w:r>
        <w:rPr>
          <w:rFonts w:ascii="仿宋_GB2312" w:eastAsia="仿宋_GB2312"/>
          <w:sz w:val="30"/>
          <w:szCs w:val="30"/>
        </w:rPr>
        <w:t>6</w:t>
      </w:r>
      <w:r>
        <w:rPr>
          <w:rFonts w:hint="eastAsia" w:ascii="仿宋_GB2312" w:eastAsia="仿宋_GB2312"/>
          <w:sz w:val="30"/>
          <w:szCs w:val="30"/>
        </w:rPr>
        <w:t>栏不能为空，1</w:t>
      </w:r>
      <w:r>
        <w:rPr>
          <w:rFonts w:ascii="仿宋_GB2312" w:eastAsia="仿宋_GB2312"/>
          <w:sz w:val="30"/>
          <w:szCs w:val="30"/>
        </w:rPr>
        <w:t>7</w:t>
      </w:r>
      <w:r>
        <w:rPr>
          <w:rFonts w:hint="eastAsia" w:ascii="仿宋_GB2312" w:eastAsia="仿宋_GB2312"/>
          <w:sz w:val="30"/>
          <w:szCs w:val="30"/>
        </w:rPr>
        <w:t>~2</w:t>
      </w:r>
      <w:r>
        <w:rPr>
          <w:rFonts w:ascii="仿宋_GB2312" w:eastAsia="仿宋_GB2312"/>
          <w:sz w:val="30"/>
          <w:szCs w:val="30"/>
        </w:rPr>
        <w:t>4</w:t>
      </w:r>
      <w:r>
        <w:rPr>
          <w:rFonts w:hint="eastAsia" w:ascii="仿宋_GB2312" w:eastAsia="仿宋_GB2312"/>
          <w:sz w:val="30"/>
          <w:szCs w:val="30"/>
        </w:rPr>
        <w:t>栏必须为空；</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w:t>
      </w:r>
      <w:r>
        <w:rPr>
          <w:rFonts w:ascii="仿宋_GB2312" w:eastAsia="仿宋_GB2312"/>
          <w:sz w:val="30"/>
          <w:szCs w:val="30"/>
        </w:rPr>
        <w:t>3</w:t>
      </w:r>
      <w:r>
        <w:rPr>
          <w:rFonts w:hint="eastAsia" w:ascii="仿宋_GB2312" w:eastAsia="仿宋_GB2312"/>
          <w:sz w:val="30"/>
          <w:szCs w:val="30"/>
        </w:rPr>
        <w:t>栏=“长期股权投资”时，1</w:t>
      </w:r>
      <w:r>
        <w:rPr>
          <w:rFonts w:ascii="仿宋_GB2312" w:eastAsia="仿宋_GB2312"/>
          <w:sz w:val="30"/>
          <w:szCs w:val="30"/>
        </w:rPr>
        <w:t>7</w:t>
      </w:r>
      <w:r>
        <w:rPr>
          <w:rFonts w:hint="eastAsia" w:ascii="仿宋_GB2312" w:eastAsia="仿宋_GB2312"/>
          <w:sz w:val="30"/>
          <w:szCs w:val="30"/>
        </w:rPr>
        <w:t>~1</w:t>
      </w:r>
      <w:r>
        <w:rPr>
          <w:rFonts w:ascii="仿宋_GB2312" w:eastAsia="仿宋_GB2312"/>
          <w:sz w:val="30"/>
          <w:szCs w:val="30"/>
        </w:rPr>
        <w:t>8</w:t>
      </w:r>
      <w:r>
        <w:rPr>
          <w:rFonts w:hint="eastAsia" w:ascii="仿宋_GB2312" w:eastAsia="仿宋_GB2312"/>
          <w:sz w:val="30"/>
          <w:szCs w:val="30"/>
        </w:rPr>
        <w:t>栏、</w:t>
      </w:r>
      <w:r>
        <w:rPr>
          <w:rFonts w:ascii="仿宋_GB2312" w:eastAsia="仿宋_GB2312"/>
          <w:sz w:val="30"/>
          <w:szCs w:val="30"/>
        </w:rPr>
        <w:t>20</w:t>
      </w:r>
      <w:r>
        <w:rPr>
          <w:rFonts w:hint="eastAsia" w:ascii="仿宋_GB2312" w:eastAsia="仿宋_GB2312"/>
          <w:sz w:val="30"/>
          <w:szCs w:val="30"/>
        </w:rPr>
        <w:t>~2</w:t>
      </w:r>
      <w:r>
        <w:rPr>
          <w:rFonts w:ascii="仿宋_GB2312" w:eastAsia="仿宋_GB2312"/>
          <w:sz w:val="30"/>
          <w:szCs w:val="30"/>
        </w:rPr>
        <w:t>4</w:t>
      </w:r>
      <w:r>
        <w:rPr>
          <w:rFonts w:hint="eastAsia" w:ascii="仿宋_GB2312" w:eastAsia="仿宋_GB2312"/>
          <w:sz w:val="30"/>
          <w:szCs w:val="30"/>
        </w:rPr>
        <w:t>栏不能为空，1</w:t>
      </w:r>
      <w:r>
        <w:rPr>
          <w:rFonts w:ascii="仿宋_GB2312" w:eastAsia="仿宋_GB2312"/>
          <w:sz w:val="30"/>
          <w:szCs w:val="30"/>
        </w:rPr>
        <w:t>4</w:t>
      </w:r>
      <w:r>
        <w:rPr>
          <w:rFonts w:hint="eastAsia" w:ascii="仿宋_GB2312" w:eastAsia="仿宋_GB2312"/>
          <w:sz w:val="30"/>
          <w:szCs w:val="30"/>
        </w:rPr>
        <w:t>~1</w:t>
      </w:r>
      <w:r>
        <w:rPr>
          <w:rFonts w:ascii="仿宋_GB2312" w:eastAsia="仿宋_GB2312"/>
          <w:sz w:val="30"/>
          <w:szCs w:val="30"/>
        </w:rPr>
        <w:t>6</w:t>
      </w:r>
      <w:r>
        <w:rPr>
          <w:rFonts w:hint="eastAsia" w:ascii="仿宋_GB2312" w:eastAsia="仿宋_GB2312"/>
          <w:sz w:val="30"/>
          <w:szCs w:val="30"/>
        </w:rPr>
        <w:t>栏必须为空；</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13栏=“长期股权投资”且12栏＞0且20栏=100时，25栏=26栏＞0；</w:t>
      </w:r>
    </w:p>
    <w:p>
      <w:pPr>
        <w:numPr>
          <w:ilvl w:val="0"/>
          <w:numId w:val="6"/>
        </w:numPr>
        <w:spacing w:line="560" w:lineRule="exact"/>
        <w:rPr>
          <w:rFonts w:ascii="仿宋_GB2312"/>
          <w:sz w:val="30"/>
        </w:rPr>
      </w:pPr>
      <w:r>
        <w:rPr>
          <w:rFonts w:ascii="仿宋_GB2312" w:eastAsia="仿宋_GB2312"/>
          <w:sz w:val="30"/>
          <w:szCs w:val="30"/>
        </w:rPr>
        <w:t>21</w:t>
      </w:r>
      <w:r>
        <w:rPr>
          <w:rFonts w:hint="eastAsia" w:ascii="仿宋_GB2312" w:eastAsia="仿宋_GB2312"/>
          <w:sz w:val="30"/>
          <w:szCs w:val="30"/>
        </w:rPr>
        <w:t>栏为</w:t>
      </w:r>
      <w:r>
        <w:rPr>
          <w:rFonts w:hint="eastAsia" w:ascii="仿宋_GB2312" w:hAnsi="仿宋" w:eastAsia="仿宋_GB2312"/>
          <w:sz w:val="30"/>
          <w:szCs w:val="30"/>
        </w:rPr>
        <w:t>“国有独资、国有控股、国有实际控制”</w:t>
      </w:r>
      <w:r>
        <w:rPr>
          <w:rFonts w:hint="eastAsia" w:ascii="仿宋_GB2312" w:eastAsia="仿宋_GB2312"/>
          <w:sz w:val="30"/>
          <w:szCs w:val="30"/>
        </w:rPr>
        <w:t>时，</w:t>
      </w:r>
      <w:r>
        <w:rPr>
          <w:rFonts w:ascii="仿宋_GB2312" w:eastAsia="仿宋_GB2312"/>
          <w:sz w:val="30"/>
          <w:szCs w:val="30"/>
        </w:rPr>
        <w:t>25</w:t>
      </w:r>
      <w:r>
        <w:rPr>
          <w:rFonts w:hint="eastAsia" w:ascii="仿宋_GB2312" w:eastAsia="仿宋_GB2312"/>
          <w:sz w:val="30"/>
          <w:szCs w:val="30"/>
        </w:rPr>
        <w:t>栏、2</w:t>
      </w:r>
      <w:r>
        <w:rPr>
          <w:rFonts w:ascii="仿宋_GB2312" w:eastAsia="仿宋_GB2312"/>
          <w:sz w:val="30"/>
          <w:szCs w:val="30"/>
        </w:rPr>
        <w:t>6</w:t>
      </w:r>
      <w:r>
        <w:rPr>
          <w:rFonts w:hint="eastAsia" w:ascii="仿宋_GB2312" w:eastAsia="仿宋_GB2312"/>
          <w:sz w:val="30"/>
          <w:szCs w:val="30"/>
        </w:rPr>
        <w:t>栏不能为空；</w:t>
      </w:r>
    </w:p>
    <w:p>
      <w:pPr>
        <w:numPr>
          <w:ilvl w:val="0"/>
          <w:numId w:val="6"/>
        </w:numPr>
        <w:spacing w:line="560" w:lineRule="exact"/>
        <w:rPr>
          <w:rFonts w:ascii="仿宋_GB2312"/>
          <w:sz w:val="30"/>
        </w:rPr>
      </w:pPr>
      <w:r>
        <w:rPr>
          <w:rFonts w:ascii="仿宋_GB2312" w:eastAsia="仿宋_GB2312"/>
          <w:sz w:val="30"/>
          <w:szCs w:val="30"/>
        </w:rPr>
        <w:t>21</w:t>
      </w:r>
      <w:r>
        <w:rPr>
          <w:rFonts w:hint="eastAsia" w:ascii="仿宋_GB2312" w:eastAsia="仿宋_GB2312"/>
          <w:sz w:val="30"/>
          <w:szCs w:val="30"/>
        </w:rPr>
        <w:t>栏为 “国有独资”时，2</w:t>
      </w:r>
      <w:r>
        <w:rPr>
          <w:rFonts w:ascii="仿宋_GB2312" w:eastAsia="仿宋_GB2312"/>
          <w:sz w:val="30"/>
          <w:szCs w:val="30"/>
        </w:rPr>
        <w:t>0</w:t>
      </w:r>
      <w:r>
        <w:rPr>
          <w:rFonts w:hint="eastAsia" w:ascii="仿宋_GB2312" w:eastAsia="仿宋_GB2312"/>
          <w:sz w:val="30"/>
          <w:szCs w:val="30"/>
        </w:rPr>
        <w:t>栏“期末持股比例（</w:t>
      </w:r>
      <w:r>
        <w:rPr>
          <w:rFonts w:ascii="仿宋_GB2312" w:eastAsia="仿宋_GB2312"/>
          <w:sz w:val="30"/>
          <w:szCs w:val="30"/>
        </w:rPr>
        <w:t>%</w:t>
      </w:r>
      <w:r>
        <w:rPr>
          <w:rFonts w:hint="eastAsia" w:ascii="仿宋_GB2312" w:eastAsia="仿宋_GB2312"/>
          <w:sz w:val="30"/>
          <w:szCs w:val="30"/>
        </w:rPr>
        <w:t>）”应为1</w:t>
      </w:r>
      <w:r>
        <w:rPr>
          <w:rFonts w:ascii="仿宋_GB2312" w:eastAsia="仿宋_GB2312"/>
          <w:sz w:val="30"/>
          <w:szCs w:val="30"/>
        </w:rPr>
        <w:t>00%</w:t>
      </w:r>
      <w:r>
        <w:rPr>
          <w:rFonts w:hint="eastAsia" w:ascii="仿宋_GB2312" w:eastAsia="仿宋_GB2312"/>
          <w:sz w:val="30"/>
          <w:szCs w:val="30"/>
        </w:rPr>
        <w:t>；</w:t>
      </w:r>
    </w:p>
    <w:p>
      <w:pPr>
        <w:numPr>
          <w:ilvl w:val="0"/>
          <w:numId w:val="6"/>
        </w:numPr>
        <w:spacing w:line="560" w:lineRule="exact"/>
        <w:rPr>
          <w:rFonts w:ascii="仿宋_GB2312"/>
          <w:sz w:val="30"/>
        </w:rPr>
      </w:pPr>
      <w:r>
        <w:rPr>
          <w:rFonts w:ascii="仿宋_GB2312" w:eastAsia="仿宋_GB2312"/>
          <w:sz w:val="30"/>
          <w:szCs w:val="30"/>
        </w:rPr>
        <w:t>27</w:t>
      </w:r>
      <w:r>
        <w:rPr>
          <w:rFonts w:hint="eastAsia" w:ascii="仿宋_GB2312" w:eastAsia="仿宋_GB2312"/>
          <w:sz w:val="30"/>
          <w:szCs w:val="30"/>
        </w:rPr>
        <w:t>栏不能为空；</w:t>
      </w:r>
    </w:p>
    <w:p>
      <w:pPr>
        <w:numPr>
          <w:ilvl w:val="0"/>
          <w:numId w:val="6"/>
        </w:numPr>
        <w:spacing w:line="560" w:lineRule="exact"/>
        <w:rPr>
          <w:rFonts w:ascii="仿宋_GB2312"/>
          <w:sz w:val="30"/>
        </w:rPr>
      </w:pPr>
      <w:r>
        <w:rPr>
          <w:rFonts w:hint="eastAsia" w:ascii="仿宋_GB2312" w:eastAsia="仿宋_GB2312"/>
          <w:sz w:val="30"/>
          <w:szCs w:val="30"/>
        </w:rPr>
        <w:t>当1</w:t>
      </w:r>
      <w:r>
        <w:rPr>
          <w:rFonts w:ascii="仿宋_GB2312" w:eastAsia="仿宋_GB2312"/>
          <w:sz w:val="30"/>
          <w:szCs w:val="30"/>
        </w:rPr>
        <w:t>3</w:t>
      </w:r>
      <w:r>
        <w:rPr>
          <w:rFonts w:hint="eastAsia" w:ascii="仿宋_GB2312" w:eastAsia="仿宋_GB2312"/>
          <w:sz w:val="30"/>
          <w:szCs w:val="30"/>
        </w:rPr>
        <w:t>栏投资性质选择“长期股权投资”时，</w:t>
      </w:r>
      <w:r>
        <w:rPr>
          <w:rFonts w:ascii="仿宋_GB2312" w:eastAsia="仿宋_GB2312"/>
          <w:sz w:val="30"/>
          <w:szCs w:val="30"/>
        </w:rPr>
        <w:t>2</w:t>
      </w:r>
      <w:r>
        <w:rPr>
          <w:rFonts w:hint="eastAsia" w:ascii="仿宋_GB2312" w:eastAsia="仿宋_GB2312"/>
          <w:sz w:val="30"/>
          <w:szCs w:val="30"/>
        </w:rPr>
        <w:t>栏“被投资单位统一社会信用代码”不能为空。且</w:t>
      </w:r>
      <w:r>
        <w:rPr>
          <w:rFonts w:hint="eastAsia" w:ascii="仿宋_GB2312" w:hAnsi="仿宋" w:eastAsia="仿宋_GB2312"/>
          <w:sz w:val="30"/>
        </w:rPr>
        <w:t>被投资单位统一社会信用代码应为18位，编码符合强制性国家标准GB 32100-2015《法人和其他组织统一社会信用代码编码规则》、IDCL规则要求</w:t>
      </w:r>
      <w:r>
        <w:rPr>
          <w:rFonts w:hint="eastAsia" w:ascii="仿宋_GB2312" w:eastAsia="仿宋_GB2312"/>
          <w:sz w:val="30"/>
          <w:szCs w:val="30"/>
        </w:rPr>
        <w:t>；</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当2</w:t>
      </w:r>
      <w:r>
        <w:rPr>
          <w:rFonts w:ascii="仿宋_GB2312" w:eastAsia="仿宋_GB2312"/>
          <w:sz w:val="30"/>
          <w:szCs w:val="30"/>
        </w:rPr>
        <w:t>1</w:t>
      </w:r>
      <w:r>
        <w:rPr>
          <w:rFonts w:hint="eastAsia" w:ascii="仿宋_GB2312" w:eastAsia="仿宋_GB2312"/>
          <w:sz w:val="30"/>
          <w:szCs w:val="30"/>
        </w:rPr>
        <w:t>栏选择“国有独资”时，组织形式只能选择国有企业、集体企业、有限责任公司、政策性银行、商业性银行、保险公司、证券公司、信托投资公司、融资租赁公司、资产管理公司、非银行金融机构-其他、其他；</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当21栏选择“国有控股”时，组织形式只能选择集体企业、联营企业、股份合作企业、有限责任公司、股份有限公司、中外合资企业、中外合作企业、商业性银行、保险公司、证券公司、信托投资公司、融资租赁公司、资产管理公司、非银行金融机构-其他、其他；</w:t>
      </w:r>
    </w:p>
    <w:p>
      <w:pPr>
        <w:numPr>
          <w:ilvl w:val="0"/>
          <w:numId w:val="6"/>
        </w:numPr>
        <w:spacing w:line="560" w:lineRule="exact"/>
        <w:rPr>
          <w:rFonts w:ascii="仿宋_GB2312"/>
          <w:sz w:val="30"/>
        </w:rPr>
      </w:pPr>
      <w:r>
        <w:rPr>
          <w:rFonts w:hint="eastAsia" w:ascii="仿宋_GB2312" w:eastAsia="仿宋_GB2312"/>
          <w:sz w:val="30"/>
          <w:szCs w:val="30"/>
        </w:rPr>
        <w:t>当21栏选择“国有实际控制”时，组织形式只能选择集体企业、联营企业、股份合作企业、有限责任公司、股份有限公司、中外合资企业、中外合作企业、商业性银行、保险公司、证券公司、信托投资公司、融资租赁公司、非银行金融机构-其他、其他；</w:t>
      </w:r>
    </w:p>
    <w:p>
      <w:pPr>
        <w:numPr>
          <w:ilvl w:val="0"/>
          <w:numId w:val="6"/>
        </w:numPr>
        <w:spacing w:line="560" w:lineRule="exact"/>
        <w:rPr>
          <w:rFonts w:ascii="仿宋_GB2312"/>
          <w:sz w:val="30"/>
        </w:rPr>
      </w:pPr>
      <w:r>
        <w:rPr>
          <w:rFonts w:hint="eastAsia" w:ascii="仿宋_GB2312" w:eastAsia="仿宋_GB2312"/>
          <w:sz w:val="30"/>
          <w:szCs w:val="30"/>
        </w:rPr>
        <w:t>当21栏选择“否”时，组织形式只能选择集体企业、联营企业、股份合作企业、有限责任公司、股份有限公司、中外合资企业、中外合作企业、商业性银行、保险公司、证券公司、信托投资公司、融资租赁公司、非银行金融机构-其他、其他。</w:t>
      </w:r>
    </w:p>
    <w:p>
      <w:pPr>
        <w:snapToGrid w:val="0"/>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表间公式</w:t>
      </w:r>
      <w:r>
        <w:rPr>
          <w:rFonts w:ascii="仿宋_GB2312" w:hAnsi="仿宋" w:eastAsia="仿宋_GB2312"/>
          <w:b/>
          <w:sz w:val="30"/>
          <w:szCs w:val="30"/>
        </w:rPr>
        <w:t>：</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当</w:t>
      </w:r>
      <w:r>
        <w:rPr>
          <w:rFonts w:hint="eastAsia" w:ascii="仿宋_GB2312" w:hAnsi="仿宋" w:eastAsia="仿宋_GB2312"/>
          <w:sz w:val="30"/>
          <w:szCs w:val="30"/>
        </w:rPr>
        <w:t>封面单位会计制度选择“</w:t>
      </w:r>
      <w:r>
        <w:rPr>
          <w:rFonts w:ascii="仿宋_GB2312" w:hAnsi="仿宋" w:eastAsia="仿宋_GB2312"/>
          <w:sz w:val="30"/>
          <w:szCs w:val="30"/>
        </w:rPr>
        <w:t>11</w:t>
      </w:r>
      <w:r>
        <w:rPr>
          <w:rFonts w:hint="eastAsia" w:ascii="仿宋_GB2312" w:hAnsi="仿宋" w:eastAsia="仿宋_GB2312"/>
          <w:sz w:val="30"/>
          <w:szCs w:val="30"/>
        </w:rPr>
        <w:t>.政府会计准则制度”，单位基本性质选择“11.共产党机关”、“12.政府机关”、“13.人大</w:t>
      </w:r>
      <w:ins w:id="15" w:author="zyr" w:date="2023-03-22T09:32:20Z">
        <w:r>
          <w:rPr>
            <w:rFonts w:hint="eastAsia" w:ascii="仿宋_GB2312" w:hAnsi="仿宋" w:eastAsia="仿宋_GB2312"/>
            <w:sz w:val="30"/>
            <w:szCs w:val="30"/>
            <w:lang w:val="en-US" w:eastAsia="zh-CN"/>
          </w:rPr>
          <w:t>常委会</w:t>
        </w:r>
      </w:ins>
      <w:r>
        <w:rPr>
          <w:rFonts w:hint="eastAsia" w:ascii="仿宋_GB2312" w:hAnsi="仿宋" w:eastAsia="仿宋_GB2312"/>
          <w:sz w:val="30"/>
          <w:szCs w:val="30"/>
        </w:rPr>
        <w:t>机关”、“14政协机关”、“15.群众团体”、“16.民主党派”、“17.政法机关”或“2</w:t>
      </w:r>
      <w:r>
        <w:rPr>
          <w:rFonts w:ascii="仿宋_GB2312" w:hAnsi="仿宋" w:eastAsia="仿宋_GB2312"/>
          <w:sz w:val="30"/>
          <w:szCs w:val="30"/>
        </w:rPr>
        <w:t>1.</w:t>
      </w:r>
      <w:r>
        <w:rPr>
          <w:rFonts w:hint="eastAsia" w:ascii="仿宋_GB2312" w:hAnsi="仿宋" w:eastAsia="仿宋_GB2312"/>
          <w:sz w:val="30"/>
          <w:szCs w:val="30"/>
        </w:rPr>
        <w:t>参照公务员法管理事业单位”且参照公务员法管理事业单位执行财务规则选择“1</w:t>
      </w:r>
      <w:r>
        <w:rPr>
          <w:rFonts w:ascii="仿宋_GB2312" w:hAnsi="仿宋" w:eastAsia="仿宋_GB2312"/>
          <w:sz w:val="30"/>
          <w:szCs w:val="30"/>
        </w:rPr>
        <w:t>0.</w:t>
      </w:r>
      <w:r>
        <w:rPr>
          <w:rFonts w:hint="eastAsia" w:ascii="仿宋_GB2312" w:hAnsi="仿宋" w:eastAsia="仿宋_GB2312"/>
          <w:sz w:val="30"/>
          <w:szCs w:val="30"/>
        </w:rPr>
        <w:t>行政单位财务规则”，存在对外投资时，</w:t>
      </w:r>
      <w:r>
        <w:rPr>
          <w:rFonts w:hint="eastAsia" w:ascii="仿宋_GB2312" w:eastAsia="仿宋_GB2312"/>
          <w:sz w:val="30"/>
          <w:szCs w:val="30"/>
        </w:rPr>
        <w:t>2</w:t>
      </w:r>
      <w:r>
        <w:rPr>
          <w:rFonts w:ascii="仿宋_GB2312" w:eastAsia="仿宋_GB2312"/>
          <w:sz w:val="30"/>
          <w:szCs w:val="30"/>
        </w:rPr>
        <w:t>9</w:t>
      </w:r>
      <w:r>
        <w:rPr>
          <w:rFonts w:hint="eastAsia" w:ascii="仿宋_GB2312" w:eastAsia="仿宋_GB2312"/>
          <w:sz w:val="30"/>
          <w:szCs w:val="30"/>
        </w:rPr>
        <w:t>栏“</w:t>
      </w:r>
      <w:r>
        <w:rPr>
          <w:rFonts w:ascii="仿宋_GB2312" w:eastAsia="仿宋_GB2312"/>
          <w:sz w:val="30"/>
          <w:szCs w:val="30"/>
        </w:rPr>
        <w:t>备注</w:t>
      </w:r>
      <w:r>
        <w:rPr>
          <w:rFonts w:hint="eastAsia" w:ascii="仿宋_GB2312" w:eastAsia="仿宋_GB2312"/>
          <w:sz w:val="30"/>
          <w:szCs w:val="30"/>
        </w:rPr>
        <w:t>”</w:t>
      </w:r>
      <w:r>
        <w:rPr>
          <w:rFonts w:ascii="仿宋_GB2312" w:eastAsia="仿宋_GB2312"/>
          <w:sz w:val="30"/>
          <w:szCs w:val="30"/>
        </w:rPr>
        <w:t>必填</w:t>
      </w:r>
      <w:r>
        <w:rPr>
          <w:rFonts w:hint="eastAsia" w:ascii="仿宋_GB2312" w:eastAsia="仿宋_GB2312"/>
          <w:sz w:val="30"/>
          <w:szCs w:val="30"/>
        </w:rPr>
        <w:t>，</w:t>
      </w:r>
      <w:r>
        <w:rPr>
          <w:rFonts w:ascii="仿宋_GB2312" w:eastAsia="仿宋_GB2312"/>
          <w:sz w:val="30"/>
          <w:szCs w:val="30"/>
        </w:rPr>
        <w:t>说明</w:t>
      </w:r>
      <w:r>
        <w:rPr>
          <w:rFonts w:hint="eastAsia" w:ascii="仿宋_GB2312" w:eastAsia="仿宋_GB2312"/>
          <w:sz w:val="30"/>
          <w:szCs w:val="30"/>
        </w:rPr>
        <w:t>该</w:t>
      </w:r>
      <w:r>
        <w:rPr>
          <w:rFonts w:ascii="仿宋_GB2312" w:eastAsia="仿宋_GB2312"/>
          <w:sz w:val="30"/>
          <w:szCs w:val="30"/>
        </w:rPr>
        <w:t>单位对外投资的情况</w:t>
      </w:r>
      <w:r>
        <w:rPr>
          <w:rFonts w:hint="eastAsia" w:ascii="仿宋_GB2312" w:eastAsia="仿宋_GB2312"/>
          <w:sz w:val="30"/>
          <w:szCs w:val="30"/>
        </w:rPr>
        <w:t>；</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1行1</w:t>
      </w:r>
      <w:r>
        <w:rPr>
          <w:rFonts w:ascii="仿宋_GB2312" w:eastAsia="仿宋_GB2312"/>
          <w:sz w:val="30"/>
          <w:szCs w:val="30"/>
        </w:rPr>
        <w:t>2</w:t>
      </w:r>
      <w:r>
        <w:rPr>
          <w:rFonts w:hint="eastAsia" w:ascii="仿宋_GB2312" w:eastAsia="仿宋_GB2312"/>
          <w:sz w:val="30"/>
          <w:szCs w:val="30"/>
        </w:rPr>
        <w:t>栏=财资0</w:t>
      </w:r>
      <w:r>
        <w:rPr>
          <w:rFonts w:ascii="仿宋_GB2312" w:eastAsia="仿宋_GB2312"/>
          <w:sz w:val="30"/>
          <w:szCs w:val="30"/>
        </w:rPr>
        <w:t>1</w:t>
      </w:r>
      <w:r>
        <w:rPr>
          <w:rFonts w:hint="eastAsia" w:ascii="仿宋_GB2312" w:eastAsia="仿宋_GB2312"/>
          <w:sz w:val="30"/>
          <w:szCs w:val="30"/>
        </w:rPr>
        <w:t>表（4+</w:t>
      </w:r>
      <w:r>
        <w:rPr>
          <w:rFonts w:ascii="仿宋_GB2312" w:eastAsia="仿宋_GB2312"/>
          <w:sz w:val="30"/>
          <w:szCs w:val="30"/>
        </w:rPr>
        <w:t>17</w:t>
      </w:r>
      <w:r>
        <w:rPr>
          <w:rFonts w:hint="eastAsia" w:ascii="仿宋_GB2312" w:eastAsia="仿宋_GB2312"/>
          <w:sz w:val="30"/>
          <w:szCs w:val="30"/>
        </w:rPr>
        <w:t>+</w:t>
      </w:r>
      <w:r>
        <w:rPr>
          <w:rFonts w:ascii="仿宋_GB2312" w:eastAsia="仿宋_GB2312"/>
          <w:sz w:val="30"/>
          <w:szCs w:val="30"/>
        </w:rPr>
        <w:t>18</w:t>
      </w:r>
      <w:r>
        <w:rPr>
          <w:rFonts w:hint="eastAsia" w:ascii="仿宋_GB2312" w:eastAsia="仿宋_GB2312"/>
          <w:sz w:val="30"/>
          <w:szCs w:val="30"/>
        </w:rPr>
        <w:t>）行2栏。</w:t>
      </w:r>
    </w:p>
    <w:p>
      <w:pPr>
        <w:snapToGrid w:val="0"/>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核实性公式：</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当1</w:t>
      </w:r>
      <w:r>
        <w:rPr>
          <w:rFonts w:ascii="仿宋_GB2312" w:eastAsia="仿宋_GB2312"/>
          <w:sz w:val="30"/>
          <w:szCs w:val="30"/>
        </w:rPr>
        <w:t>3</w:t>
      </w:r>
      <w:r>
        <w:rPr>
          <w:rFonts w:hint="eastAsia" w:ascii="仿宋_GB2312" w:eastAsia="仿宋_GB2312"/>
          <w:sz w:val="30"/>
          <w:szCs w:val="30"/>
        </w:rPr>
        <w:t>栏选择“</w:t>
      </w:r>
      <w:r>
        <w:rPr>
          <w:rFonts w:hint="eastAsia" w:ascii="仿宋_GB2312" w:hAnsi="仿宋" w:eastAsia="仿宋_GB2312"/>
          <w:sz w:val="30"/>
          <w:szCs w:val="30"/>
        </w:rPr>
        <w:t>长期股权投资</w:t>
      </w:r>
      <w:r>
        <w:rPr>
          <w:rFonts w:hint="eastAsia" w:ascii="仿宋_GB2312" w:eastAsia="仿宋_GB2312"/>
          <w:sz w:val="30"/>
          <w:szCs w:val="30"/>
        </w:rPr>
        <w:t>”时，1</w:t>
      </w:r>
      <w:r>
        <w:rPr>
          <w:rFonts w:ascii="仿宋_GB2312" w:eastAsia="仿宋_GB2312"/>
          <w:sz w:val="30"/>
          <w:szCs w:val="30"/>
        </w:rPr>
        <w:t>2</w:t>
      </w:r>
      <w:r>
        <w:rPr>
          <w:rFonts w:hint="eastAsia" w:ascii="仿宋_GB2312" w:eastAsia="仿宋_GB2312"/>
          <w:sz w:val="30"/>
          <w:szCs w:val="30"/>
        </w:rPr>
        <w:t>栏应等于1</w:t>
      </w:r>
      <w:r>
        <w:rPr>
          <w:rFonts w:ascii="仿宋_GB2312" w:eastAsia="仿宋_GB2312"/>
          <w:sz w:val="30"/>
          <w:szCs w:val="30"/>
        </w:rPr>
        <w:t>8</w:t>
      </w:r>
      <w:r>
        <w:rPr>
          <w:rFonts w:hint="eastAsia" w:ascii="仿宋_GB2312" w:eastAsia="仿宋_GB2312"/>
          <w:sz w:val="30"/>
          <w:szCs w:val="30"/>
        </w:rPr>
        <w:t>栏，否则提示核实性错误</w:t>
      </w:r>
      <w:r>
        <w:rPr>
          <w:rFonts w:hint="eastAsia" w:ascii="仿宋_GB2312" w:hAnsi="仿宋" w:eastAsia="仿宋_GB2312"/>
          <w:sz w:val="30"/>
          <w:szCs w:val="30"/>
        </w:rPr>
        <w:t>，需结合实际情况修改或填写情况说明；</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当1</w:t>
      </w:r>
      <w:r>
        <w:rPr>
          <w:rFonts w:ascii="仿宋_GB2312" w:eastAsia="仿宋_GB2312"/>
          <w:sz w:val="30"/>
          <w:szCs w:val="30"/>
        </w:rPr>
        <w:t>7</w:t>
      </w:r>
      <w:r>
        <w:rPr>
          <w:rFonts w:hint="eastAsia" w:ascii="仿宋_GB2312" w:eastAsia="仿宋_GB2312"/>
          <w:sz w:val="30"/>
          <w:szCs w:val="30"/>
        </w:rPr>
        <w:t>栏选择“权益法核算”时，1</w:t>
      </w:r>
      <w:r>
        <w:rPr>
          <w:rFonts w:ascii="仿宋_GB2312" w:eastAsia="仿宋_GB2312"/>
          <w:sz w:val="30"/>
          <w:szCs w:val="30"/>
        </w:rPr>
        <w:t>8</w:t>
      </w:r>
      <w:r>
        <w:rPr>
          <w:rFonts w:hint="eastAsia" w:ascii="仿宋_GB2312" w:eastAsia="仿宋_GB2312"/>
          <w:sz w:val="30"/>
          <w:szCs w:val="30"/>
        </w:rPr>
        <w:t>栏应等于2</w:t>
      </w:r>
      <w:r>
        <w:rPr>
          <w:rFonts w:ascii="仿宋_GB2312" w:eastAsia="仿宋_GB2312"/>
          <w:sz w:val="30"/>
          <w:szCs w:val="30"/>
        </w:rPr>
        <w:t>0</w:t>
      </w:r>
      <w:r>
        <w:rPr>
          <w:rFonts w:hint="eastAsia" w:ascii="仿宋_GB2312" w:eastAsia="仿宋_GB2312"/>
          <w:sz w:val="30"/>
          <w:szCs w:val="30"/>
        </w:rPr>
        <w:t>栏乘以</w:t>
      </w:r>
      <w:r>
        <w:rPr>
          <w:rFonts w:ascii="仿宋_GB2312" w:eastAsia="仿宋_GB2312"/>
          <w:sz w:val="30"/>
          <w:szCs w:val="30"/>
        </w:rPr>
        <w:t>26</w:t>
      </w:r>
      <w:r>
        <w:rPr>
          <w:rFonts w:hint="eastAsia" w:ascii="仿宋_GB2312" w:eastAsia="仿宋_GB2312"/>
          <w:sz w:val="30"/>
          <w:szCs w:val="30"/>
        </w:rPr>
        <w:t>栏，否则提示核实性错误</w:t>
      </w:r>
      <w:r>
        <w:rPr>
          <w:rFonts w:hint="eastAsia" w:ascii="仿宋_GB2312" w:hAnsi="仿宋" w:eastAsia="仿宋_GB2312"/>
          <w:sz w:val="30"/>
          <w:szCs w:val="30"/>
        </w:rPr>
        <w:t>，需结合实际情况修改或填写情况说明；</w:t>
      </w:r>
    </w:p>
    <w:p>
      <w:pPr>
        <w:numPr>
          <w:ilvl w:val="0"/>
          <w:numId w:val="6"/>
        </w:numPr>
        <w:spacing w:line="560" w:lineRule="exact"/>
        <w:rPr>
          <w:rFonts w:ascii="仿宋_GB2312" w:eastAsia="仿宋_GB2312"/>
          <w:sz w:val="30"/>
          <w:szCs w:val="30"/>
        </w:rPr>
      </w:pPr>
      <w:r>
        <w:rPr>
          <w:rFonts w:ascii="仿宋_GB2312" w:eastAsia="仿宋_GB2312"/>
          <w:sz w:val="30"/>
          <w:szCs w:val="30"/>
        </w:rPr>
        <w:t>9</w:t>
      </w:r>
      <w:r>
        <w:rPr>
          <w:rFonts w:hint="eastAsia" w:ascii="仿宋_GB2312" w:eastAsia="仿宋_GB2312"/>
          <w:sz w:val="30"/>
          <w:szCs w:val="30"/>
        </w:rPr>
        <w:t>栏大于零时，提示核实性错误</w:t>
      </w:r>
      <w:r>
        <w:rPr>
          <w:rFonts w:hint="eastAsia" w:ascii="仿宋_GB2312" w:hAnsi="仿宋" w:eastAsia="仿宋_GB2312"/>
          <w:sz w:val="30"/>
          <w:szCs w:val="30"/>
        </w:rPr>
        <w:t>，需结合实际情况修改或填写情况说明；</w:t>
      </w:r>
    </w:p>
    <w:p>
      <w:pPr>
        <w:numPr>
          <w:ilvl w:val="0"/>
          <w:numId w:val="6"/>
        </w:numPr>
        <w:spacing w:line="560" w:lineRule="exact"/>
        <w:rPr>
          <w:rFonts w:ascii="仿宋_GB2312" w:eastAsia="仿宋_GB2312"/>
          <w:sz w:val="30"/>
          <w:szCs w:val="30"/>
        </w:rPr>
      </w:pPr>
      <w:r>
        <w:rPr>
          <w:rFonts w:ascii="仿宋_GB2312" w:eastAsia="仿宋_GB2312"/>
          <w:sz w:val="30"/>
          <w:szCs w:val="30"/>
        </w:rPr>
        <w:t>10</w:t>
      </w:r>
      <w:r>
        <w:rPr>
          <w:rFonts w:hint="eastAsia" w:ascii="仿宋_GB2312" w:eastAsia="仿宋_GB2312"/>
          <w:sz w:val="30"/>
          <w:szCs w:val="30"/>
        </w:rPr>
        <w:t>栏为“未审批”时，提示核实性错误</w:t>
      </w:r>
      <w:r>
        <w:rPr>
          <w:rFonts w:hint="eastAsia" w:ascii="仿宋_GB2312" w:hAnsi="仿宋" w:eastAsia="仿宋_GB2312"/>
          <w:sz w:val="30"/>
          <w:szCs w:val="30"/>
        </w:rPr>
        <w:t>，需结合实际情况修改或填写情况说明；</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当21栏选择</w:t>
      </w:r>
      <w:r>
        <w:rPr>
          <w:rFonts w:hint="eastAsia" w:ascii="仿宋_GB2312" w:hAnsi="仿宋" w:eastAsia="仿宋_GB2312"/>
          <w:sz w:val="30"/>
          <w:szCs w:val="30"/>
        </w:rPr>
        <w:t>“国有独资、国有控股、国有实际控制”</w:t>
      </w:r>
      <w:r>
        <w:rPr>
          <w:rFonts w:hint="eastAsia" w:ascii="仿宋_GB2312" w:eastAsia="仿宋_GB2312"/>
          <w:sz w:val="30"/>
          <w:szCs w:val="30"/>
        </w:rPr>
        <w:t>时，2</w:t>
      </w:r>
      <w:r>
        <w:rPr>
          <w:rFonts w:ascii="仿宋_GB2312" w:eastAsia="仿宋_GB2312"/>
          <w:sz w:val="30"/>
          <w:szCs w:val="30"/>
        </w:rPr>
        <w:t>7</w:t>
      </w:r>
      <w:r>
        <w:rPr>
          <w:rFonts w:hint="eastAsia" w:ascii="仿宋_GB2312" w:eastAsia="仿宋_GB2312"/>
          <w:sz w:val="30"/>
          <w:szCs w:val="30"/>
        </w:rPr>
        <w:t>栏应为“是”，否则提示核实性错误</w:t>
      </w:r>
      <w:r>
        <w:rPr>
          <w:rFonts w:hint="eastAsia" w:ascii="仿宋_GB2312" w:hAnsi="仿宋" w:eastAsia="仿宋_GB2312"/>
          <w:sz w:val="30"/>
          <w:szCs w:val="30"/>
        </w:rPr>
        <w:t>，需结合实际情况修改或填写情况说明；</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当2</w:t>
      </w:r>
      <w:r>
        <w:rPr>
          <w:rFonts w:ascii="仿宋_GB2312" w:eastAsia="仿宋_GB2312"/>
          <w:sz w:val="30"/>
          <w:szCs w:val="30"/>
        </w:rPr>
        <w:t>2</w:t>
      </w:r>
      <w:r>
        <w:rPr>
          <w:rFonts w:hint="eastAsia" w:ascii="仿宋_GB2312" w:eastAsia="仿宋_GB2312"/>
          <w:sz w:val="30"/>
          <w:szCs w:val="30"/>
        </w:rPr>
        <w:t>栏选择“</w:t>
      </w:r>
      <w:r>
        <w:rPr>
          <w:rFonts w:ascii="仿宋_GB2312" w:eastAsia="仿宋_GB2312"/>
          <w:sz w:val="30"/>
          <w:szCs w:val="30"/>
        </w:rPr>
        <w:t>4</w:t>
      </w:r>
      <w:r>
        <w:rPr>
          <w:rFonts w:hint="eastAsia" w:ascii="仿宋_GB2312" w:eastAsia="仿宋_GB2312"/>
          <w:sz w:val="30"/>
          <w:szCs w:val="30"/>
        </w:rPr>
        <w:t>其他”时，提示核实性错误</w:t>
      </w:r>
      <w:r>
        <w:rPr>
          <w:rFonts w:hint="eastAsia" w:ascii="仿宋_GB2312" w:hAnsi="仿宋" w:eastAsia="仿宋_GB2312"/>
          <w:sz w:val="30"/>
          <w:szCs w:val="30"/>
        </w:rPr>
        <w:t>，需结合实际情况修改或填写情况说明；</w:t>
      </w:r>
    </w:p>
    <w:p>
      <w:pPr>
        <w:numPr>
          <w:ilvl w:val="0"/>
          <w:numId w:val="6"/>
        </w:numPr>
        <w:spacing w:line="560" w:lineRule="exact"/>
        <w:rPr>
          <w:rFonts w:ascii="仿宋_GB2312" w:eastAsia="仿宋_GB2312"/>
          <w:sz w:val="30"/>
          <w:szCs w:val="30"/>
        </w:rPr>
      </w:pPr>
      <w:r>
        <w:rPr>
          <w:rFonts w:hint="eastAsia" w:ascii="仿宋_GB2312" w:hAnsi="仿宋" w:eastAsia="仿宋_GB2312"/>
          <w:sz w:val="30"/>
          <w:szCs w:val="30"/>
        </w:rPr>
        <w:t>当3栏=</w:t>
      </w:r>
      <w:r>
        <w:rPr>
          <w:rFonts w:ascii="仿宋_GB2312" w:hAnsi="仿宋" w:eastAsia="仿宋_GB2312"/>
          <w:sz w:val="30"/>
          <w:szCs w:val="30"/>
        </w:rPr>
        <w:t>0</w:t>
      </w:r>
      <w:r>
        <w:rPr>
          <w:rFonts w:hint="eastAsia" w:ascii="仿宋_GB2312" w:hAnsi="仿宋" w:eastAsia="仿宋_GB2312"/>
          <w:sz w:val="30"/>
          <w:szCs w:val="30"/>
        </w:rPr>
        <w:t>时，</w:t>
      </w:r>
      <w:r>
        <w:rPr>
          <w:rFonts w:hint="eastAsia" w:ascii="仿宋_GB2312" w:eastAsia="仿宋_GB2312"/>
          <w:sz w:val="30"/>
          <w:szCs w:val="30"/>
        </w:rPr>
        <w:t>提示核实性错误</w:t>
      </w:r>
      <w:r>
        <w:rPr>
          <w:rFonts w:hint="eastAsia" w:ascii="仿宋_GB2312" w:hAnsi="仿宋" w:eastAsia="仿宋_GB2312"/>
          <w:sz w:val="30"/>
          <w:szCs w:val="30"/>
        </w:rPr>
        <w:t>，需结合实际情况修改或填写情况说明；</w:t>
      </w:r>
    </w:p>
    <w:p>
      <w:pPr>
        <w:numPr>
          <w:ilvl w:val="0"/>
          <w:numId w:val="6"/>
        </w:numPr>
        <w:spacing w:line="560" w:lineRule="exact"/>
        <w:rPr>
          <w:rFonts w:ascii="仿宋_GB2312" w:eastAsia="仿宋_GB2312"/>
          <w:sz w:val="30"/>
          <w:szCs w:val="30"/>
        </w:rPr>
      </w:pPr>
      <w:r>
        <w:rPr>
          <w:rFonts w:hint="eastAsia" w:ascii="仿宋_GB2312" w:hAnsi="仿宋" w:eastAsia="仿宋_GB2312"/>
          <w:sz w:val="30"/>
          <w:szCs w:val="30"/>
        </w:rPr>
        <w:t>当1</w:t>
      </w:r>
      <w:r>
        <w:rPr>
          <w:rFonts w:ascii="仿宋_GB2312" w:hAnsi="仿宋" w:eastAsia="仿宋_GB2312"/>
          <w:sz w:val="30"/>
          <w:szCs w:val="30"/>
        </w:rPr>
        <w:t>2</w:t>
      </w:r>
      <w:r>
        <w:rPr>
          <w:rFonts w:hint="eastAsia" w:ascii="仿宋_GB2312" w:hAnsi="仿宋" w:eastAsia="仿宋_GB2312"/>
          <w:sz w:val="30"/>
          <w:szCs w:val="30"/>
        </w:rPr>
        <w:t>栏=</w:t>
      </w:r>
      <w:r>
        <w:rPr>
          <w:rFonts w:ascii="仿宋_GB2312" w:hAnsi="仿宋" w:eastAsia="仿宋_GB2312"/>
          <w:sz w:val="30"/>
          <w:szCs w:val="30"/>
        </w:rPr>
        <w:t>1</w:t>
      </w:r>
      <w:r>
        <w:rPr>
          <w:rFonts w:hint="eastAsia" w:ascii="仿宋_GB2312" w:hAnsi="仿宋" w:eastAsia="仿宋_GB2312"/>
          <w:sz w:val="30"/>
          <w:szCs w:val="30"/>
        </w:rPr>
        <w:t>时，</w:t>
      </w:r>
      <w:r>
        <w:rPr>
          <w:rFonts w:hint="eastAsia" w:ascii="仿宋_GB2312" w:eastAsia="仿宋_GB2312"/>
          <w:sz w:val="30"/>
          <w:szCs w:val="30"/>
        </w:rPr>
        <w:t>提示核实性错误</w:t>
      </w:r>
      <w:r>
        <w:rPr>
          <w:rFonts w:hint="eastAsia" w:ascii="仿宋_GB2312" w:hAnsi="仿宋" w:eastAsia="仿宋_GB2312"/>
          <w:sz w:val="30"/>
          <w:szCs w:val="30"/>
        </w:rPr>
        <w:t>，需结合实际情况修改或填写情况说明；</w:t>
      </w:r>
    </w:p>
    <w:p>
      <w:pPr>
        <w:numPr>
          <w:ilvl w:val="0"/>
          <w:numId w:val="6"/>
        </w:numPr>
        <w:spacing w:line="560" w:lineRule="exact"/>
        <w:rPr>
          <w:rFonts w:ascii="仿宋_GB2312" w:eastAsia="仿宋_GB2312"/>
          <w:sz w:val="30"/>
          <w:szCs w:val="30"/>
        </w:rPr>
      </w:pPr>
      <w:r>
        <w:rPr>
          <w:rFonts w:hint="eastAsia" w:ascii="仿宋_GB2312" w:hAnsi="仿宋" w:eastAsia="仿宋_GB2312"/>
          <w:spacing w:val="6"/>
          <w:sz w:val="30"/>
          <w:szCs w:val="30"/>
        </w:rPr>
        <w:t>当21栏是否实际控制选择“是”，且17栏核算方法为“成本法”时，提示核实性错误，需结合实际情况修改或填写情况说明。</w:t>
      </w:r>
    </w:p>
    <w:p>
      <w:pPr>
        <w:pStyle w:val="2"/>
        <w:spacing w:line="560" w:lineRule="exact"/>
        <w:rPr>
          <w:b/>
          <w:color w:val="auto"/>
        </w:rPr>
      </w:pPr>
      <w:r>
        <w:rPr>
          <w:rFonts w:hint="eastAsia"/>
          <w:color w:val="auto"/>
        </w:rPr>
        <w:t>十三、公共基础设施-交通基础设施情况表（财资1</w:t>
      </w:r>
      <w:r>
        <w:rPr>
          <w:color w:val="auto"/>
        </w:rPr>
        <w:t>2</w:t>
      </w:r>
      <w:r>
        <w:rPr>
          <w:rFonts w:hint="eastAsia"/>
          <w:color w:val="auto"/>
        </w:rPr>
        <w:t>-</w:t>
      </w:r>
      <w:r>
        <w:rPr>
          <w:color w:val="auto"/>
        </w:rPr>
        <w:t>1</w:t>
      </w:r>
      <w:r>
        <w:rPr>
          <w:rFonts w:hint="eastAsia"/>
          <w:color w:val="auto"/>
        </w:rPr>
        <w:t>表）</w:t>
      </w:r>
    </w:p>
    <w:p>
      <w:pPr>
        <w:adjustRightInd w:val="0"/>
        <w:snapToGrid w:val="0"/>
        <w:spacing w:line="560" w:lineRule="exact"/>
        <w:ind w:firstLine="708" w:firstLineChars="236"/>
        <w:rPr>
          <w:rFonts w:ascii="仿宋_GB2312" w:hAnsi="宋体" w:eastAsia="仿宋_GB2312"/>
          <w:sz w:val="30"/>
          <w:szCs w:val="30"/>
        </w:rPr>
      </w:pPr>
      <w:r>
        <w:rPr>
          <w:rFonts w:hint="eastAsia" w:ascii="仿宋_GB2312" w:hAnsi="宋体" w:eastAsia="仿宋_GB2312"/>
          <w:sz w:val="30"/>
          <w:szCs w:val="30"/>
        </w:rPr>
        <w:t>本表反映行政事业单位已入账的交通公共基础设施资产等期初、期末账面数，包括公路、铁路、汽车客运站、机场、航道、沿海航海保障设施、港口、轮渡。由涉及到交通基础设施的相关部门依据财务账手工填报。“负有管理维护职责数量”指标应按照《政府会计准则5号——公共基础设施》、《公路资产管理暂行办法》、《关于进一步加强公路水路公共基础设施政府会计核算的通知》相关规定，填写填报单位应当予以确认的资产数量。</w:t>
      </w:r>
    </w:p>
    <w:p>
      <w:pPr>
        <w:adjustRightInd w:val="0"/>
        <w:snapToGrid w:val="0"/>
        <w:spacing w:line="560" w:lineRule="exact"/>
        <w:ind w:firstLine="708" w:firstLineChars="236"/>
        <w:rPr>
          <w:rFonts w:ascii="仿宋_GB2312" w:hAnsi="宋体" w:eastAsia="仿宋_GB2312"/>
          <w:sz w:val="30"/>
          <w:szCs w:val="30"/>
        </w:rPr>
      </w:pPr>
      <w:r>
        <w:rPr>
          <w:rFonts w:hint="eastAsia" w:ascii="仿宋_GB2312" w:hAnsi="宋体" w:eastAsia="仿宋_GB2312"/>
          <w:sz w:val="30"/>
          <w:szCs w:val="30"/>
        </w:rPr>
        <w:t>公路行政等级、技术等级由各级交通运输管理部门填报。</w:t>
      </w:r>
    </w:p>
    <w:p>
      <w:pPr>
        <w:adjustRightInd w:val="0"/>
        <w:snapToGrid w:val="0"/>
        <w:spacing w:line="560" w:lineRule="exact"/>
        <w:ind w:firstLine="711" w:firstLineChars="236"/>
        <w:rPr>
          <w:rFonts w:ascii="仿宋_GB2312" w:hAnsi="宋体" w:eastAsia="仿宋_GB2312"/>
          <w:b/>
          <w:bCs/>
          <w:sz w:val="30"/>
          <w:szCs w:val="30"/>
        </w:rPr>
      </w:pPr>
      <w:r>
        <w:rPr>
          <w:rFonts w:hint="eastAsia" w:ascii="仿宋_GB2312" w:hAnsi="宋体" w:eastAsia="仿宋_GB2312"/>
          <w:b/>
          <w:bCs/>
          <w:sz w:val="30"/>
          <w:szCs w:val="30"/>
        </w:rPr>
        <w:t>主要指标说明：</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1.公路。公路分为行政等级和技术等级。公路公共基础设施，包括公路用地、公路（含公路桥涵、公路隧道、公路渡口等）及构筑物、构成公路正常使用不可缺少组成部分的交通工程及沿线设施（含交通安全设施、管理设施、服务设施、绿化环保设施）等资产。</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（1）行政等级。公路按其在公路路网中的地位划分行政等级，分为国道、省道、县道、乡道、村道和专用公路。</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国道：具有全国性政治经济意义的主要干线公路，包括重要的国际公路，国防公路，连接首都与各省、自治区首府和直辖市的公路，连接各大经济中心、港站枢纽、商品生产基地和战略要地的公路。</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省道：具有全省（自治区、直辖市）政治、经济意义，连接省内中心城市和主要经济区的公路，以及不属于国道的省际间的重要公路。</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县道：除国道、省道以外的县际间公路以及连接县级人民政府所在地与乡级人民政府所在地和主要商品生产、集散地的公路。</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乡道：除县道及县道以上等级公路以外的乡际间公路以及连接乡级人民政府所在地与建制村的公路。</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村道：村道是指除乡道及乡道以上等级公路以外的连接建制村与建制村、建制村与自然村、建制村与外部的公路，但不包括村内街巷和农田间的机耕道。</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专用公路：专用公路是指由企业或者其他单位建设、养护、管理，专为或者主要为本企业或者本单位提供运输服务的道路。</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w:t>
      </w:r>
      <w:r>
        <w:rPr>
          <w:rFonts w:ascii="仿宋_GB2312" w:hAnsi="宋体" w:eastAsia="仿宋_GB2312"/>
          <w:bCs/>
          <w:sz w:val="30"/>
          <w:szCs w:val="32"/>
        </w:rPr>
        <w:t>2</w:t>
      </w:r>
      <w:r>
        <w:rPr>
          <w:rFonts w:hint="eastAsia" w:ascii="仿宋_GB2312" w:hAnsi="宋体" w:eastAsia="仿宋_GB2312"/>
          <w:bCs/>
          <w:sz w:val="30"/>
          <w:szCs w:val="32"/>
        </w:rPr>
        <w:t>）技术等级。一般按照公路所适应的年平均昼夜交通量及其使用任务和性质，将公路分为五个技术等级：高速公路、一级公路、二级公路、三级公路、四级公路。不符合公路工程技术标准的公路为等外公路。</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高速公路：专供汽车分方向、分车道行驶，全部控制出入的多车道公路。高速公路的年平均日设计交通量宜在15000辆小客车以上。</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一级公路：供汽车分方向、分车道行驶，可根据需要控制出入的多车道公路。一级公路的年平均日设计交通量宜在15000辆小客车以上。</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二级公路：供汽车行驶的双车道公路。二级公路的年平均日设计交通量宜为5000-15000辆小客车。</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三级公路：供汽车、非汽车交通混合行驶的双车道公路。三级公路的年平均日设计交通量宜为2000-6000辆小客车。</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四级公路：供汽车、非汽车交通混合行驶的双车道或单车道公路。双车道四级公路年平均日设计交通量宜在2000辆小客车以下；单车道四级公路年平均日设计交通量宜在400辆小客车以下。</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等外公路：指不符合公路工程技术标准的公路。例如国家物资储备系统专用公路根据立项批复的公路等级填列，没有批复公路等级的在“等外公路”栏填列。</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2.铁路。</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国家级铁路：由中央政府投资修建，担负公共旅客、货物运输任务的铁路。</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高铁：高铁即高速铁路，指新建设计开行250公里/小时（含预留）及以上动车组列车，初期运营速度不小于200公里/小时的客运专线铁路。</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其他国家级铁路：除高速铁路以外的其他国家级铁路。</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地方性铁路：由地方政府投资修建或者与其他铁路联合投资修建，担负地方公共旅客、货物短途运输任务的铁路。</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3.铁路车站。指办理列车通过、到发、列车技术作业及客货运业务的分界点。</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4.汽车客运站。主要包括场地设施、站务用房、生产辅助用房、安全与服务设施。</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5.运输机场。运输机场是专门承担航空客运与航空货运两种飞行任务的机场。根据《国际民用航空公约》和民航局《民用机场飞行区指标规范》（MH5100-2013），我国现有机场中有4F、4E、4D、4C、3C和1B六类。</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6.通用航空机场。通用航空机场是专门承担除旅客运输和货物运输以外的其他飞行任务的机场，比如公务出差、空中旅游、空中表演、空中航拍、空中测绘、农林喷洒等特殊飞行任务。</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7.等级航道。反映等级航道的里程和账面价值。等级航道指中华人民共和国领域内的江河、湖泊等内陆水域中可以供50吨级以上船舶通航的通道。包括一级航道、二级航道、三级航道、四级航道、五级航道、六级航道、七级航道。</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8.等外航道。反映等外航道的里程和价值。等外航道是指通常年通航50吨级以下船舶的航道。</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9.航标。反映航标的数量和价值。包括视觉航标、音响航标、无线电航标及其他标志。</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10.航道通航建筑物。反映航道通航建筑物的数量和价值。航道通航建筑物是指为保障航道正常运行建设的建筑物、助航设施及附属设施。包括船闸及其附属设施、升船机及其附属设施。</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11.整治建筑物及设施。反映整治建筑物及设施的数量和价值。包括防护工程、坝体、堤类。</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12.其他助航设施。反映其他助航设施的数量和价值。包括基础测绘设施、海岸电台、信号台、航行</w:t>
      </w:r>
      <w:del w:id="16" w:author="Jerry" w:date="2023-05-08T09:46:52Z">
        <w:r>
          <w:rPr>
            <w:rFonts w:hint="eastAsia" w:ascii="仿宋_GB2312" w:hAnsi="宋体" w:eastAsia="仿宋_GB2312"/>
            <w:bCs/>
            <w:sz w:val="30"/>
            <w:szCs w:val="32"/>
          </w:rPr>
          <w:delText>统等</w:delText>
        </w:r>
      </w:del>
      <w:ins w:id="17" w:author="Jerry" w:date="2023-05-08T09:46:52Z">
        <w:r>
          <w:rPr>
            <w:rFonts w:hint="eastAsia" w:ascii="仿宋_GB2312" w:hAnsi="宋体" w:eastAsia="仿宋_GB2312"/>
            <w:bCs/>
            <w:sz w:val="30"/>
            <w:szCs w:val="32"/>
            <w:lang w:eastAsia="zh-CN"/>
          </w:rPr>
          <w:t>统筹</w:t>
        </w:r>
      </w:ins>
      <w:bookmarkStart w:id="21" w:name="_GoBack"/>
      <w:bookmarkEnd w:id="21"/>
      <w:r>
        <w:rPr>
          <w:rFonts w:hint="eastAsia" w:ascii="仿宋_GB2312" w:hAnsi="宋体" w:eastAsia="仿宋_GB2312"/>
          <w:bCs/>
          <w:sz w:val="30"/>
          <w:szCs w:val="32"/>
        </w:rPr>
        <w:t>。</w:t>
      </w:r>
    </w:p>
    <w:p>
      <w:pPr>
        <w:adjustRightInd w:val="0"/>
        <w:snapToGrid w:val="0"/>
        <w:spacing w:line="560" w:lineRule="exact"/>
        <w:ind w:firstLine="600" w:firstLineChars="200"/>
        <w:rPr>
          <w:rFonts w:ascii="仿宋_GB2312" w:hAnsi="宋体" w:eastAsia="仿宋_GB2312"/>
          <w:bCs/>
          <w:sz w:val="30"/>
          <w:szCs w:val="32"/>
        </w:rPr>
      </w:pPr>
      <w:r>
        <w:rPr>
          <w:rFonts w:hint="eastAsia" w:ascii="仿宋_GB2312" w:hAnsi="宋体" w:eastAsia="仿宋_GB2312"/>
          <w:bCs/>
          <w:sz w:val="30"/>
          <w:szCs w:val="32"/>
        </w:rPr>
        <w:t>13.码头。包括港口码头和轮渡码头。反映码头的数量和价值。码头是指供船舶停靠、装卸货物或上下旅客的水工建筑物。</w:t>
      </w:r>
    </w:p>
    <w:p>
      <w:pPr>
        <w:adjustRightInd w:val="0"/>
        <w:snapToGrid w:val="0"/>
        <w:spacing w:line="560" w:lineRule="exact"/>
        <w:ind w:firstLine="600" w:firstLineChars="200"/>
        <w:rPr>
          <w:rFonts w:ascii="仿宋_GB2312" w:hAnsi="宋体" w:eastAsia="仿宋_GB2312"/>
          <w:sz w:val="30"/>
          <w:szCs w:val="30"/>
        </w:rPr>
      </w:pPr>
      <w:r>
        <w:rPr>
          <w:rFonts w:hint="eastAsia" w:ascii="仿宋_GB2312" w:hAnsi="宋体" w:eastAsia="仿宋_GB2312"/>
          <w:bCs/>
          <w:sz w:val="30"/>
          <w:szCs w:val="32"/>
        </w:rPr>
        <w:t>14.港口附属设施。是指除码头、防波堤、护岸、进出港航道、锚地以外的其他港务设施，包括港区内铁路专用线、港区内道路、进出港道路、运输管道、滚装连接桥、堆场、房屋及其他。</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逻辑性审核公式：</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表内公式：</w:t>
      </w:r>
    </w:p>
    <w:p>
      <w:pPr>
        <w:numPr>
          <w:ilvl w:val="0"/>
          <w:numId w:val="8"/>
        </w:numPr>
        <w:snapToGrid w:val="0"/>
        <w:spacing w:line="560" w:lineRule="exact"/>
        <w:ind w:left="0" w:firstLine="576"/>
        <w:rPr>
          <w:rFonts w:ascii="仿宋_GB2312" w:hAnsi="仿宋" w:eastAsia="仿宋_GB2312"/>
          <w:spacing w:val="6"/>
          <w:sz w:val="30"/>
          <w:szCs w:val="30"/>
        </w:rPr>
      </w:pPr>
      <w:r>
        <w:rPr>
          <w:rFonts w:hint="eastAsia" w:ascii="仿宋_GB2312" w:hAnsi="仿宋" w:eastAsia="仿宋_GB2312"/>
          <w:spacing w:val="6"/>
          <w:sz w:val="30"/>
          <w:szCs w:val="30"/>
        </w:rPr>
        <w:t>1行3~</w:t>
      </w:r>
      <w:r>
        <w:rPr>
          <w:rFonts w:ascii="仿宋_GB2312" w:hAnsi="仿宋" w:eastAsia="仿宋_GB2312"/>
          <w:spacing w:val="6"/>
          <w:sz w:val="30"/>
          <w:szCs w:val="30"/>
        </w:rPr>
        <w:t>5</w:t>
      </w:r>
      <w:r>
        <w:rPr>
          <w:rFonts w:hint="eastAsia" w:ascii="仿宋_GB2312" w:hAnsi="仿宋" w:eastAsia="仿宋_GB2312"/>
          <w:spacing w:val="6"/>
          <w:sz w:val="30"/>
          <w:szCs w:val="30"/>
        </w:rPr>
        <w:t>、</w:t>
      </w:r>
      <w:r>
        <w:rPr>
          <w:rFonts w:ascii="仿宋_GB2312" w:hAnsi="仿宋" w:eastAsia="仿宋_GB2312"/>
          <w:spacing w:val="6"/>
          <w:sz w:val="30"/>
          <w:szCs w:val="30"/>
        </w:rPr>
        <w:t>8</w:t>
      </w:r>
      <w:r>
        <w:rPr>
          <w:rFonts w:hint="eastAsia" w:ascii="仿宋_GB2312" w:hAnsi="仿宋" w:eastAsia="仿宋_GB2312"/>
          <w:spacing w:val="6"/>
          <w:sz w:val="30"/>
          <w:szCs w:val="30"/>
        </w:rPr>
        <w:t>~10栏=（2+</w:t>
      </w:r>
      <w:r>
        <w:rPr>
          <w:rFonts w:ascii="仿宋_GB2312" w:hAnsi="仿宋" w:eastAsia="仿宋_GB2312"/>
          <w:spacing w:val="6"/>
          <w:sz w:val="30"/>
          <w:szCs w:val="30"/>
        </w:rPr>
        <w:t>17+23</w:t>
      </w:r>
      <w:r>
        <w:rPr>
          <w:rFonts w:ascii="仿宋_GB2312" w:hAnsi="仿宋" w:eastAsia="仿宋_GB2312"/>
          <w:sz w:val="30"/>
          <w:szCs w:val="30"/>
        </w:rPr>
        <w:t>+24</w:t>
      </w:r>
      <w:r>
        <w:rPr>
          <w:rFonts w:hint="eastAsia" w:ascii="仿宋_GB2312" w:hAnsi="仿宋" w:eastAsia="仿宋_GB2312"/>
          <w:sz w:val="30"/>
          <w:szCs w:val="30"/>
        </w:rPr>
        <w:t>+</w:t>
      </w:r>
      <w:r>
        <w:rPr>
          <w:rFonts w:ascii="仿宋_GB2312" w:hAnsi="仿宋" w:eastAsia="仿宋_GB2312"/>
          <w:sz w:val="30"/>
          <w:szCs w:val="30"/>
        </w:rPr>
        <w:t>27</w:t>
      </w:r>
      <w:r>
        <w:rPr>
          <w:rFonts w:hint="eastAsia" w:ascii="仿宋_GB2312" w:hAnsi="仿宋" w:eastAsia="仿宋_GB2312"/>
          <w:sz w:val="30"/>
          <w:szCs w:val="30"/>
        </w:rPr>
        <w:t>+</w:t>
      </w:r>
      <w:r>
        <w:rPr>
          <w:rFonts w:ascii="仿宋_GB2312" w:hAnsi="仿宋" w:eastAsia="仿宋_GB2312"/>
          <w:sz w:val="30"/>
          <w:szCs w:val="30"/>
        </w:rPr>
        <w:t>41</w:t>
      </w:r>
      <w:r>
        <w:rPr>
          <w:rFonts w:hint="eastAsia" w:ascii="仿宋_GB2312" w:hAnsi="仿宋" w:eastAsia="仿宋_GB2312"/>
          <w:sz w:val="30"/>
          <w:szCs w:val="30"/>
        </w:rPr>
        <w:t>+</w:t>
      </w:r>
      <w:r>
        <w:rPr>
          <w:rFonts w:ascii="仿宋_GB2312" w:hAnsi="仿宋" w:eastAsia="仿宋_GB2312"/>
          <w:sz w:val="30"/>
          <w:szCs w:val="30"/>
        </w:rPr>
        <w:t>45</w:t>
      </w:r>
      <w:r>
        <w:rPr>
          <w:rFonts w:hint="eastAsia" w:ascii="仿宋_GB2312" w:hAnsi="仿宋" w:eastAsia="仿宋_GB2312"/>
          <w:sz w:val="30"/>
          <w:szCs w:val="30"/>
        </w:rPr>
        <w:t>+</w:t>
      </w:r>
      <w:r>
        <w:rPr>
          <w:rFonts w:ascii="仿宋_GB2312" w:hAnsi="仿宋" w:eastAsia="仿宋_GB2312"/>
          <w:sz w:val="30"/>
          <w:szCs w:val="30"/>
        </w:rPr>
        <w:t>52</w:t>
      </w:r>
      <w:r>
        <w:rPr>
          <w:rFonts w:hint="eastAsia" w:ascii="仿宋_GB2312" w:hAnsi="仿宋" w:eastAsia="仿宋_GB2312"/>
          <w:spacing w:val="6"/>
          <w:sz w:val="30"/>
          <w:szCs w:val="30"/>
        </w:rPr>
        <w:t>）行3~</w:t>
      </w:r>
      <w:r>
        <w:rPr>
          <w:rFonts w:ascii="仿宋_GB2312" w:hAnsi="仿宋" w:eastAsia="仿宋_GB2312"/>
          <w:spacing w:val="6"/>
          <w:sz w:val="30"/>
          <w:szCs w:val="30"/>
        </w:rPr>
        <w:t>5</w:t>
      </w:r>
      <w:r>
        <w:rPr>
          <w:rFonts w:hint="eastAsia" w:ascii="仿宋_GB2312" w:hAnsi="仿宋" w:eastAsia="仿宋_GB2312"/>
          <w:spacing w:val="6"/>
          <w:sz w:val="30"/>
          <w:szCs w:val="30"/>
        </w:rPr>
        <w:t>、</w:t>
      </w:r>
      <w:r>
        <w:rPr>
          <w:rFonts w:ascii="仿宋_GB2312" w:hAnsi="仿宋" w:eastAsia="仿宋_GB2312"/>
          <w:spacing w:val="6"/>
          <w:sz w:val="30"/>
          <w:szCs w:val="30"/>
        </w:rPr>
        <w:t>8</w:t>
      </w:r>
      <w:r>
        <w:rPr>
          <w:rFonts w:hint="eastAsia" w:ascii="仿宋_GB2312" w:hAnsi="仿宋" w:eastAsia="仿宋_GB2312"/>
          <w:spacing w:val="6"/>
          <w:sz w:val="30"/>
          <w:szCs w:val="30"/>
        </w:rPr>
        <w:t>~10栏；</w:t>
      </w:r>
    </w:p>
    <w:p>
      <w:pPr>
        <w:numPr>
          <w:ilvl w:val="0"/>
          <w:numId w:val="8"/>
        </w:numPr>
        <w:snapToGrid w:val="0"/>
        <w:spacing w:line="560" w:lineRule="exact"/>
        <w:rPr>
          <w:rFonts w:ascii="仿宋_GB2312" w:hAnsi="仿宋" w:eastAsia="仿宋_GB2312"/>
          <w:spacing w:val="6"/>
          <w:sz w:val="30"/>
          <w:szCs w:val="30"/>
        </w:rPr>
      </w:pPr>
      <w:r>
        <w:rPr>
          <w:rFonts w:hint="eastAsia" w:ascii="仿宋_GB2312" w:hAnsi="仿宋" w:eastAsia="仿宋_GB2312"/>
          <w:spacing w:val="6"/>
          <w:sz w:val="30"/>
          <w:szCs w:val="30"/>
        </w:rPr>
        <w:t>2行1~</w:t>
      </w:r>
      <w:r>
        <w:rPr>
          <w:rFonts w:ascii="仿宋_GB2312" w:hAnsi="仿宋" w:eastAsia="仿宋_GB2312"/>
          <w:spacing w:val="6"/>
          <w:sz w:val="30"/>
          <w:szCs w:val="30"/>
        </w:rPr>
        <w:t>10</w:t>
      </w:r>
      <w:r>
        <w:rPr>
          <w:rFonts w:hint="eastAsia" w:ascii="仿宋_GB2312" w:hAnsi="仿宋" w:eastAsia="仿宋_GB2312"/>
          <w:spacing w:val="6"/>
          <w:sz w:val="30"/>
          <w:szCs w:val="30"/>
        </w:rPr>
        <w:t>栏=3行1~</w:t>
      </w:r>
      <w:r>
        <w:rPr>
          <w:rFonts w:ascii="仿宋_GB2312" w:hAnsi="仿宋" w:eastAsia="仿宋_GB2312"/>
          <w:spacing w:val="6"/>
          <w:sz w:val="30"/>
          <w:szCs w:val="30"/>
        </w:rPr>
        <w:t>10</w:t>
      </w:r>
      <w:r>
        <w:rPr>
          <w:rFonts w:hint="eastAsia" w:ascii="仿宋_GB2312" w:hAnsi="仿宋" w:eastAsia="仿宋_GB2312"/>
          <w:spacing w:val="6"/>
          <w:sz w:val="30"/>
          <w:szCs w:val="30"/>
        </w:rPr>
        <w:t>栏=</w:t>
      </w:r>
      <w:r>
        <w:rPr>
          <w:rFonts w:ascii="仿宋_GB2312" w:hAnsi="仿宋" w:eastAsia="仿宋_GB2312"/>
          <w:spacing w:val="6"/>
          <w:sz w:val="30"/>
          <w:szCs w:val="30"/>
        </w:rPr>
        <w:t>10</w:t>
      </w:r>
      <w:r>
        <w:rPr>
          <w:rFonts w:hint="eastAsia" w:ascii="仿宋_GB2312" w:hAnsi="仿宋" w:eastAsia="仿宋_GB2312"/>
          <w:spacing w:val="6"/>
          <w:sz w:val="30"/>
          <w:szCs w:val="30"/>
        </w:rPr>
        <w:t>行1~</w:t>
      </w:r>
      <w:r>
        <w:rPr>
          <w:rFonts w:ascii="仿宋_GB2312" w:hAnsi="仿宋" w:eastAsia="仿宋_GB2312"/>
          <w:spacing w:val="6"/>
          <w:sz w:val="30"/>
          <w:szCs w:val="30"/>
        </w:rPr>
        <w:t>10</w:t>
      </w:r>
      <w:r>
        <w:rPr>
          <w:rFonts w:hint="eastAsia" w:ascii="仿宋_GB2312" w:hAnsi="仿宋" w:eastAsia="仿宋_GB2312"/>
          <w:spacing w:val="6"/>
          <w:sz w:val="30"/>
          <w:szCs w:val="30"/>
        </w:rPr>
        <w:t>栏；</w:t>
      </w:r>
    </w:p>
    <w:p>
      <w:pPr>
        <w:numPr>
          <w:ilvl w:val="0"/>
          <w:numId w:val="8"/>
        </w:numPr>
        <w:snapToGrid w:val="0"/>
        <w:spacing w:line="560" w:lineRule="exact"/>
        <w:rPr>
          <w:rFonts w:ascii="仿宋_GB2312" w:hAnsi="仿宋" w:eastAsia="仿宋_GB2312"/>
          <w:spacing w:val="6"/>
          <w:sz w:val="30"/>
          <w:szCs w:val="30"/>
        </w:rPr>
      </w:pPr>
      <w:r>
        <w:rPr>
          <w:rFonts w:hint="eastAsia" w:ascii="仿宋_GB2312" w:hAnsi="仿宋" w:eastAsia="仿宋_GB2312"/>
          <w:spacing w:val="6"/>
          <w:sz w:val="30"/>
          <w:szCs w:val="30"/>
        </w:rPr>
        <w:t>3行1~</w:t>
      </w:r>
      <w:r>
        <w:rPr>
          <w:rFonts w:ascii="仿宋_GB2312" w:hAnsi="仿宋" w:eastAsia="仿宋_GB2312"/>
          <w:spacing w:val="6"/>
          <w:sz w:val="30"/>
          <w:szCs w:val="30"/>
        </w:rPr>
        <w:t>10</w:t>
      </w:r>
      <w:r>
        <w:rPr>
          <w:rFonts w:hint="eastAsia" w:ascii="仿宋_GB2312" w:hAnsi="仿宋" w:eastAsia="仿宋_GB2312"/>
          <w:spacing w:val="6"/>
          <w:sz w:val="30"/>
          <w:szCs w:val="30"/>
        </w:rPr>
        <w:t>栏=（4+5+6+7</w:t>
      </w:r>
      <w:r>
        <w:rPr>
          <w:rFonts w:ascii="仿宋_GB2312" w:hAnsi="仿宋" w:eastAsia="仿宋_GB2312"/>
          <w:spacing w:val="6"/>
          <w:sz w:val="30"/>
          <w:szCs w:val="30"/>
        </w:rPr>
        <w:t>+8+9</w:t>
      </w:r>
      <w:r>
        <w:rPr>
          <w:rFonts w:hint="eastAsia" w:ascii="仿宋_GB2312" w:hAnsi="仿宋" w:eastAsia="仿宋_GB2312"/>
          <w:spacing w:val="6"/>
          <w:sz w:val="30"/>
          <w:szCs w:val="30"/>
        </w:rPr>
        <w:t>）行1~</w:t>
      </w:r>
      <w:r>
        <w:rPr>
          <w:rFonts w:ascii="仿宋_GB2312" w:hAnsi="仿宋" w:eastAsia="仿宋_GB2312"/>
          <w:spacing w:val="6"/>
          <w:sz w:val="30"/>
          <w:szCs w:val="30"/>
        </w:rPr>
        <w:t>10</w:t>
      </w:r>
      <w:r>
        <w:rPr>
          <w:rFonts w:hint="eastAsia" w:ascii="仿宋_GB2312" w:hAnsi="仿宋" w:eastAsia="仿宋_GB2312"/>
          <w:spacing w:val="6"/>
          <w:sz w:val="30"/>
          <w:szCs w:val="30"/>
        </w:rPr>
        <w:t>栏；</w:t>
      </w:r>
    </w:p>
    <w:p>
      <w:pPr>
        <w:numPr>
          <w:ilvl w:val="0"/>
          <w:numId w:val="8"/>
        </w:numPr>
        <w:snapToGrid w:val="0"/>
        <w:spacing w:line="560" w:lineRule="exact"/>
        <w:ind w:left="0" w:firstLine="576"/>
        <w:rPr>
          <w:rFonts w:ascii="仿宋_GB2312" w:hAnsi="仿宋" w:eastAsia="仿宋_GB2312"/>
          <w:spacing w:val="6"/>
          <w:sz w:val="30"/>
          <w:szCs w:val="30"/>
        </w:rPr>
      </w:pPr>
      <w:r>
        <w:rPr>
          <w:rFonts w:hint="eastAsia" w:ascii="仿宋_GB2312" w:hAnsi="仿宋" w:eastAsia="仿宋_GB2312"/>
          <w:spacing w:val="6"/>
          <w:sz w:val="30"/>
          <w:szCs w:val="30"/>
        </w:rPr>
        <w:t>10行1~</w:t>
      </w:r>
      <w:r>
        <w:rPr>
          <w:rFonts w:ascii="仿宋_GB2312" w:hAnsi="仿宋" w:eastAsia="仿宋_GB2312"/>
          <w:spacing w:val="6"/>
          <w:sz w:val="30"/>
          <w:szCs w:val="30"/>
        </w:rPr>
        <w:t>10</w:t>
      </w:r>
      <w:r>
        <w:rPr>
          <w:rFonts w:hint="eastAsia" w:ascii="仿宋_GB2312" w:hAnsi="仿宋" w:eastAsia="仿宋_GB2312"/>
          <w:spacing w:val="6"/>
          <w:sz w:val="30"/>
          <w:szCs w:val="30"/>
        </w:rPr>
        <w:t>栏=(11+</w:t>
      </w:r>
      <w:r>
        <w:rPr>
          <w:rFonts w:ascii="仿宋_GB2312" w:hAnsi="仿宋" w:eastAsia="仿宋_GB2312"/>
          <w:spacing w:val="6"/>
          <w:sz w:val="30"/>
          <w:szCs w:val="30"/>
        </w:rPr>
        <w:t>12+13+</w:t>
      </w:r>
      <w:r>
        <w:rPr>
          <w:rFonts w:hint="eastAsia" w:ascii="仿宋_GB2312" w:hAnsi="仿宋" w:eastAsia="仿宋_GB2312"/>
          <w:spacing w:val="6"/>
          <w:sz w:val="30"/>
          <w:szCs w:val="30"/>
        </w:rPr>
        <w:t>14+15</w:t>
      </w:r>
      <w:r>
        <w:rPr>
          <w:rFonts w:ascii="仿宋_GB2312" w:hAnsi="仿宋" w:eastAsia="仿宋_GB2312"/>
          <w:spacing w:val="6"/>
          <w:sz w:val="30"/>
          <w:szCs w:val="30"/>
        </w:rPr>
        <w:t>+16</w:t>
      </w:r>
      <w:r>
        <w:rPr>
          <w:rFonts w:hint="eastAsia" w:ascii="仿宋_GB2312" w:hAnsi="仿宋" w:eastAsia="仿宋_GB2312"/>
          <w:spacing w:val="6"/>
          <w:sz w:val="30"/>
          <w:szCs w:val="30"/>
        </w:rPr>
        <w:t>)行1~</w:t>
      </w:r>
      <w:r>
        <w:rPr>
          <w:rFonts w:ascii="仿宋_GB2312" w:hAnsi="仿宋" w:eastAsia="仿宋_GB2312"/>
          <w:spacing w:val="6"/>
          <w:sz w:val="30"/>
          <w:szCs w:val="30"/>
        </w:rPr>
        <w:t>10</w:t>
      </w:r>
      <w:r>
        <w:rPr>
          <w:rFonts w:hint="eastAsia" w:ascii="仿宋_GB2312" w:hAnsi="仿宋" w:eastAsia="仿宋_GB2312"/>
          <w:spacing w:val="6"/>
          <w:sz w:val="30"/>
          <w:szCs w:val="30"/>
        </w:rPr>
        <w:t>栏；</w:t>
      </w:r>
    </w:p>
    <w:p>
      <w:pPr>
        <w:numPr>
          <w:ilvl w:val="0"/>
          <w:numId w:val="8"/>
        </w:numPr>
        <w:snapToGrid w:val="0"/>
        <w:spacing w:line="560" w:lineRule="exact"/>
        <w:ind w:left="0" w:firstLine="576"/>
        <w:rPr>
          <w:rFonts w:ascii="仿宋_GB2312" w:hAnsi="仿宋" w:eastAsia="仿宋_GB2312"/>
          <w:spacing w:val="6"/>
          <w:sz w:val="30"/>
          <w:szCs w:val="30"/>
        </w:rPr>
      </w:pPr>
      <w:r>
        <w:rPr>
          <w:rFonts w:hint="eastAsia" w:ascii="仿宋_GB2312" w:hAnsi="仿宋" w:eastAsia="仿宋_GB2312"/>
          <w:spacing w:val="6"/>
          <w:sz w:val="30"/>
          <w:szCs w:val="30"/>
        </w:rPr>
        <w:t>1</w:t>
      </w:r>
      <w:r>
        <w:rPr>
          <w:rFonts w:ascii="仿宋_GB2312" w:hAnsi="仿宋" w:eastAsia="仿宋_GB2312"/>
          <w:spacing w:val="6"/>
          <w:sz w:val="30"/>
          <w:szCs w:val="30"/>
        </w:rPr>
        <w:t>7</w:t>
      </w:r>
      <w:r>
        <w:rPr>
          <w:rFonts w:hint="eastAsia" w:ascii="仿宋_GB2312" w:hAnsi="仿宋" w:eastAsia="仿宋_GB2312"/>
          <w:spacing w:val="6"/>
          <w:sz w:val="30"/>
          <w:szCs w:val="30"/>
        </w:rPr>
        <w:t>行3~</w:t>
      </w:r>
      <w:r>
        <w:rPr>
          <w:rFonts w:ascii="仿宋_GB2312" w:hAnsi="仿宋" w:eastAsia="仿宋_GB2312"/>
          <w:spacing w:val="6"/>
          <w:sz w:val="30"/>
          <w:szCs w:val="30"/>
        </w:rPr>
        <w:t>5</w:t>
      </w:r>
      <w:r>
        <w:rPr>
          <w:rFonts w:hint="eastAsia" w:ascii="仿宋_GB2312" w:hAnsi="仿宋" w:eastAsia="仿宋_GB2312"/>
          <w:spacing w:val="6"/>
          <w:sz w:val="30"/>
          <w:szCs w:val="30"/>
        </w:rPr>
        <w:t>、8~</w:t>
      </w:r>
      <w:r>
        <w:rPr>
          <w:rFonts w:ascii="仿宋_GB2312" w:hAnsi="仿宋" w:eastAsia="仿宋_GB2312"/>
          <w:spacing w:val="6"/>
          <w:sz w:val="30"/>
          <w:szCs w:val="30"/>
        </w:rPr>
        <w:t>10</w:t>
      </w:r>
      <w:r>
        <w:rPr>
          <w:rFonts w:hint="eastAsia" w:ascii="仿宋_GB2312" w:hAnsi="仿宋" w:eastAsia="仿宋_GB2312"/>
          <w:spacing w:val="6"/>
          <w:sz w:val="30"/>
          <w:szCs w:val="30"/>
        </w:rPr>
        <w:t>栏=（1</w:t>
      </w:r>
      <w:r>
        <w:rPr>
          <w:rFonts w:ascii="仿宋_GB2312" w:hAnsi="仿宋" w:eastAsia="仿宋_GB2312"/>
          <w:spacing w:val="6"/>
          <w:sz w:val="30"/>
          <w:szCs w:val="30"/>
        </w:rPr>
        <w:t>8+21+22</w:t>
      </w:r>
      <w:r>
        <w:rPr>
          <w:rFonts w:hint="eastAsia" w:ascii="仿宋_GB2312" w:hAnsi="仿宋" w:eastAsia="仿宋_GB2312"/>
          <w:spacing w:val="6"/>
          <w:sz w:val="30"/>
          <w:szCs w:val="30"/>
        </w:rPr>
        <w:t>）3~</w:t>
      </w:r>
      <w:r>
        <w:rPr>
          <w:rFonts w:ascii="仿宋_GB2312" w:hAnsi="仿宋" w:eastAsia="仿宋_GB2312"/>
          <w:spacing w:val="6"/>
          <w:sz w:val="30"/>
          <w:szCs w:val="30"/>
        </w:rPr>
        <w:t>5</w:t>
      </w:r>
      <w:r>
        <w:rPr>
          <w:rFonts w:hint="eastAsia" w:ascii="仿宋_GB2312" w:hAnsi="仿宋" w:eastAsia="仿宋_GB2312"/>
          <w:spacing w:val="6"/>
          <w:sz w:val="30"/>
          <w:szCs w:val="30"/>
        </w:rPr>
        <w:t>、8~</w:t>
      </w:r>
      <w:r>
        <w:rPr>
          <w:rFonts w:ascii="仿宋_GB2312" w:hAnsi="仿宋" w:eastAsia="仿宋_GB2312"/>
          <w:spacing w:val="6"/>
          <w:sz w:val="30"/>
          <w:szCs w:val="30"/>
        </w:rPr>
        <w:t>10</w:t>
      </w:r>
      <w:r>
        <w:rPr>
          <w:rFonts w:hint="eastAsia" w:ascii="仿宋_GB2312" w:hAnsi="仿宋" w:eastAsia="仿宋_GB2312"/>
          <w:spacing w:val="6"/>
          <w:sz w:val="30"/>
          <w:szCs w:val="30"/>
        </w:rPr>
        <w:t>栏；</w:t>
      </w:r>
    </w:p>
    <w:p>
      <w:pPr>
        <w:numPr>
          <w:ilvl w:val="0"/>
          <w:numId w:val="8"/>
        </w:numPr>
        <w:snapToGrid w:val="0"/>
        <w:spacing w:line="560" w:lineRule="exact"/>
        <w:ind w:left="0" w:firstLine="576"/>
        <w:rPr>
          <w:rFonts w:ascii="仿宋_GB2312" w:hAnsi="仿宋" w:eastAsia="仿宋_GB2312"/>
          <w:spacing w:val="6"/>
          <w:sz w:val="30"/>
          <w:szCs w:val="30"/>
        </w:rPr>
      </w:pPr>
      <w:r>
        <w:rPr>
          <w:rFonts w:hint="eastAsia" w:ascii="仿宋_GB2312" w:hAnsi="仿宋" w:eastAsia="仿宋_GB2312"/>
          <w:spacing w:val="6"/>
          <w:sz w:val="30"/>
          <w:szCs w:val="30"/>
        </w:rPr>
        <w:t>1</w:t>
      </w:r>
      <w:r>
        <w:rPr>
          <w:rFonts w:ascii="仿宋_GB2312" w:hAnsi="仿宋" w:eastAsia="仿宋_GB2312"/>
          <w:spacing w:val="6"/>
          <w:sz w:val="30"/>
          <w:szCs w:val="30"/>
        </w:rPr>
        <w:t>8行</w:t>
      </w:r>
      <w:r>
        <w:rPr>
          <w:rFonts w:hint="eastAsia" w:ascii="仿宋_GB2312" w:hAnsi="仿宋" w:eastAsia="仿宋_GB2312"/>
          <w:spacing w:val="6"/>
          <w:sz w:val="30"/>
          <w:szCs w:val="30"/>
        </w:rPr>
        <w:t>1~</w:t>
      </w:r>
      <w:r>
        <w:rPr>
          <w:rFonts w:ascii="仿宋_GB2312" w:hAnsi="仿宋" w:eastAsia="仿宋_GB2312"/>
          <w:spacing w:val="6"/>
          <w:sz w:val="30"/>
          <w:szCs w:val="30"/>
        </w:rPr>
        <w:t>10</w:t>
      </w:r>
      <w:r>
        <w:rPr>
          <w:rFonts w:hint="eastAsia" w:ascii="仿宋_GB2312" w:hAnsi="仿宋" w:eastAsia="仿宋_GB2312"/>
          <w:spacing w:val="6"/>
          <w:sz w:val="30"/>
          <w:szCs w:val="30"/>
        </w:rPr>
        <w:t>栏=（</w:t>
      </w:r>
      <w:r>
        <w:rPr>
          <w:rFonts w:ascii="仿宋_GB2312" w:hAnsi="仿宋" w:eastAsia="仿宋_GB2312"/>
          <w:spacing w:val="6"/>
          <w:sz w:val="30"/>
          <w:szCs w:val="30"/>
        </w:rPr>
        <w:t>19+20</w:t>
      </w:r>
      <w:r>
        <w:rPr>
          <w:rFonts w:hint="eastAsia" w:ascii="仿宋_GB2312" w:hAnsi="仿宋" w:eastAsia="仿宋_GB2312"/>
          <w:spacing w:val="6"/>
          <w:sz w:val="30"/>
          <w:szCs w:val="30"/>
        </w:rPr>
        <w:t>）</w:t>
      </w:r>
      <w:r>
        <w:rPr>
          <w:rFonts w:ascii="仿宋_GB2312" w:hAnsi="仿宋" w:eastAsia="仿宋_GB2312"/>
          <w:spacing w:val="6"/>
          <w:sz w:val="30"/>
          <w:szCs w:val="30"/>
        </w:rPr>
        <w:t>行</w:t>
      </w:r>
      <w:r>
        <w:rPr>
          <w:rFonts w:hint="eastAsia" w:ascii="仿宋_GB2312" w:hAnsi="仿宋" w:eastAsia="仿宋_GB2312"/>
          <w:spacing w:val="6"/>
          <w:sz w:val="30"/>
          <w:szCs w:val="30"/>
        </w:rPr>
        <w:t>1~</w:t>
      </w:r>
      <w:r>
        <w:rPr>
          <w:rFonts w:ascii="仿宋_GB2312" w:hAnsi="仿宋" w:eastAsia="仿宋_GB2312"/>
          <w:spacing w:val="6"/>
          <w:sz w:val="30"/>
          <w:szCs w:val="30"/>
        </w:rPr>
        <w:t>10</w:t>
      </w:r>
      <w:r>
        <w:rPr>
          <w:rFonts w:hint="eastAsia" w:ascii="仿宋_GB2312" w:hAnsi="仿宋" w:eastAsia="仿宋_GB2312"/>
          <w:spacing w:val="6"/>
          <w:sz w:val="30"/>
          <w:szCs w:val="30"/>
        </w:rPr>
        <w:t>栏；</w:t>
      </w:r>
    </w:p>
    <w:p>
      <w:pPr>
        <w:numPr>
          <w:ilvl w:val="0"/>
          <w:numId w:val="8"/>
        </w:numPr>
        <w:snapToGrid w:val="0"/>
        <w:spacing w:line="560" w:lineRule="exact"/>
        <w:rPr>
          <w:rFonts w:ascii="仿宋_GB2312" w:hAnsi="仿宋" w:eastAsia="仿宋_GB2312"/>
          <w:spacing w:val="6"/>
          <w:sz w:val="30"/>
          <w:szCs w:val="30"/>
        </w:rPr>
      </w:pPr>
      <w:r>
        <w:rPr>
          <w:rFonts w:ascii="仿宋_GB2312" w:hAnsi="仿宋" w:eastAsia="仿宋_GB2312"/>
          <w:spacing w:val="6"/>
          <w:sz w:val="30"/>
          <w:szCs w:val="30"/>
        </w:rPr>
        <w:t>24</w:t>
      </w:r>
      <w:r>
        <w:rPr>
          <w:rFonts w:hint="eastAsia" w:ascii="仿宋_GB2312" w:hAnsi="仿宋" w:eastAsia="仿宋_GB2312"/>
          <w:spacing w:val="6"/>
          <w:sz w:val="30"/>
          <w:szCs w:val="30"/>
        </w:rPr>
        <w:t>行1~</w:t>
      </w:r>
      <w:r>
        <w:rPr>
          <w:rFonts w:ascii="仿宋_GB2312" w:hAnsi="仿宋" w:eastAsia="仿宋_GB2312"/>
          <w:spacing w:val="6"/>
          <w:sz w:val="30"/>
          <w:szCs w:val="30"/>
        </w:rPr>
        <w:t>10</w:t>
      </w:r>
      <w:r>
        <w:rPr>
          <w:rFonts w:hint="eastAsia" w:ascii="仿宋_GB2312" w:hAnsi="仿宋" w:eastAsia="仿宋_GB2312"/>
          <w:spacing w:val="6"/>
          <w:sz w:val="30"/>
          <w:szCs w:val="30"/>
        </w:rPr>
        <w:t>栏=（</w:t>
      </w:r>
      <w:r>
        <w:rPr>
          <w:rFonts w:ascii="仿宋_GB2312" w:hAnsi="仿宋" w:eastAsia="仿宋_GB2312"/>
          <w:spacing w:val="6"/>
          <w:sz w:val="30"/>
          <w:szCs w:val="30"/>
        </w:rPr>
        <w:t>25</w:t>
      </w:r>
      <w:r>
        <w:rPr>
          <w:rFonts w:hint="eastAsia" w:ascii="仿宋_GB2312" w:hAnsi="仿宋" w:eastAsia="仿宋_GB2312"/>
          <w:spacing w:val="6"/>
          <w:sz w:val="30"/>
          <w:szCs w:val="30"/>
        </w:rPr>
        <w:t>+</w:t>
      </w:r>
      <w:r>
        <w:rPr>
          <w:rFonts w:ascii="仿宋_GB2312" w:hAnsi="仿宋" w:eastAsia="仿宋_GB2312"/>
          <w:spacing w:val="6"/>
          <w:sz w:val="30"/>
          <w:szCs w:val="30"/>
        </w:rPr>
        <w:t>26</w:t>
      </w:r>
      <w:r>
        <w:rPr>
          <w:rFonts w:hint="eastAsia" w:ascii="仿宋_GB2312" w:hAnsi="仿宋" w:eastAsia="仿宋_GB2312"/>
          <w:spacing w:val="6"/>
          <w:sz w:val="30"/>
          <w:szCs w:val="30"/>
        </w:rPr>
        <w:t>）行1~</w:t>
      </w:r>
      <w:r>
        <w:rPr>
          <w:rFonts w:ascii="仿宋_GB2312" w:hAnsi="仿宋" w:eastAsia="仿宋_GB2312"/>
          <w:spacing w:val="6"/>
          <w:sz w:val="30"/>
          <w:szCs w:val="30"/>
        </w:rPr>
        <w:t>10</w:t>
      </w:r>
      <w:r>
        <w:rPr>
          <w:rFonts w:hint="eastAsia" w:ascii="仿宋_GB2312" w:hAnsi="仿宋" w:eastAsia="仿宋_GB2312"/>
          <w:spacing w:val="6"/>
          <w:sz w:val="30"/>
          <w:szCs w:val="30"/>
        </w:rPr>
        <w:t>栏；</w:t>
      </w:r>
    </w:p>
    <w:p>
      <w:pPr>
        <w:numPr>
          <w:ilvl w:val="0"/>
          <w:numId w:val="8"/>
        </w:numPr>
        <w:snapToGrid w:val="0"/>
        <w:spacing w:line="560" w:lineRule="exact"/>
        <w:ind w:left="0" w:firstLine="576"/>
        <w:rPr>
          <w:rFonts w:ascii="仿宋_GB2312" w:hAnsi="仿宋" w:eastAsia="仿宋_GB2312"/>
          <w:spacing w:val="6"/>
          <w:sz w:val="30"/>
          <w:szCs w:val="30"/>
        </w:rPr>
      </w:pPr>
      <w:r>
        <w:rPr>
          <w:rFonts w:ascii="仿宋_GB2312" w:hAnsi="仿宋" w:eastAsia="仿宋_GB2312"/>
          <w:spacing w:val="6"/>
          <w:sz w:val="30"/>
          <w:szCs w:val="30"/>
        </w:rPr>
        <w:t>27</w:t>
      </w:r>
      <w:r>
        <w:rPr>
          <w:rFonts w:hint="eastAsia" w:ascii="仿宋_GB2312" w:hAnsi="仿宋" w:eastAsia="仿宋_GB2312"/>
          <w:spacing w:val="6"/>
          <w:sz w:val="30"/>
          <w:szCs w:val="30"/>
        </w:rPr>
        <w:t>行3~</w:t>
      </w:r>
      <w:r>
        <w:rPr>
          <w:rFonts w:ascii="仿宋_GB2312" w:hAnsi="仿宋" w:eastAsia="仿宋_GB2312"/>
          <w:spacing w:val="6"/>
          <w:sz w:val="30"/>
          <w:szCs w:val="30"/>
        </w:rPr>
        <w:t>5</w:t>
      </w:r>
      <w:r>
        <w:rPr>
          <w:rFonts w:hint="eastAsia" w:ascii="仿宋_GB2312" w:hAnsi="仿宋" w:eastAsia="仿宋_GB2312"/>
          <w:spacing w:val="6"/>
          <w:sz w:val="30"/>
          <w:szCs w:val="30"/>
        </w:rPr>
        <w:t>、</w:t>
      </w:r>
      <w:r>
        <w:rPr>
          <w:rFonts w:ascii="仿宋_GB2312" w:hAnsi="仿宋" w:eastAsia="仿宋_GB2312"/>
          <w:spacing w:val="6"/>
          <w:sz w:val="30"/>
          <w:szCs w:val="30"/>
        </w:rPr>
        <w:t>8</w:t>
      </w:r>
      <w:r>
        <w:rPr>
          <w:rFonts w:hint="eastAsia" w:ascii="仿宋_GB2312" w:hAnsi="仿宋" w:eastAsia="仿宋_GB2312"/>
          <w:spacing w:val="6"/>
          <w:sz w:val="30"/>
          <w:szCs w:val="30"/>
        </w:rPr>
        <w:t>~10栏=(</w:t>
      </w:r>
      <w:r>
        <w:rPr>
          <w:rFonts w:ascii="仿宋_GB2312" w:hAnsi="仿宋" w:eastAsia="仿宋_GB2312"/>
          <w:spacing w:val="6"/>
          <w:sz w:val="30"/>
          <w:szCs w:val="30"/>
        </w:rPr>
        <w:t>28</w:t>
      </w:r>
      <w:r>
        <w:rPr>
          <w:rFonts w:hint="eastAsia" w:ascii="仿宋_GB2312" w:hAnsi="仿宋" w:eastAsia="仿宋_GB2312"/>
          <w:spacing w:val="6"/>
          <w:sz w:val="30"/>
          <w:szCs w:val="30"/>
        </w:rPr>
        <w:t>+</w:t>
      </w:r>
      <w:r>
        <w:rPr>
          <w:rFonts w:ascii="仿宋_GB2312" w:hAnsi="仿宋" w:eastAsia="仿宋_GB2312"/>
          <w:spacing w:val="6"/>
          <w:sz w:val="30"/>
          <w:szCs w:val="30"/>
        </w:rPr>
        <w:t>36</w:t>
      </w:r>
      <w:r>
        <w:rPr>
          <w:rFonts w:hint="eastAsia" w:ascii="仿宋_GB2312" w:hAnsi="仿宋" w:eastAsia="仿宋_GB2312"/>
          <w:spacing w:val="6"/>
          <w:sz w:val="30"/>
          <w:szCs w:val="30"/>
        </w:rPr>
        <w:t>+</w:t>
      </w:r>
      <w:r>
        <w:rPr>
          <w:rFonts w:ascii="仿宋_GB2312" w:hAnsi="仿宋" w:eastAsia="仿宋_GB2312"/>
          <w:spacing w:val="6"/>
          <w:sz w:val="30"/>
          <w:szCs w:val="30"/>
        </w:rPr>
        <w:t>37</w:t>
      </w:r>
      <w:r>
        <w:rPr>
          <w:rFonts w:hint="eastAsia" w:ascii="仿宋_GB2312" w:hAnsi="仿宋" w:eastAsia="仿宋_GB2312"/>
          <w:spacing w:val="6"/>
          <w:sz w:val="30"/>
          <w:szCs w:val="30"/>
        </w:rPr>
        <w:t>+</w:t>
      </w:r>
      <w:r>
        <w:rPr>
          <w:rFonts w:ascii="仿宋_GB2312" w:hAnsi="仿宋" w:eastAsia="仿宋_GB2312"/>
          <w:spacing w:val="6"/>
          <w:sz w:val="30"/>
          <w:szCs w:val="30"/>
        </w:rPr>
        <w:t>38</w:t>
      </w:r>
      <w:r>
        <w:rPr>
          <w:rFonts w:hint="eastAsia" w:ascii="仿宋_GB2312" w:hAnsi="仿宋" w:eastAsia="仿宋_GB2312"/>
          <w:spacing w:val="6"/>
          <w:sz w:val="30"/>
          <w:szCs w:val="30"/>
        </w:rPr>
        <w:t>+</w:t>
      </w:r>
      <w:r>
        <w:rPr>
          <w:rFonts w:ascii="仿宋_GB2312" w:hAnsi="仿宋" w:eastAsia="仿宋_GB2312"/>
          <w:spacing w:val="6"/>
          <w:sz w:val="30"/>
          <w:szCs w:val="30"/>
        </w:rPr>
        <w:t>39</w:t>
      </w:r>
      <w:r>
        <w:rPr>
          <w:rFonts w:hint="eastAsia" w:ascii="仿宋_GB2312" w:hAnsi="仿宋" w:eastAsia="仿宋_GB2312"/>
          <w:spacing w:val="6"/>
          <w:sz w:val="30"/>
          <w:szCs w:val="30"/>
        </w:rPr>
        <w:t>+</w:t>
      </w:r>
      <w:r>
        <w:rPr>
          <w:rFonts w:ascii="仿宋_GB2312" w:hAnsi="仿宋" w:eastAsia="仿宋_GB2312"/>
          <w:spacing w:val="6"/>
          <w:sz w:val="30"/>
          <w:szCs w:val="30"/>
        </w:rPr>
        <w:t>40</w:t>
      </w:r>
      <w:r>
        <w:rPr>
          <w:rFonts w:hint="eastAsia" w:ascii="仿宋_GB2312" w:hAnsi="仿宋" w:eastAsia="仿宋_GB2312"/>
          <w:spacing w:val="6"/>
          <w:sz w:val="30"/>
          <w:szCs w:val="30"/>
        </w:rPr>
        <w:t>)行3~</w:t>
      </w:r>
      <w:r>
        <w:rPr>
          <w:rFonts w:ascii="仿宋_GB2312" w:hAnsi="仿宋" w:eastAsia="仿宋_GB2312"/>
          <w:spacing w:val="6"/>
          <w:sz w:val="30"/>
          <w:szCs w:val="30"/>
        </w:rPr>
        <w:t>5</w:t>
      </w:r>
      <w:r>
        <w:rPr>
          <w:rFonts w:hint="eastAsia" w:ascii="仿宋_GB2312" w:hAnsi="仿宋" w:eastAsia="仿宋_GB2312"/>
          <w:spacing w:val="6"/>
          <w:sz w:val="30"/>
          <w:szCs w:val="30"/>
        </w:rPr>
        <w:t>、</w:t>
      </w:r>
      <w:r>
        <w:rPr>
          <w:rFonts w:ascii="仿宋_GB2312" w:hAnsi="仿宋" w:eastAsia="仿宋_GB2312"/>
          <w:spacing w:val="6"/>
          <w:sz w:val="30"/>
          <w:szCs w:val="30"/>
        </w:rPr>
        <w:t>8</w:t>
      </w:r>
      <w:r>
        <w:rPr>
          <w:rFonts w:hint="eastAsia" w:ascii="仿宋_GB2312" w:hAnsi="仿宋" w:eastAsia="仿宋_GB2312"/>
          <w:spacing w:val="6"/>
          <w:sz w:val="30"/>
          <w:szCs w:val="30"/>
        </w:rPr>
        <w:t>~10栏；</w:t>
      </w:r>
    </w:p>
    <w:p>
      <w:pPr>
        <w:numPr>
          <w:ilvl w:val="0"/>
          <w:numId w:val="8"/>
        </w:numPr>
        <w:snapToGrid w:val="0"/>
        <w:spacing w:line="560" w:lineRule="exact"/>
        <w:rPr>
          <w:rFonts w:ascii="仿宋_GB2312" w:hAnsi="仿宋" w:eastAsia="仿宋_GB2312"/>
          <w:spacing w:val="6"/>
          <w:sz w:val="30"/>
          <w:szCs w:val="30"/>
        </w:rPr>
      </w:pPr>
      <w:r>
        <w:rPr>
          <w:rFonts w:ascii="仿宋_GB2312" w:hAnsi="仿宋" w:eastAsia="仿宋_GB2312"/>
          <w:spacing w:val="6"/>
          <w:sz w:val="30"/>
          <w:szCs w:val="30"/>
        </w:rPr>
        <w:t>28</w:t>
      </w:r>
      <w:r>
        <w:rPr>
          <w:rFonts w:hint="eastAsia" w:ascii="仿宋_GB2312" w:hAnsi="仿宋" w:eastAsia="仿宋_GB2312"/>
          <w:spacing w:val="6"/>
          <w:sz w:val="30"/>
          <w:szCs w:val="30"/>
        </w:rPr>
        <w:t>行1~</w:t>
      </w:r>
      <w:r>
        <w:rPr>
          <w:rFonts w:ascii="仿宋_GB2312" w:hAnsi="仿宋" w:eastAsia="仿宋_GB2312"/>
          <w:spacing w:val="6"/>
          <w:sz w:val="30"/>
          <w:szCs w:val="30"/>
        </w:rPr>
        <w:t>10</w:t>
      </w:r>
      <w:r>
        <w:rPr>
          <w:rFonts w:hint="eastAsia" w:ascii="仿宋_GB2312" w:hAnsi="仿宋" w:eastAsia="仿宋_GB2312"/>
          <w:spacing w:val="6"/>
          <w:sz w:val="30"/>
          <w:szCs w:val="30"/>
        </w:rPr>
        <w:t>栏=（</w:t>
      </w:r>
      <w:r>
        <w:rPr>
          <w:rFonts w:ascii="仿宋_GB2312" w:hAnsi="仿宋" w:eastAsia="仿宋_GB2312"/>
          <w:spacing w:val="6"/>
          <w:sz w:val="30"/>
          <w:szCs w:val="30"/>
        </w:rPr>
        <w:t>29</w:t>
      </w:r>
      <w:r>
        <w:rPr>
          <w:rFonts w:hint="eastAsia" w:ascii="仿宋_GB2312" w:hAnsi="仿宋" w:eastAsia="仿宋_GB2312"/>
          <w:spacing w:val="6"/>
          <w:sz w:val="30"/>
          <w:szCs w:val="30"/>
        </w:rPr>
        <w:t>+</w:t>
      </w:r>
      <w:r>
        <w:rPr>
          <w:rFonts w:ascii="仿宋_GB2312" w:hAnsi="仿宋" w:eastAsia="仿宋_GB2312"/>
          <w:spacing w:val="6"/>
          <w:sz w:val="30"/>
          <w:szCs w:val="30"/>
        </w:rPr>
        <w:t>30</w:t>
      </w:r>
      <w:r>
        <w:rPr>
          <w:rFonts w:hint="eastAsia" w:ascii="仿宋_GB2312" w:hAnsi="仿宋" w:eastAsia="仿宋_GB2312"/>
          <w:spacing w:val="6"/>
          <w:sz w:val="30"/>
          <w:szCs w:val="30"/>
        </w:rPr>
        <w:t>+</w:t>
      </w:r>
      <w:r>
        <w:rPr>
          <w:rFonts w:ascii="仿宋_GB2312" w:hAnsi="仿宋" w:eastAsia="仿宋_GB2312"/>
          <w:spacing w:val="6"/>
          <w:sz w:val="30"/>
          <w:szCs w:val="30"/>
        </w:rPr>
        <w:t>31</w:t>
      </w:r>
      <w:r>
        <w:rPr>
          <w:rFonts w:hint="eastAsia" w:ascii="仿宋_GB2312" w:hAnsi="仿宋" w:eastAsia="仿宋_GB2312"/>
          <w:spacing w:val="6"/>
          <w:sz w:val="30"/>
          <w:szCs w:val="30"/>
        </w:rPr>
        <w:t>+</w:t>
      </w:r>
      <w:r>
        <w:rPr>
          <w:rFonts w:ascii="仿宋_GB2312" w:hAnsi="仿宋" w:eastAsia="仿宋_GB2312"/>
          <w:spacing w:val="6"/>
          <w:sz w:val="30"/>
          <w:szCs w:val="30"/>
        </w:rPr>
        <w:t>32</w:t>
      </w:r>
      <w:r>
        <w:rPr>
          <w:rFonts w:hint="eastAsia" w:ascii="仿宋_GB2312" w:hAnsi="仿宋" w:eastAsia="仿宋_GB2312"/>
          <w:spacing w:val="6"/>
          <w:sz w:val="30"/>
          <w:szCs w:val="30"/>
        </w:rPr>
        <w:t>+</w:t>
      </w:r>
      <w:r>
        <w:rPr>
          <w:rFonts w:ascii="仿宋_GB2312" w:hAnsi="仿宋" w:eastAsia="仿宋_GB2312"/>
          <w:spacing w:val="6"/>
          <w:sz w:val="30"/>
          <w:szCs w:val="30"/>
        </w:rPr>
        <w:t>33</w:t>
      </w:r>
      <w:r>
        <w:rPr>
          <w:rFonts w:hint="eastAsia" w:ascii="仿宋_GB2312" w:hAnsi="仿宋" w:eastAsia="仿宋_GB2312"/>
          <w:spacing w:val="6"/>
          <w:sz w:val="30"/>
          <w:szCs w:val="30"/>
        </w:rPr>
        <w:t>+</w:t>
      </w:r>
      <w:r>
        <w:rPr>
          <w:rFonts w:ascii="仿宋_GB2312" w:hAnsi="仿宋" w:eastAsia="仿宋_GB2312"/>
          <w:spacing w:val="6"/>
          <w:sz w:val="30"/>
          <w:szCs w:val="30"/>
        </w:rPr>
        <w:t>34</w:t>
      </w:r>
      <w:r>
        <w:rPr>
          <w:rFonts w:hint="eastAsia" w:ascii="仿宋_GB2312" w:hAnsi="仿宋" w:eastAsia="仿宋_GB2312"/>
          <w:spacing w:val="6"/>
          <w:sz w:val="30"/>
          <w:szCs w:val="30"/>
        </w:rPr>
        <w:t>+</w:t>
      </w:r>
      <w:r>
        <w:rPr>
          <w:rFonts w:ascii="仿宋_GB2312" w:hAnsi="仿宋" w:eastAsia="仿宋_GB2312"/>
          <w:spacing w:val="6"/>
          <w:sz w:val="30"/>
          <w:szCs w:val="30"/>
        </w:rPr>
        <w:t>35</w:t>
      </w:r>
      <w:r>
        <w:rPr>
          <w:rFonts w:hint="eastAsia" w:ascii="仿宋_GB2312" w:hAnsi="仿宋" w:eastAsia="仿宋_GB2312"/>
          <w:spacing w:val="6"/>
          <w:sz w:val="30"/>
          <w:szCs w:val="30"/>
        </w:rPr>
        <w:t>）行1~</w:t>
      </w:r>
      <w:r>
        <w:rPr>
          <w:rFonts w:ascii="仿宋_GB2312" w:hAnsi="仿宋" w:eastAsia="仿宋_GB2312"/>
          <w:spacing w:val="6"/>
          <w:sz w:val="30"/>
          <w:szCs w:val="30"/>
        </w:rPr>
        <w:t>10</w:t>
      </w:r>
      <w:r>
        <w:rPr>
          <w:rFonts w:hint="eastAsia" w:ascii="仿宋_GB2312" w:hAnsi="仿宋" w:eastAsia="仿宋_GB2312"/>
          <w:spacing w:val="6"/>
          <w:sz w:val="30"/>
          <w:szCs w:val="30"/>
        </w:rPr>
        <w:t>栏；</w:t>
      </w:r>
    </w:p>
    <w:p>
      <w:pPr>
        <w:numPr>
          <w:ilvl w:val="0"/>
          <w:numId w:val="8"/>
        </w:numPr>
        <w:snapToGrid w:val="0"/>
        <w:spacing w:line="560" w:lineRule="exact"/>
        <w:ind w:left="0" w:firstLine="576"/>
        <w:rPr>
          <w:rFonts w:ascii="仿宋_GB2312" w:hAnsi="仿宋" w:eastAsia="仿宋_GB2312"/>
          <w:spacing w:val="6"/>
          <w:sz w:val="30"/>
          <w:szCs w:val="30"/>
        </w:rPr>
      </w:pPr>
      <w:r>
        <w:rPr>
          <w:rFonts w:ascii="仿宋_GB2312" w:hAnsi="仿宋" w:eastAsia="仿宋_GB2312"/>
          <w:spacing w:val="6"/>
          <w:sz w:val="30"/>
          <w:szCs w:val="30"/>
        </w:rPr>
        <w:t>41</w:t>
      </w:r>
      <w:r>
        <w:rPr>
          <w:rFonts w:hint="eastAsia" w:ascii="仿宋_GB2312" w:hAnsi="仿宋" w:eastAsia="仿宋_GB2312"/>
          <w:spacing w:val="6"/>
          <w:sz w:val="30"/>
          <w:szCs w:val="30"/>
        </w:rPr>
        <w:t>行3~</w:t>
      </w:r>
      <w:r>
        <w:rPr>
          <w:rFonts w:ascii="仿宋_GB2312" w:hAnsi="仿宋" w:eastAsia="仿宋_GB2312"/>
          <w:spacing w:val="6"/>
          <w:sz w:val="30"/>
          <w:szCs w:val="30"/>
        </w:rPr>
        <w:t>5</w:t>
      </w:r>
      <w:r>
        <w:rPr>
          <w:rFonts w:hint="eastAsia" w:ascii="仿宋_GB2312" w:hAnsi="仿宋" w:eastAsia="仿宋_GB2312"/>
          <w:spacing w:val="6"/>
          <w:sz w:val="30"/>
          <w:szCs w:val="30"/>
        </w:rPr>
        <w:t>、</w:t>
      </w:r>
      <w:r>
        <w:rPr>
          <w:rFonts w:ascii="仿宋_GB2312" w:hAnsi="仿宋" w:eastAsia="仿宋_GB2312"/>
          <w:spacing w:val="6"/>
          <w:sz w:val="30"/>
          <w:szCs w:val="30"/>
        </w:rPr>
        <w:t>8</w:t>
      </w:r>
      <w:r>
        <w:rPr>
          <w:rFonts w:hint="eastAsia" w:ascii="仿宋_GB2312" w:hAnsi="仿宋" w:eastAsia="仿宋_GB2312"/>
          <w:spacing w:val="6"/>
          <w:sz w:val="30"/>
          <w:szCs w:val="30"/>
        </w:rPr>
        <w:t>~10栏=(</w:t>
      </w:r>
      <w:r>
        <w:rPr>
          <w:rFonts w:ascii="仿宋_GB2312" w:hAnsi="仿宋" w:eastAsia="仿宋_GB2312"/>
          <w:spacing w:val="6"/>
          <w:sz w:val="30"/>
          <w:szCs w:val="30"/>
        </w:rPr>
        <w:t>42</w:t>
      </w:r>
      <w:r>
        <w:rPr>
          <w:rFonts w:hint="eastAsia" w:ascii="仿宋_GB2312" w:hAnsi="仿宋" w:eastAsia="仿宋_GB2312"/>
          <w:spacing w:val="6"/>
          <w:sz w:val="30"/>
          <w:szCs w:val="30"/>
        </w:rPr>
        <w:t>+</w:t>
      </w:r>
      <w:r>
        <w:rPr>
          <w:rFonts w:ascii="仿宋_GB2312" w:hAnsi="仿宋" w:eastAsia="仿宋_GB2312"/>
          <w:spacing w:val="6"/>
          <w:sz w:val="30"/>
          <w:szCs w:val="30"/>
        </w:rPr>
        <w:t>43</w:t>
      </w:r>
      <w:r>
        <w:rPr>
          <w:rFonts w:hint="eastAsia" w:ascii="仿宋_GB2312" w:hAnsi="仿宋" w:eastAsia="仿宋_GB2312"/>
          <w:spacing w:val="6"/>
          <w:sz w:val="30"/>
          <w:szCs w:val="30"/>
        </w:rPr>
        <w:t>+</w:t>
      </w:r>
      <w:r>
        <w:rPr>
          <w:rFonts w:ascii="仿宋_GB2312" w:hAnsi="仿宋" w:eastAsia="仿宋_GB2312"/>
          <w:spacing w:val="6"/>
          <w:sz w:val="30"/>
          <w:szCs w:val="30"/>
        </w:rPr>
        <w:t>44</w:t>
      </w:r>
      <w:r>
        <w:rPr>
          <w:rFonts w:hint="eastAsia" w:ascii="仿宋_GB2312" w:hAnsi="仿宋" w:eastAsia="仿宋_GB2312"/>
          <w:spacing w:val="6"/>
          <w:sz w:val="30"/>
          <w:szCs w:val="30"/>
        </w:rPr>
        <w:t>)行3~</w:t>
      </w:r>
      <w:r>
        <w:rPr>
          <w:rFonts w:ascii="仿宋_GB2312" w:hAnsi="仿宋" w:eastAsia="仿宋_GB2312"/>
          <w:spacing w:val="6"/>
          <w:sz w:val="30"/>
          <w:szCs w:val="30"/>
        </w:rPr>
        <w:t>5</w:t>
      </w:r>
      <w:r>
        <w:rPr>
          <w:rFonts w:hint="eastAsia" w:ascii="仿宋_GB2312" w:hAnsi="仿宋" w:eastAsia="仿宋_GB2312"/>
          <w:spacing w:val="6"/>
          <w:sz w:val="30"/>
          <w:szCs w:val="30"/>
        </w:rPr>
        <w:t>、</w:t>
      </w:r>
      <w:r>
        <w:rPr>
          <w:rFonts w:ascii="仿宋_GB2312" w:hAnsi="仿宋" w:eastAsia="仿宋_GB2312"/>
          <w:spacing w:val="6"/>
          <w:sz w:val="30"/>
          <w:szCs w:val="30"/>
        </w:rPr>
        <w:t>8</w:t>
      </w:r>
      <w:r>
        <w:rPr>
          <w:rFonts w:hint="eastAsia" w:ascii="仿宋_GB2312" w:hAnsi="仿宋" w:eastAsia="仿宋_GB2312"/>
          <w:spacing w:val="6"/>
          <w:sz w:val="30"/>
          <w:szCs w:val="30"/>
        </w:rPr>
        <w:t>~10栏；</w:t>
      </w:r>
    </w:p>
    <w:p>
      <w:pPr>
        <w:numPr>
          <w:ilvl w:val="0"/>
          <w:numId w:val="8"/>
        </w:numPr>
        <w:snapToGrid w:val="0"/>
        <w:spacing w:line="560" w:lineRule="exact"/>
        <w:ind w:left="0" w:firstLine="576"/>
        <w:rPr>
          <w:rFonts w:ascii="仿宋_GB2312" w:hAnsi="仿宋" w:eastAsia="仿宋_GB2312"/>
          <w:spacing w:val="6"/>
          <w:sz w:val="30"/>
          <w:szCs w:val="30"/>
        </w:rPr>
      </w:pPr>
      <w:r>
        <w:rPr>
          <w:rFonts w:ascii="仿宋_GB2312" w:hAnsi="仿宋" w:eastAsia="仿宋_GB2312"/>
          <w:spacing w:val="6"/>
          <w:sz w:val="30"/>
          <w:szCs w:val="30"/>
        </w:rPr>
        <w:t>45</w:t>
      </w:r>
      <w:r>
        <w:rPr>
          <w:rFonts w:hint="eastAsia" w:ascii="仿宋_GB2312" w:hAnsi="仿宋" w:eastAsia="仿宋_GB2312"/>
          <w:spacing w:val="6"/>
          <w:sz w:val="30"/>
          <w:szCs w:val="30"/>
        </w:rPr>
        <w:t>行3~</w:t>
      </w:r>
      <w:r>
        <w:rPr>
          <w:rFonts w:ascii="仿宋_GB2312" w:hAnsi="仿宋" w:eastAsia="仿宋_GB2312"/>
          <w:spacing w:val="6"/>
          <w:sz w:val="30"/>
          <w:szCs w:val="30"/>
        </w:rPr>
        <w:t>5</w:t>
      </w:r>
      <w:r>
        <w:rPr>
          <w:rFonts w:hint="eastAsia" w:ascii="仿宋_GB2312" w:hAnsi="仿宋" w:eastAsia="仿宋_GB2312"/>
          <w:spacing w:val="6"/>
          <w:sz w:val="30"/>
          <w:szCs w:val="30"/>
        </w:rPr>
        <w:t>、</w:t>
      </w:r>
      <w:r>
        <w:rPr>
          <w:rFonts w:ascii="仿宋_GB2312" w:hAnsi="仿宋" w:eastAsia="仿宋_GB2312"/>
          <w:spacing w:val="6"/>
          <w:sz w:val="30"/>
          <w:szCs w:val="30"/>
        </w:rPr>
        <w:t>8</w:t>
      </w:r>
      <w:r>
        <w:rPr>
          <w:rFonts w:hint="eastAsia" w:ascii="仿宋_GB2312" w:hAnsi="仿宋" w:eastAsia="仿宋_GB2312"/>
          <w:spacing w:val="6"/>
          <w:sz w:val="30"/>
          <w:szCs w:val="30"/>
        </w:rPr>
        <w:t>~10栏=(</w:t>
      </w:r>
      <w:r>
        <w:rPr>
          <w:rFonts w:ascii="仿宋_GB2312" w:hAnsi="仿宋" w:eastAsia="仿宋_GB2312"/>
          <w:spacing w:val="6"/>
          <w:sz w:val="30"/>
          <w:szCs w:val="30"/>
        </w:rPr>
        <w:t>46</w:t>
      </w:r>
      <w:r>
        <w:rPr>
          <w:rFonts w:hint="eastAsia" w:ascii="仿宋_GB2312" w:hAnsi="仿宋" w:eastAsia="仿宋_GB2312"/>
          <w:spacing w:val="6"/>
          <w:sz w:val="30"/>
          <w:szCs w:val="30"/>
        </w:rPr>
        <w:t>+</w:t>
      </w:r>
      <w:r>
        <w:rPr>
          <w:rFonts w:ascii="仿宋_GB2312" w:hAnsi="仿宋" w:eastAsia="仿宋_GB2312"/>
          <w:spacing w:val="6"/>
          <w:sz w:val="30"/>
          <w:szCs w:val="30"/>
        </w:rPr>
        <w:t>47</w:t>
      </w:r>
      <w:r>
        <w:rPr>
          <w:rFonts w:hint="eastAsia" w:ascii="仿宋_GB2312" w:hAnsi="仿宋" w:eastAsia="仿宋_GB2312"/>
          <w:spacing w:val="6"/>
          <w:sz w:val="30"/>
          <w:szCs w:val="30"/>
        </w:rPr>
        <w:t>+</w:t>
      </w:r>
      <w:r>
        <w:rPr>
          <w:rFonts w:ascii="仿宋_GB2312" w:hAnsi="仿宋" w:eastAsia="仿宋_GB2312"/>
          <w:spacing w:val="6"/>
          <w:sz w:val="30"/>
          <w:szCs w:val="30"/>
        </w:rPr>
        <w:t>48</w:t>
      </w:r>
      <w:r>
        <w:rPr>
          <w:rFonts w:hint="eastAsia" w:ascii="仿宋_GB2312" w:hAnsi="仿宋" w:eastAsia="仿宋_GB2312"/>
          <w:spacing w:val="6"/>
          <w:sz w:val="30"/>
          <w:szCs w:val="30"/>
        </w:rPr>
        <w:t>+</w:t>
      </w:r>
      <w:r>
        <w:rPr>
          <w:rFonts w:ascii="仿宋_GB2312" w:hAnsi="仿宋" w:eastAsia="仿宋_GB2312"/>
          <w:spacing w:val="6"/>
          <w:sz w:val="30"/>
          <w:szCs w:val="30"/>
        </w:rPr>
        <w:t>49</w:t>
      </w:r>
      <w:r>
        <w:rPr>
          <w:rFonts w:hint="eastAsia" w:ascii="仿宋_GB2312" w:hAnsi="仿宋" w:eastAsia="仿宋_GB2312"/>
          <w:spacing w:val="6"/>
          <w:sz w:val="30"/>
          <w:szCs w:val="30"/>
        </w:rPr>
        <w:t>+</w:t>
      </w:r>
      <w:r>
        <w:rPr>
          <w:rFonts w:ascii="仿宋_GB2312" w:hAnsi="仿宋" w:eastAsia="仿宋_GB2312"/>
          <w:spacing w:val="6"/>
          <w:sz w:val="30"/>
          <w:szCs w:val="30"/>
        </w:rPr>
        <w:t>50</w:t>
      </w:r>
      <w:r>
        <w:rPr>
          <w:rFonts w:hint="eastAsia" w:ascii="仿宋_GB2312" w:hAnsi="仿宋" w:eastAsia="仿宋_GB2312"/>
          <w:spacing w:val="6"/>
          <w:sz w:val="30"/>
          <w:szCs w:val="30"/>
        </w:rPr>
        <w:t>+</w:t>
      </w:r>
      <w:r>
        <w:rPr>
          <w:rFonts w:ascii="仿宋_GB2312" w:hAnsi="仿宋" w:eastAsia="仿宋_GB2312"/>
          <w:spacing w:val="6"/>
          <w:sz w:val="30"/>
          <w:szCs w:val="30"/>
        </w:rPr>
        <w:t>51</w:t>
      </w:r>
      <w:r>
        <w:rPr>
          <w:rFonts w:hint="eastAsia" w:ascii="仿宋_GB2312" w:hAnsi="仿宋" w:eastAsia="仿宋_GB2312"/>
          <w:spacing w:val="6"/>
          <w:sz w:val="30"/>
          <w:szCs w:val="30"/>
        </w:rPr>
        <w:t>)行3~</w:t>
      </w:r>
      <w:r>
        <w:rPr>
          <w:rFonts w:ascii="仿宋_GB2312" w:hAnsi="仿宋" w:eastAsia="仿宋_GB2312"/>
          <w:spacing w:val="6"/>
          <w:sz w:val="30"/>
          <w:szCs w:val="30"/>
        </w:rPr>
        <w:t>5</w:t>
      </w:r>
      <w:r>
        <w:rPr>
          <w:rFonts w:hint="eastAsia" w:ascii="仿宋_GB2312" w:hAnsi="仿宋" w:eastAsia="仿宋_GB2312"/>
          <w:spacing w:val="6"/>
          <w:sz w:val="30"/>
          <w:szCs w:val="30"/>
        </w:rPr>
        <w:t>、</w:t>
      </w:r>
      <w:r>
        <w:rPr>
          <w:rFonts w:ascii="仿宋_GB2312" w:hAnsi="仿宋" w:eastAsia="仿宋_GB2312"/>
          <w:spacing w:val="6"/>
          <w:sz w:val="30"/>
          <w:szCs w:val="30"/>
        </w:rPr>
        <w:t>8</w:t>
      </w:r>
      <w:r>
        <w:rPr>
          <w:rFonts w:hint="eastAsia" w:ascii="仿宋_GB2312" w:hAnsi="仿宋" w:eastAsia="仿宋_GB2312"/>
          <w:spacing w:val="6"/>
          <w:sz w:val="30"/>
          <w:szCs w:val="30"/>
        </w:rPr>
        <w:t>~10栏；</w:t>
      </w:r>
    </w:p>
    <w:p>
      <w:pPr>
        <w:numPr>
          <w:ilvl w:val="0"/>
          <w:numId w:val="8"/>
        </w:numPr>
        <w:snapToGrid w:val="0"/>
        <w:spacing w:line="560" w:lineRule="exact"/>
        <w:ind w:left="0" w:firstLine="576"/>
        <w:rPr>
          <w:rFonts w:ascii="仿宋_GB2312" w:hAnsi="仿宋" w:eastAsia="仿宋_GB2312"/>
          <w:spacing w:val="6"/>
          <w:sz w:val="30"/>
          <w:szCs w:val="30"/>
        </w:rPr>
      </w:pPr>
      <w:r>
        <w:rPr>
          <w:rFonts w:ascii="仿宋_GB2312" w:hAnsi="仿宋" w:eastAsia="仿宋_GB2312"/>
          <w:spacing w:val="6"/>
          <w:sz w:val="30"/>
          <w:szCs w:val="30"/>
        </w:rPr>
        <w:t>52</w:t>
      </w:r>
      <w:r>
        <w:rPr>
          <w:rFonts w:hint="eastAsia" w:ascii="仿宋_GB2312" w:hAnsi="仿宋" w:eastAsia="仿宋_GB2312"/>
          <w:spacing w:val="6"/>
          <w:sz w:val="30"/>
          <w:szCs w:val="30"/>
        </w:rPr>
        <w:t>行3~</w:t>
      </w:r>
      <w:r>
        <w:rPr>
          <w:rFonts w:ascii="仿宋_GB2312" w:hAnsi="仿宋" w:eastAsia="仿宋_GB2312"/>
          <w:spacing w:val="6"/>
          <w:sz w:val="30"/>
          <w:szCs w:val="30"/>
        </w:rPr>
        <w:t>5</w:t>
      </w:r>
      <w:r>
        <w:rPr>
          <w:rFonts w:hint="eastAsia" w:ascii="仿宋_GB2312" w:hAnsi="仿宋" w:eastAsia="仿宋_GB2312"/>
          <w:spacing w:val="6"/>
          <w:sz w:val="30"/>
          <w:szCs w:val="30"/>
        </w:rPr>
        <w:t>、</w:t>
      </w:r>
      <w:r>
        <w:rPr>
          <w:rFonts w:ascii="仿宋_GB2312" w:hAnsi="仿宋" w:eastAsia="仿宋_GB2312"/>
          <w:spacing w:val="6"/>
          <w:sz w:val="30"/>
          <w:szCs w:val="30"/>
        </w:rPr>
        <w:t>8</w:t>
      </w:r>
      <w:r>
        <w:rPr>
          <w:rFonts w:hint="eastAsia" w:ascii="仿宋_GB2312" w:hAnsi="仿宋" w:eastAsia="仿宋_GB2312"/>
          <w:spacing w:val="6"/>
          <w:sz w:val="30"/>
          <w:szCs w:val="30"/>
        </w:rPr>
        <w:t>~10栏=(</w:t>
      </w:r>
      <w:r>
        <w:rPr>
          <w:rFonts w:ascii="仿宋_GB2312" w:hAnsi="仿宋" w:eastAsia="仿宋_GB2312"/>
          <w:spacing w:val="6"/>
          <w:sz w:val="30"/>
          <w:szCs w:val="30"/>
        </w:rPr>
        <w:t>53</w:t>
      </w:r>
      <w:r>
        <w:rPr>
          <w:rFonts w:hint="eastAsia" w:ascii="仿宋_GB2312" w:hAnsi="仿宋" w:eastAsia="仿宋_GB2312"/>
          <w:spacing w:val="6"/>
          <w:sz w:val="30"/>
          <w:szCs w:val="30"/>
        </w:rPr>
        <w:t>+</w:t>
      </w:r>
      <w:r>
        <w:rPr>
          <w:rFonts w:ascii="仿宋_GB2312" w:hAnsi="仿宋" w:eastAsia="仿宋_GB2312"/>
          <w:spacing w:val="6"/>
          <w:sz w:val="30"/>
          <w:szCs w:val="30"/>
        </w:rPr>
        <w:t>54</w:t>
      </w:r>
      <w:r>
        <w:rPr>
          <w:rFonts w:hint="eastAsia" w:ascii="仿宋_GB2312" w:hAnsi="仿宋" w:eastAsia="仿宋_GB2312"/>
          <w:spacing w:val="6"/>
          <w:sz w:val="30"/>
          <w:szCs w:val="30"/>
        </w:rPr>
        <w:t>+</w:t>
      </w:r>
      <w:r>
        <w:rPr>
          <w:rFonts w:ascii="仿宋_GB2312" w:hAnsi="仿宋" w:eastAsia="仿宋_GB2312"/>
          <w:spacing w:val="6"/>
          <w:sz w:val="30"/>
          <w:szCs w:val="30"/>
        </w:rPr>
        <w:t>55</w:t>
      </w:r>
      <w:r>
        <w:rPr>
          <w:rFonts w:hint="eastAsia" w:ascii="仿宋_GB2312" w:hAnsi="仿宋" w:eastAsia="仿宋_GB2312"/>
          <w:spacing w:val="6"/>
          <w:sz w:val="30"/>
          <w:szCs w:val="30"/>
        </w:rPr>
        <w:t>+</w:t>
      </w:r>
      <w:r>
        <w:rPr>
          <w:rFonts w:ascii="仿宋_GB2312" w:hAnsi="仿宋" w:eastAsia="仿宋_GB2312"/>
          <w:spacing w:val="6"/>
          <w:sz w:val="30"/>
          <w:szCs w:val="30"/>
        </w:rPr>
        <w:t>56</w:t>
      </w:r>
      <w:r>
        <w:rPr>
          <w:rFonts w:hint="eastAsia" w:ascii="仿宋_GB2312" w:hAnsi="仿宋" w:eastAsia="仿宋_GB2312"/>
          <w:spacing w:val="6"/>
          <w:sz w:val="30"/>
          <w:szCs w:val="30"/>
        </w:rPr>
        <w:t>+</w:t>
      </w:r>
      <w:r>
        <w:rPr>
          <w:rFonts w:ascii="仿宋_GB2312" w:hAnsi="仿宋" w:eastAsia="仿宋_GB2312"/>
          <w:spacing w:val="6"/>
          <w:sz w:val="30"/>
          <w:szCs w:val="30"/>
        </w:rPr>
        <w:t>57</w:t>
      </w:r>
      <w:r>
        <w:rPr>
          <w:rFonts w:hint="eastAsia" w:ascii="仿宋_GB2312" w:hAnsi="仿宋" w:eastAsia="仿宋_GB2312"/>
          <w:spacing w:val="6"/>
          <w:sz w:val="30"/>
          <w:szCs w:val="30"/>
        </w:rPr>
        <w:t>+</w:t>
      </w:r>
      <w:r>
        <w:rPr>
          <w:rFonts w:ascii="仿宋_GB2312" w:hAnsi="仿宋" w:eastAsia="仿宋_GB2312"/>
          <w:spacing w:val="6"/>
          <w:sz w:val="30"/>
          <w:szCs w:val="30"/>
        </w:rPr>
        <w:t>58</w:t>
      </w:r>
      <w:r>
        <w:rPr>
          <w:rFonts w:hint="eastAsia" w:ascii="仿宋_GB2312" w:hAnsi="仿宋" w:eastAsia="仿宋_GB2312"/>
          <w:spacing w:val="6"/>
          <w:sz w:val="30"/>
          <w:szCs w:val="30"/>
        </w:rPr>
        <w:t>+</w:t>
      </w:r>
      <w:r>
        <w:rPr>
          <w:rFonts w:ascii="仿宋_GB2312" w:hAnsi="仿宋" w:eastAsia="仿宋_GB2312"/>
          <w:spacing w:val="6"/>
          <w:sz w:val="30"/>
          <w:szCs w:val="30"/>
        </w:rPr>
        <w:t>59</w:t>
      </w:r>
      <w:r>
        <w:rPr>
          <w:rFonts w:hint="eastAsia" w:ascii="仿宋_GB2312" w:hAnsi="仿宋" w:eastAsia="仿宋_GB2312"/>
          <w:spacing w:val="6"/>
          <w:sz w:val="30"/>
          <w:szCs w:val="30"/>
        </w:rPr>
        <w:t>)行3~</w:t>
      </w:r>
      <w:r>
        <w:rPr>
          <w:rFonts w:ascii="仿宋_GB2312" w:hAnsi="仿宋" w:eastAsia="仿宋_GB2312"/>
          <w:spacing w:val="6"/>
          <w:sz w:val="30"/>
          <w:szCs w:val="30"/>
        </w:rPr>
        <w:t>5</w:t>
      </w:r>
      <w:r>
        <w:rPr>
          <w:rFonts w:hint="eastAsia" w:ascii="仿宋_GB2312" w:hAnsi="仿宋" w:eastAsia="仿宋_GB2312"/>
          <w:spacing w:val="6"/>
          <w:sz w:val="30"/>
          <w:szCs w:val="30"/>
        </w:rPr>
        <w:t>、</w:t>
      </w:r>
      <w:r>
        <w:rPr>
          <w:rFonts w:ascii="仿宋_GB2312" w:hAnsi="仿宋" w:eastAsia="仿宋_GB2312"/>
          <w:spacing w:val="6"/>
          <w:sz w:val="30"/>
          <w:szCs w:val="30"/>
        </w:rPr>
        <w:t>8</w:t>
      </w:r>
      <w:r>
        <w:rPr>
          <w:rFonts w:hint="eastAsia" w:ascii="仿宋_GB2312" w:hAnsi="仿宋" w:eastAsia="仿宋_GB2312"/>
          <w:spacing w:val="6"/>
          <w:sz w:val="30"/>
          <w:szCs w:val="30"/>
        </w:rPr>
        <w:t>~10栏；</w:t>
      </w:r>
    </w:p>
    <w:p>
      <w:pPr>
        <w:numPr>
          <w:ilvl w:val="0"/>
          <w:numId w:val="8"/>
        </w:numPr>
        <w:snapToGrid w:val="0"/>
        <w:spacing w:line="560" w:lineRule="exact"/>
        <w:ind w:left="0" w:firstLine="576"/>
        <w:rPr>
          <w:rFonts w:ascii="仿宋_GB2312" w:hAnsi="仿宋" w:eastAsia="仿宋_GB2312"/>
          <w:spacing w:val="6"/>
          <w:sz w:val="30"/>
          <w:szCs w:val="30"/>
        </w:rPr>
      </w:pPr>
      <w:r>
        <w:rPr>
          <w:rFonts w:hint="eastAsia" w:ascii="仿宋_GB2312" w:hAnsi="仿宋" w:eastAsia="仿宋_GB2312"/>
          <w:spacing w:val="6"/>
          <w:sz w:val="30"/>
          <w:szCs w:val="30"/>
        </w:rPr>
        <w:t>（</w:t>
      </w:r>
      <w:r>
        <w:rPr>
          <w:rFonts w:ascii="仿宋_GB2312" w:hAnsi="仿宋" w:eastAsia="仿宋_GB2312"/>
          <w:spacing w:val="6"/>
          <w:sz w:val="30"/>
          <w:szCs w:val="30"/>
        </w:rPr>
        <w:t>2</w:t>
      </w:r>
      <w:r>
        <w:rPr>
          <w:rFonts w:hint="eastAsia" w:ascii="仿宋_GB2312" w:hAnsi="仿宋" w:eastAsia="仿宋_GB2312"/>
          <w:spacing w:val="6"/>
          <w:sz w:val="30"/>
          <w:szCs w:val="30"/>
        </w:rPr>
        <w:t>~</w:t>
      </w:r>
      <w:r>
        <w:rPr>
          <w:rFonts w:ascii="仿宋_GB2312" w:hAnsi="仿宋" w:eastAsia="仿宋_GB2312"/>
          <w:spacing w:val="6"/>
          <w:sz w:val="30"/>
          <w:szCs w:val="30"/>
        </w:rPr>
        <w:t>16</w:t>
      </w:r>
      <w:r>
        <w:rPr>
          <w:rFonts w:hint="eastAsia" w:ascii="仿宋_GB2312" w:hAnsi="仿宋" w:eastAsia="仿宋_GB2312"/>
          <w:spacing w:val="6"/>
          <w:sz w:val="30"/>
          <w:szCs w:val="30"/>
        </w:rPr>
        <w:t>,</w:t>
      </w:r>
      <w:r>
        <w:rPr>
          <w:rFonts w:ascii="仿宋_GB2312" w:hAnsi="仿宋" w:eastAsia="仿宋_GB2312"/>
          <w:spacing w:val="6"/>
          <w:sz w:val="30"/>
          <w:szCs w:val="30"/>
        </w:rPr>
        <w:t>18</w:t>
      </w:r>
      <w:r>
        <w:rPr>
          <w:rFonts w:hint="eastAsia" w:ascii="仿宋_GB2312" w:hAnsi="仿宋" w:eastAsia="仿宋_GB2312"/>
          <w:spacing w:val="6"/>
          <w:sz w:val="30"/>
          <w:szCs w:val="30"/>
        </w:rPr>
        <w:t>~</w:t>
      </w:r>
      <w:r>
        <w:rPr>
          <w:rFonts w:ascii="仿宋_GB2312" w:hAnsi="仿宋" w:eastAsia="仿宋_GB2312"/>
          <w:spacing w:val="6"/>
          <w:sz w:val="30"/>
          <w:szCs w:val="30"/>
        </w:rPr>
        <w:t>26</w:t>
      </w:r>
      <w:r>
        <w:rPr>
          <w:rFonts w:hint="eastAsia" w:ascii="仿宋_GB2312" w:hAnsi="仿宋" w:eastAsia="仿宋_GB2312"/>
          <w:spacing w:val="6"/>
          <w:sz w:val="30"/>
          <w:szCs w:val="30"/>
        </w:rPr>
        <w:t>，</w:t>
      </w:r>
      <w:r>
        <w:rPr>
          <w:rFonts w:ascii="仿宋_GB2312" w:hAnsi="仿宋" w:eastAsia="仿宋_GB2312"/>
          <w:spacing w:val="6"/>
          <w:sz w:val="30"/>
          <w:szCs w:val="30"/>
        </w:rPr>
        <w:t>28</w:t>
      </w:r>
      <w:r>
        <w:rPr>
          <w:rFonts w:hint="eastAsia" w:ascii="仿宋_GB2312" w:hAnsi="仿宋" w:eastAsia="仿宋_GB2312"/>
          <w:spacing w:val="6"/>
          <w:sz w:val="30"/>
          <w:szCs w:val="30"/>
        </w:rPr>
        <w:t>~</w:t>
      </w:r>
      <w:r>
        <w:rPr>
          <w:rFonts w:ascii="仿宋_GB2312" w:hAnsi="仿宋" w:eastAsia="仿宋_GB2312"/>
          <w:spacing w:val="6"/>
          <w:sz w:val="30"/>
          <w:szCs w:val="30"/>
        </w:rPr>
        <w:t>38</w:t>
      </w:r>
      <w:r>
        <w:rPr>
          <w:rFonts w:hint="eastAsia" w:ascii="仿宋_GB2312" w:hAnsi="仿宋" w:eastAsia="仿宋_GB2312"/>
          <w:spacing w:val="6"/>
          <w:sz w:val="30"/>
          <w:szCs w:val="30"/>
        </w:rPr>
        <w:t>，</w:t>
      </w:r>
      <w:r>
        <w:rPr>
          <w:rFonts w:ascii="仿宋_GB2312" w:hAnsi="仿宋" w:eastAsia="仿宋_GB2312"/>
          <w:spacing w:val="6"/>
          <w:sz w:val="30"/>
          <w:szCs w:val="30"/>
        </w:rPr>
        <w:t>42</w:t>
      </w:r>
      <w:r>
        <w:rPr>
          <w:rFonts w:hint="eastAsia" w:ascii="仿宋_GB2312" w:hAnsi="仿宋" w:eastAsia="仿宋_GB2312"/>
          <w:spacing w:val="6"/>
          <w:sz w:val="30"/>
          <w:szCs w:val="30"/>
        </w:rPr>
        <w:t>,</w:t>
      </w:r>
      <w:r>
        <w:rPr>
          <w:rFonts w:ascii="仿宋_GB2312" w:hAnsi="仿宋" w:eastAsia="仿宋_GB2312"/>
          <w:spacing w:val="6"/>
          <w:sz w:val="30"/>
          <w:szCs w:val="30"/>
        </w:rPr>
        <w:t>43</w:t>
      </w:r>
      <w:r>
        <w:rPr>
          <w:rFonts w:hint="eastAsia" w:ascii="仿宋_GB2312" w:hAnsi="仿宋" w:eastAsia="仿宋_GB2312"/>
          <w:spacing w:val="6"/>
          <w:sz w:val="30"/>
          <w:szCs w:val="30"/>
        </w:rPr>
        <w:t>，</w:t>
      </w:r>
      <w:r>
        <w:rPr>
          <w:rFonts w:ascii="仿宋_GB2312" w:hAnsi="仿宋" w:eastAsia="仿宋_GB2312"/>
          <w:spacing w:val="6"/>
          <w:sz w:val="30"/>
          <w:szCs w:val="30"/>
        </w:rPr>
        <w:t>46~50</w:t>
      </w:r>
      <w:r>
        <w:rPr>
          <w:rFonts w:hint="eastAsia" w:ascii="仿宋_GB2312" w:hAnsi="仿宋" w:eastAsia="仿宋_GB2312"/>
          <w:spacing w:val="6"/>
          <w:sz w:val="30"/>
          <w:szCs w:val="30"/>
        </w:rPr>
        <w:t>，</w:t>
      </w:r>
      <w:r>
        <w:rPr>
          <w:rFonts w:ascii="仿宋_GB2312" w:hAnsi="仿宋" w:eastAsia="仿宋_GB2312"/>
          <w:spacing w:val="6"/>
          <w:sz w:val="30"/>
          <w:szCs w:val="30"/>
        </w:rPr>
        <w:t>53~58</w:t>
      </w:r>
      <w:r>
        <w:rPr>
          <w:rFonts w:hint="eastAsia" w:ascii="仿宋_GB2312" w:hAnsi="仿宋" w:eastAsia="仿宋_GB2312"/>
          <w:spacing w:val="6"/>
          <w:sz w:val="30"/>
          <w:szCs w:val="30"/>
        </w:rPr>
        <w:t>）行1栏&gt;</w:t>
      </w:r>
      <w:r>
        <w:rPr>
          <w:rFonts w:ascii="仿宋_GB2312" w:hAnsi="仿宋" w:eastAsia="仿宋_GB2312"/>
          <w:spacing w:val="6"/>
          <w:sz w:val="30"/>
          <w:szCs w:val="30"/>
        </w:rPr>
        <w:t>=</w:t>
      </w:r>
      <w:r>
        <w:rPr>
          <w:rFonts w:hint="eastAsia" w:ascii="仿宋_GB2312" w:hAnsi="仿宋" w:eastAsia="仿宋_GB2312"/>
          <w:spacing w:val="6"/>
          <w:sz w:val="30"/>
          <w:szCs w:val="30"/>
        </w:rPr>
        <w:t>（</w:t>
      </w:r>
      <w:r>
        <w:rPr>
          <w:rFonts w:ascii="仿宋_GB2312" w:hAnsi="仿宋" w:eastAsia="仿宋_GB2312"/>
          <w:spacing w:val="6"/>
          <w:sz w:val="30"/>
          <w:szCs w:val="30"/>
        </w:rPr>
        <w:t>2</w:t>
      </w:r>
      <w:r>
        <w:rPr>
          <w:rFonts w:hint="eastAsia" w:ascii="仿宋_GB2312" w:hAnsi="仿宋" w:eastAsia="仿宋_GB2312"/>
          <w:spacing w:val="6"/>
          <w:sz w:val="30"/>
          <w:szCs w:val="30"/>
        </w:rPr>
        <w:t>~</w:t>
      </w:r>
      <w:r>
        <w:rPr>
          <w:rFonts w:ascii="仿宋_GB2312" w:hAnsi="仿宋" w:eastAsia="仿宋_GB2312"/>
          <w:spacing w:val="6"/>
          <w:sz w:val="30"/>
          <w:szCs w:val="30"/>
        </w:rPr>
        <w:t>16</w:t>
      </w:r>
      <w:r>
        <w:rPr>
          <w:rFonts w:hint="eastAsia" w:ascii="仿宋_GB2312" w:hAnsi="仿宋" w:eastAsia="仿宋_GB2312"/>
          <w:spacing w:val="6"/>
          <w:sz w:val="30"/>
          <w:szCs w:val="30"/>
        </w:rPr>
        <w:t>,</w:t>
      </w:r>
      <w:r>
        <w:rPr>
          <w:rFonts w:ascii="仿宋_GB2312" w:hAnsi="仿宋" w:eastAsia="仿宋_GB2312"/>
          <w:spacing w:val="6"/>
          <w:sz w:val="30"/>
          <w:szCs w:val="30"/>
        </w:rPr>
        <w:t>18</w:t>
      </w:r>
      <w:r>
        <w:rPr>
          <w:rFonts w:hint="eastAsia" w:ascii="仿宋_GB2312" w:hAnsi="仿宋" w:eastAsia="仿宋_GB2312"/>
          <w:spacing w:val="6"/>
          <w:sz w:val="30"/>
          <w:szCs w:val="30"/>
        </w:rPr>
        <w:t>~</w:t>
      </w:r>
      <w:r>
        <w:rPr>
          <w:rFonts w:ascii="仿宋_GB2312" w:hAnsi="仿宋" w:eastAsia="仿宋_GB2312"/>
          <w:spacing w:val="6"/>
          <w:sz w:val="30"/>
          <w:szCs w:val="30"/>
        </w:rPr>
        <w:t>26</w:t>
      </w:r>
      <w:r>
        <w:rPr>
          <w:rFonts w:hint="eastAsia" w:ascii="仿宋_GB2312" w:hAnsi="仿宋" w:eastAsia="仿宋_GB2312"/>
          <w:spacing w:val="6"/>
          <w:sz w:val="30"/>
          <w:szCs w:val="30"/>
        </w:rPr>
        <w:t>，</w:t>
      </w:r>
      <w:r>
        <w:rPr>
          <w:rFonts w:ascii="仿宋_GB2312" w:hAnsi="仿宋" w:eastAsia="仿宋_GB2312"/>
          <w:spacing w:val="6"/>
          <w:sz w:val="30"/>
          <w:szCs w:val="30"/>
        </w:rPr>
        <w:t>28</w:t>
      </w:r>
      <w:r>
        <w:rPr>
          <w:rFonts w:hint="eastAsia" w:ascii="仿宋_GB2312" w:hAnsi="仿宋" w:eastAsia="仿宋_GB2312"/>
          <w:spacing w:val="6"/>
          <w:sz w:val="30"/>
          <w:szCs w:val="30"/>
        </w:rPr>
        <w:t>~</w:t>
      </w:r>
      <w:r>
        <w:rPr>
          <w:rFonts w:ascii="仿宋_GB2312" w:hAnsi="仿宋" w:eastAsia="仿宋_GB2312"/>
          <w:spacing w:val="6"/>
          <w:sz w:val="30"/>
          <w:szCs w:val="30"/>
        </w:rPr>
        <w:t>38</w:t>
      </w:r>
      <w:r>
        <w:rPr>
          <w:rFonts w:hint="eastAsia" w:ascii="仿宋_GB2312" w:hAnsi="仿宋" w:eastAsia="仿宋_GB2312"/>
          <w:spacing w:val="6"/>
          <w:sz w:val="30"/>
          <w:szCs w:val="30"/>
        </w:rPr>
        <w:t>，</w:t>
      </w:r>
      <w:r>
        <w:rPr>
          <w:rFonts w:ascii="仿宋_GB2312" w:hAnsi="仿宋" w:eastAsia="仿宋_GB2312"/>
          <w:spacing w:val="6"/>
          <w:sz w:val="30"/>
          <w:szCs w:val="30"/>
        </w:rPr>
        <w:t>42</w:t>
      </w:r>
      <w:r>
        <w:rPr>
          <w:rFonts w:hint="eastAsia" w:ascii="仿宋_GB2312" w:hAnsi="仿宋" w:eastAsia="仿宋_GB2312"/>
          <w:spacing w:val="6"/>
          <w:sz w:val="30"/>
          <w:szCs w:val="30"/>
        </w:rPr>
        <w:t>,</w:t>
      </w:r>
      <w:r>
        <w:rPr>
          <w:rFonts w:ascii="仿宋_GB2312" w:hAnsi="仿宋" w:eastAsia="仿宋_GB2312"/>
          <w:spacing w:val="6"/>
          <w:sz w:val="30"/>
          <w:szCs w:val="30"/>
        </w:rPr>
        <w:t>43</w:t>
      </w:r>
      <w:r>
        <w:rPr>
          <w:rFonts w:hint="eastAsia" w:ascii="仿宋_GB2312" w:hAnsi="仿宋" w:eastAsia="仿宋_GB2312"/>
          <w:spacing w:val="6"/>
          <w:sz w:val="30"/>
          <w:szCs w:val="30"/>
        </w:rPr>
        <w:t>，</w:t>
      </w:r>
      <w:r>
        <w:rPr>
          <w:rFonts w:ascii="仿宋_GB2312" w:hAnsi="仿宋" w:eastAsia="仿宋_GB2312"/>
          <w:spacing w:val="6"/>
          <w:sz w:val="30"/>
          <w:szCs w:val="30"/>
        </w:rPr>
        <w:t>46~50</w:t>
      </w:r>
      <w:r>
        <w:rPr>
          <w:rFonts w:hint="eastAsia" w:ascii="仿宋_GB2312" w:hAnsi="仿宋" w:eastAsia="仿宋_GB2312"/>
          <w:spacing w:val="6"/>
          <w:sz w:val="30"/>
          <w:szCs w:val="30"/>
        </w:rPr>
        <w:t>，</w:t>
      </w:r>
      <w:r>
        <w:rPr>
          <w:rFonts w:ascii="仿宋_GB2312" w:hAnsi="仿宋" w:eastAsia="仿宋_GB2312"/>
          <w:spacing w:val="6"/>
          <w:sz w:val="30"/>
          <w:szCs w:val="30"/>
        </w:rPr>
        <w:t>53~58</w:t>
      </w:r>
      <w:r>
        <w:rPr>
          <w:rFonts w:hint="eastAsia" w:ascii="仿宋_GB2312" w:hAnsi="仿宋" w:eastAsia="仿宋_GB2312"/>
          <w:spacing w:val="6"/>
          <w:sz w:val="30"/>
          <w:szCs w:val="30"/>
        </w:rPr>
        <w:t>）行</w:t>
      </w:r>
      <w:r>
        <w:rPr>
          <w:rFonts w:ascii="仿宋_GB2312" w:hAnsi="仿宋" w:eastAsia="仿宋_GB2312"/>
          <w:spacing w:val="6"/>
          <w:sz w:val="30"/>
          <w:szCs w:val="30"/>
        </w:rPr>
        <w:t>2栏</w:t>
      </w:r>
      <w:r>
        <w:rPr>
          <w:rFonts w:hint="eastAsia" w:ascii="仿宋_GB2312" w:hAnsi="仿宋" w:eastAsia="仿宋_GB2312"/>
          <w:spacing w:val="6"/>
          <w:sz w:val="30"/>
          <w:szCs w:val="30"/>
        </w:rPr>
        <w:t>；</w:t>
      </w:r>
    </w:p>
    <w:p>
      <w:pPr>
        <w:numPr>
          <w:ilvl w:val="0"/>
          <w:numId w:val="8"/>
        </w:numPr>
        <w:snapToGrid w:val="0"/>
        <w:spacing w:line="560" w:lineRule="exact"/>
        <w:ind w:left="0" w:firstLine="576"/>
        <w:rPr>
          <w:rFonts w:ascii="仿宋_GB2312" w:hAnsi="仿宋" w:eastAsia="仿宋_GB2312"/>
          <w:spacing w:val="6"/>
          <w:sz w:val="30"/>
          <w:szCs w:val="30"/>
        </w:rPr>
      </w:pPr>
      <w:r>
        <w:rPr>
          <w:rFonts w:hint="eastAsia" w:ascii="仿宋_GB2312" w:hAnsi="仿宋" w:eastAsia="仿宋_GB2312"/>
          <w:spacing w:val="6"/>
          <w:sz w:val="30"/>
          <w:szCs w:val="30"/>
        </w:rPr>
        <w:t>（</w:t>
      </w:r>
      <w:r>
        <w:rPr>
          <w:rFonts w:ascii="仿宋_GB2312" w:hAnsi="仿宋" w:eastAsia="仿宋_GB2312"/>
          <w:spacing w:val="6"/>
          <w:sz w:val="30"/>
          <w:szCs w:val="30"/>
        </w:rPr>
        <w:t>2</w:t>
      </w:r>
      <w:r>
        <w:rPr>
          <w:rFonts w:hint="eastAsia" w:ascii="仿宋_GB2312" w:hAnsi="仿宋" w:eastAsia="仿宋_GB2312"/>
          <w:spacing w:val="6"/>
          <w:sz w:val="30"/>
          <w:szCs w:val="30"/>
        </w:rPr>
        <w:t>~</w:t>
      </w:r>
      <w:r>
        <w:rPr>
          <w:rFonts w:ascii="仿宋_GB2312" w:hAnsi="仿宋" w:eastAsia="仿宋_GB2312"/>
          <w:spacing w:val="6"/>
          <w:sz w:val="30"/>
          <w:szCs w:val="30"/>
        </w:rPr>
        <w:t>16</w:t>
      </w:r>
      <w:r>
        <w:rPr>
          <w:rFonts w:hint="eastAsia" w:ascii="仿宋_GB2312" w:hAnsi="仿宋" w:eastAsia="仿宋_GB2312"/>
          <w:spacing w:val="6"/>
          <w:sz w:val="30"/>
          <w:szCs w:val="30"/>
        </w:rPr>
        <w:t>,</w:t>
      </w:r>
      <w:r>
        <w:rPr>
          <w:rFonts w:ascii="仿宋_GB2312" w:hAnsi="仿宋" w:eastAsia="仿宋_GB2312"/>
          <w:spacing w:val="6"/>
          <w:sz w:val="30"/>
          <w:szCs w:val="30"/>
        </w:rPr>
        <w:t>18</w:t>
      </w:r>
      <w:r>
        <w:rPr>
          <w:rFonts w:hint="eastAsia" w:ascii="仿宋_GB2312" w:hAnsi="仿宋" w:eastAsia="仿宋_GB2312"/>
          <w:spacing w:val="6"/>
          <w:sz w:val="30"/>
          <w:szCs w:val="30"/>
        </w:rPr>
        <w:t>~</w:t>
      </w:r>
      <w:r>
        <w:rPr>
          <w:rFonts w:ascii="仿宋_GB2312" w:hAnsi="仿宋" w:eastAsia="仿宋_GB2312"/>
          <w:spacing w:val="6"/>
          <w:sz w:val="30"/>
          <w:szCs w:val="30"/>
        </w:rPr>
        <w:t>26</w:t>
      </w:r>
      <w:r>
        <w:rPr>
          <w:rFonts w:hint="eastAsia" w:ascii="仿宋_GB2312" w:hAnsi="仿宋" w:eastAsia="仿宋_GB2312"/>
          <w:spacing w:val="6"/>
          <w:sz w:val="30"/>
          <w:szCs w:val="30"/>
        </w:rPr>
        <w:t>，</w:t>
      </w:r>
      <w:r>
        <w:rPr>
          <w:rFonts w:ascii="仿宋_GB2312" w:hAnsi="仿宋" w:eastAsia="仿宋_GB2312"/>
          <w:spacing w:val="6"/>
          <w:sz w:val="30"/>
          <w:szCs w:val="30"/>
        </w:rPr>
        <w:t>28</w:t>
      </w:r>
      <w:r>
        <w:rPr>
          <w:rFonts w:hint="eastAsia" w:ascii="仿宋_GB2312" w:hAnsi="仿宋" w:eastAsia="仿宋_GB2312"/>
          <w:spacing w:val="6"/>
          <w:sz w:val="30"/>
          <w:szCs w:val="30"/>
        </w:rPr>
        <w:t>~</w:t>
      </w:r>
      <w:r>
        <w:rPr>
          <w:rFonts w:ascii="仿宋_GB2312" w:hAnsi="仿宋" w:eastAsia="仿宋_GB2312"/>
          <w:spacing w:val="6"/>
          <w:sz w:val="30"/>
          <w:szCs w:val="30"/>
        </w:rPr>
        <w:t>38</w:t>
      </w:r>
      <w:r>
        <w:rPr>
          <w:rFonts w:hint="eastAsia" w:ascii="仿宋_GB2312" w:hAnsi="仿宋" w:eastAsia="仿宋_GB2312"/>
          <w:spacing w:val="6"/>
          <w:sz w:val="30"/>
          <w:szCs w:val="30"/>
        </w:rPr>
        <w:t>，</w:t>
      </w:r>
      <w:r>
        <w:rPr>
          <w:rFonts w:ascii="仿宋_GB2312" w:hAnsi="仿宋" w:eastAsia="仿宋_GB2312"/>
          <w:spacing w:val="6"/>
          <w:sz w:val="30"/>
          <w:szCs w:val="30"/>
        </w:rPr>
        <w:t>42</w:t>
      </w:r>
      <w:r>
        <w:rPr>
          <w:rFonts w:hint="eastAsia" w:ascii="仿宋_GB2312" w:hAnsi="仿宋" w:eastAsia="仿宋_GB2312"/>
          <w:spacing w:val="6"/>
          <w:sz w:val="30"/>
          <w:szCs w:val="30"/>
        </w:rPr>
        <w:t>,</w:t>
      </w:r>
      <w:r>
        <w:rPr>
          <w:rFonts w:ascii="仿宋_GB2312" w:hAnsi="仿宋" w:eastAsia="仿宋_GB2312"/>
          <w:spacing w:val="6"/>
          <w:sz w:val="30"/>
          <w:szCs w:val="30"/>
        </w:rPr>
        <w:t>43</w:t>
      </w:r>
      <w:r>
        <w:rPr>
          <w:rFonts w:hint="eastAsia" w:ascii="仿宋_GB2312" w:hAnsi="仿宋" w:eastAsia="仿宋_GB2312"/>
          <w:spacing w:val="6"/>
          <w:sz w:val="30"/>
          <w:szCs w:val="30"/>
        </w:rPr>
        <w:t>，</w:t>
      </w:r>
      <w:r>
        <w:rPr>
          <w:rFonts w:ascii="仿宋_GB2312" w:hAnsi="仿宋" w:eastAsia="仿宋_GB2312"/>
          <w:spacing w:val="6"/>
          <w:sz w:val="30"/>
          <w:szCs w:val="30"/>
        </w:rPr>
        <w:t>46~50</w:t>
      </w:r>
      <w:r>
        <w:rPr>
          <w:rFonts w:hint="eastAsia" w:ascii="仿宋_GB2312" w:hAnsi="仿宋" w:eastAsia="仿宋_GB2312"/>
          <w:spacing w:val="6"/>
          <w:sz w:val="30"/>
          <w:szCs w:val="30"/>
        </w:rPr>
        <w:t>，</w:t>
      </w:r>
      <w:r>
        <w:rPr>
          <w:rFonts w:ascii="仿宋_GB2312" w:hAnsi="仿宋" w:eastAsia="仿宋_GB2312"/>
          <w:spacing w:val="6"/>
          <w:sz w:val="30"/>
          <w:szCs w:val="30"/>
        </w:rPr>
        <w:t>53~58</w:t>
      </w:r>
      <w:r>
        <w:rPr>
          <w:rFonts w:hint="eastAsia" w:ascii="仿宋_GB2312" w:hAnsi="仿宋" w:eastAsia="仿宋_GB2312"/>
          <w:spacing w:val="6"/>
          <w:sz w:val="30"/>
          <w:szCs w:val="30"/>
        </w:rPr>
        <w:t>）行</w:t>
      </w:r>
      <w:r>
        <w:rPr>
          <w:rFonts w:ascii="仿宋_GB2312" w:hAnsi="仿宋" w:eastAsia="仿宋_GB2312"/>
          <w:spacing w:val="6"/>
          <w:sz w:val="30"/>
          <w:szCs w:val="30"/>
        </w:rPr>
        <w:t>6</w:t>
      </w:r>
      <w:r>
        <w:rPr>
          <w:rFonts w:hint="eastAsia" w:ascii="仿宋_GB2312" w:hAnsi="仿宋" w:eastAsia="仿宋_GB2312"/>
          <w:spacing w:val="6"/>
          <w:sz w:val="30"/>
          <w:szCs w:val="30"/>
        </w:rPr>
        <w:t>栏&gt;</w:t>
      </w:r>
      <w:r>
        <w:rPr>
          <w:rFonts w:ascii="仿宋_GB2312" w:hAnsi="仿宋" w:eastAsia="仿宋_GB2312"/>
          <w:spacing w:val="6"/>
          <w:sz w:val="30"/>
          <w:szCs w:val="30"/>
        </w:rPr>
        <w:t>=</w:t>
      </w:r>
      <w:r>
        <w:rPr>
          <w:rFonts w:hint="eastAsia" w:ascii="仿宋_GB2312" w:hAnsi="仿宋" w:eastAsia="仿宋_GB2312"/>
          <w:spacing w:val="6"/>
          <w:sz w:val="30"/>
          <w:szCs w:val="30"/>
        </w:rPr>
        <w:t>（</w:t>
      </w:r>
      <w:r>
        <w:rPr>
          <w:rFonts w:ascii="仿宋_GB2312" w:hAnsi="仿宋" w:eastAsia="仿宋_GB2312"/>
          <w:spacing w:val="6"/>
          <w:sz w:val="30"/>
          <w:szCs w:val="30"/>
        </w:rPr>
        <w:t>2</w:t>
      </w:r>
      <w:r>
        <w:rPr>
          <w:rFonts w:hint="eastAsia" w:ascii="仿宋_GB2312" w:hAnsi="仿宋" w:eastAsia="仿宋_GB2312"/>
          <w:spacing w:val="6"/>
          <w:sz w:val="30"/>
          <w:szCs w:val="30"/>
        </w:rPr>
        <w:t>~</w:t>
      </w:r>
      <w:r>
        <w:rPr>
          <w:rFonts w:ascii="仿宋_GB2312" w:hAnsi="仿宋" w:eastAsia="仿宋_GB2312"/>
          <w:spacing w:val="6"/>
          <w:sz w:val="30"/>
          <w:szCs w:val="30"/>
        </w:rPr>
        <w:t>16</w:t>
      </w:r>
      <w:r>
        <w:rPr>
          <w:rFonts w:hint="eastAsia" w:ascii="仿宋_GB2312" w:hAnsi="仿宋" w:eastAsia="仿宋_GB2312"/>
          <w:spacing w:val="6"/>
          <w:sz w:val="30"/>
          <w:szCs w:val="30"/>
        </w:rPr>
        <w:t>,</w:t>
      </w:r>
      <w:r>
        <w:rPr>
          <w:rFonts w:ascii="仿宋_GB2312" w:hAnsi="仿宋" w:eastAsia="仿宋_GB2312"/>
          <w:spacing w:val="6"/>
          <w:sz w:val="30"/>
          <w:szCs w:val="30"/>
        </w:rPr>
        <w:t>18</w:t>
      </w:r>
      <w:r>
        <w:rPr>
          <w:rFonts w:hint="eastAsia" w:ascii="仿宋_GB2312" w:hAnsi="仿宋" w:eastAsia="仿宋_GB2312"/>
          <w:spacing w:val="6"/>
          <w:sz w:val="30"/>
          <w:szCs w:val="30"/>
        </w:rPr>
        <w:t>~</w:t>
      </w:r>
      <w:r>
        <w:rPr>
          <w:rFonts w:ascii="仿宋_GB2312" w:hAnsi="仿宋" w:eastAsia="仿宋_GB2312"/>
          <w:spacing w:val="6"/>
          <w:sz w:val="30"/>
          <w:szCs w:val="30"/>
        </w:rPr>
        <w:t>26</w:t>
      </w:r>
      <w:r>
        <w:rPr>
          <w:rFonts w:hint="eastAsia" w:ascii="仿宋_GB2312" w:hAnsi="仿宋" w:eastAsia="仿宋_GB2312"/>
          <w:spacing w:val="6"/>
          <w:sz w:val="30"/>
          <w:szCs w:val="30"/>
        </w:rPr>
        <w:t>，</w:t>
      </w:r>
      <w:r>
        <w:rPr>
          <w:rFonts w:ascii="仿宋_GB2312" w:hAnsi="仿宋" w:eastAsia="仿宋_GB2312"/>
          <w:spacing w:val="6"/>
          <w:sz w:val="30"/>
          <w:szCs w:val="30"/>
        </w:rPr>
        <w:t>28</w:t>
      </w:r>
      <w:r>
        <w:rPr>
          <w:rFonts w:hint="eastAsia" w:ascii="仿宋_GB2312" w:hAnsi="仿宋" w:eastAsia="仿宋_GB2312"/>
          <w:spacing w:val="6"/>
          <w:sz w:val="30"/>
          <w:szCs w:val="30"/>
        </w:rPr>
        <w:t>~</w:t>
      </w:r>
      <w:r>
        <w:rPr>
          <w:rFonts w:ascii="仿宋_GB2312" w:hAnsi="仿宋" w:eastAsia="仿宋_GB2312"/>
          <w:spacing w:val="6"/>
          <w:sz w:val="30"/>
          <w:szCs w:val="30"/>
        </w:rPr>
        <w:t>38</w:t>
      </w:r>
      <w:r>
        <w:rPr>
          <w:rFonts w:hint="eastAsia" w:ascii="仿宋_GB2312" w:hAnsi="仿宋" w:eastAsia="仿宋_GB2312"/>
          <w:spacing w:val="6"/>
          <w:sz w:val="30"/>
          <w:szCs w:val="30"/>
        </w:rPr>
        <w:t>，</w:t>
      </w:r>
      <w:r>
        <w:rPr>
          <w:rFonts w:ascii="仿宋_GB2312" w:hAnsi="仿宋" w:eastAsia="仿宋_GB2312"/>
          <w:spacing w:val="6"/>
          <w:sz w:val="30"/>
          <w:szCs w:val="30"/>
        </w:rPr>
        <w:t>42</w:t>
      </w:r>
      <w:r>
        <w:rPr>
          <w:rFonts w:hint="eastAsia" w:ascii="仿宋_GB2312" w:hAnsi="仿宋" w:eastAsia="仿宋_GB2312"/>
          <w:spacing w:val="6"/>
          <w:sz w:val="30"/>
          <w:szCs w:val="30"/>
        </w:rPr>
        <w:t>,</w:t>
      </w:r>
      <w:r>
        <w:rPr>
          <w:rFonts w:ascii="仿宋_GB2312" w:hAnsi="仿宋" w:eastAsia="仿宋_GB2312"/>
          <w:spacing w:val="6"/>
          <w:sz w:val="30"/>
          <w:szCs w:val="30"/>
        </w:rPr>
        <w:t>43</w:t>
      </w:r>
      <w:r>
        <w:rPr>
          <w:rFonts w:hint="eastAsia" w:ascii="仿宋_GB2312" w:hAnsi="仿宋" w:eastAsia="仿宋_GB2312"/>
          <w:spacing w:val="6"/>
          <w:sz w:val="30"/>
          <w:szCs w:val="30"/>
        </w:rPr>
        <w:t>，</w:t>
      </w:r>
      <w:r>
        <w:rPr>
          <w:rFonts w:ascii="仿宋_GB2312" w:hAnsi="仿宋" w:eastAsia="仿宋_GB2312"/>
          <w:spacing w:val="6"/>
          <w:sz w:val="30"/>
          <w:szCs w:val="30"/>
        </w:rPr>
        <w:t>46~50</w:t>
      </w:r>
      <w:r>
        <w:rPr>
          <w:rFonts w:hint="eastAsia" w:ascii="仿宋_GB2312" w:hAnsi="仿宋" w:eastAsia="仿宋_GB2312"/>
          <w:spacing w:val="6"/>
          <w:sz w:val="30"/>
          <w:szCs w:val="30"/>
        </w:rPr>
        <w:t>，</w:t>
      </w:r>
      <w:r>
        <w:rPr>
          <w:rFonts w:ascii="仿宋_GB2312" w:hAnsi="仿宋" w:eastAsia="仿宋_GB2312"/>
          <w:spacing w:val="6"/>
          <w:sz w:val="30"/>
          <w:szCs w:val="30"/>
        </w:rPr>
        <w:t>53~58</w:t>
      </w:r>
      <w:r>
        <w:rPr>
          <w:rFonts w:hint="eastAsia" w:ascii="仿宋_GB2312" w:hAnsi="仿宋" w:eastAsia="仿宋_GB2312"/>
          <w:spacing w:val="6"/>
          <w:sz w:val="30"/>
          <w:szCs w:val="30"/>
        </w:rPr>
        <w:t>）行</w:t>
      </w:r>
      <w:r>
        <w:rPr>
          <w:rFonts w:ascii="仿宋_GB2312" w:hAnsi="仿宋" w:eastAsia="仿宋_GB2312"/>
          <w:spacing w:val="6"/>
          <w:sz w:val="30"/>
          <w:szCs w:val="30"/>
        </w:rPr>
        <w:t>7栏</w:t>
      </w:r>
      <w:r>
        <w:rPr>
          <w:rFonts w:hint="eastAsia" w:ascii="仿宋_GB2312" w:hAnsi="仿宋" w:eastAsia="仿宋_GB2312"/>
          <w:spacing w:val="6"/>
          <w:sz w:val="30"/>
          <w:szCs w:val="30"/>
        </w:rPr>
        <w:t>；</w:t>
      </w:r>
    </w:p>
    <w:p>
      <w:pPr>
        <w:pStyle w:val="6"/>
        <w:numPr>
          <w:ilvl w:val="0"/>
          <w:numId w:val="8"/>
        </w:numPr>
        <w:spacing w:line="560" w:lineRule="exact"/>
        <w:ind w:firstLineChars="0"/>
        <w:rPr>
          <w:rFonts w:hAnsi="仿宋"/>
          <w:sz w:val="30"/>
          <w:szCs w:val="30"/>
        </w:rPr>
      </w:pPr>
      <w:r>
        <w:rPr>
          <w:rFonts w:hAnsi="仿宋"/>
          <w:sz w:val="30"/>
          <w:szCs w:val="30"/>
        </w:rPr>
        <w:t>5</w:t>
      </w:r>
      <w:r>
        <w:rPr>
          <w:rFonts w:hint="eastAsia" w:hAnsi="仿宋"/>
          <w:sz w:val="30"/>
          <w:szCs w:val="30"/>
        </w:rPr>
        <w:t>栏</w:t>
      </w:r>
      <w:r>
        <w:rPr>
          <w:rFonts w:hAnsi="仿宋"/>
          <w:sz w:val="30"/>
          <w:szCs w:val="30"/>
        </w:rPr>
        <w:t>=（</w:t>
      </w:r>
      <w:r>
        <w:rPr>
          <w:rFonts w:hint="eastAsia" w:hAnsi="仿宋"/>
          <w:sz w:val="30"/>
          <w:szCs w:val="30"/>
        </w:rPr>
        <w:t>3</w:t>
      </w:r>
      <w:r>
        <w:rPr>
          <w:rFonts w:hAnsi="仿宋"/>
          <w:sz w:val="30"/>
          <w:szCs w:val="30"/>
        </w:rPr>
        <w:t>-4）</w:t>
      </w:r>
      <w:r>
        <w:rPr>
          <w:rFonts w:hint="eastAsia" w:hAnsi="仿宋"/>
          <w:sz w:val="30"/>
          <w:szCs w:val="30"/>
        </w:rPr>
        <w:t>栏；</w:t>
      </w:r>
    </w:p>
    <w:p>
      <w:pPr>
        <w:pStyle w:val="6"/>
        <w:numPr>
          <w:ilvl w:val="0"/>
          <w:numId w:val="8"/>
        </w:numPr>
        <w:spacing w:line="560" w:lineRule="exact"/>
        <w:ind w:firstLineChars="0"/>
        <w:rPr>
          <w:rFonts w:hAnsi="仿宋"/>
          <w:sz w:val="30"/>
          <w:szCs w:val="30"/>
        </w:rPr>
      </w:pPr>
      <w:r>
        <w:rPr>
          <w:rFonts w:hAnsi="仿宋"/>
          <w:sz w:val="30"/>
          <w:szCs w:val="30"/>
        </w:rPr>
        <w:t>10</w:t>
      </w:r>
      <w:r>
        <w:rPr>
          <w:rFonts w:hint="eastAsia" w:hAnsi="仿宋"/>
          <w:sz w:val="30"/>
          <w:szCs w:val="30"/>
        </w:rPr>
        <w:t>栏</w:t>
      </w:r>
      <w:r>
        <w:rPr>
          <w:rFonts w:hAnsi="仿宋"/>
          <w:sz w:val="30"/>
          <w:szCs w:val="30"/>
        </w:rPr>
        <w:t>=（8-9）</w:t>
      </w:r>
      <w:r>
        <w:rPr>
          <w:rFonts w:hint="eastAsia" w:hAnsi="仿宋"/>
          <w:sz w:val="30"/>
          <w:szCs w:val="30"/>
        </w:rPr>
        <w:t>栏；</w:t>
      </w:r>
    </w:p>
    <w:p>
      <w:pPr>
        <w:pStyle w:val="6"/>
        <w:numPr>
          <w:ilvl w:val="0"/>
          <w:numId w:val="8"/>
        </w:numPr>
        <w:spacing w:line="560" w:lineRule="exact"/>
        <w:ind w:firstLineChars="0"/>
        <w:rPr>
          <w:rFonts w:hAnsi="仿宋"/>
          <w:sz w:val="30"/>
          <w:szCs w:val="30"/>
        </w:rPr>
      </w:pPr>
      <w:r>
        <w:rPr>
          <w:rFonts w:hint="eastAsia" w:hAnsi="仿宋"/>
          <w:sz w:val="30"/>
          <w:szCs w:val="30"/>
        </w:rPr>
        <w:t>各</w:t>
      </w:r>
      <w:r>
        <w:rPr>
          <w:rFonts w:hAnsi="仿宋"/>
          <w:sz w:val="30"/>
          <w:szCs w:val="30"/>
        </w:rPr>
        <w:t>指标大于等于</w:t>
      </w:r>
      <w:r>
        <w:rPr>
          <w:rFonts w:hint="eastAsia" w:hAnsi="仿宋"/>
          <w:sz w:val="30"/>
          <w:szCs w:val="30"/>
        </w:rPr>
        <w:t>0。</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核实性公式：</w:t>
      </w:r>
    </w:p>
    <w:p>
      <w:pPr>
        <w:numPr>
          <w:ilvl w:val="0"/>
          <w:numId w:val="8"/>
        </w:numPr>
        <w:snapToGrid w:val="0"/>
        <w:spacing w:line="560" w:lineRule="exact"/>
        <w:ind w:left="0" w:firstLine="576"/>
        <w:rPr>
          <w:rFonts w:ascii="仿宋_GB2312" w:hAnsi="仿宋" w:eastAsia="仿宋_GB2312"/>
          <w:spacing w:val="6"/>
          <w:sz w:val="30"/>
          <w:szCs w:val="30"/>
        </w:rPr>
      </w:pPr>
      <w:r>
        <w:rPr>
          <w:rFonts w:hint="eastAsia" w:ascii="仿宋_GB2312" w:hAnsi="仿宋" w:eastAsia="仿宋_GB2312"/>
          <w:spacing w:val="6"/>
          <w:sz w:val="30"/>
          <w:szCs w:val="30"/>
        </w:rPr>
        <w:t>（</w:t>
      </w:r>
      <w:r>
        <w:rPr>
          <w:rFonts w:ascii="仿宋_GB2312" w:hAnsi="仿宋" w:eastAsia="仿宋_GB2312"/>
          <w:spacing w:val="6"/>
          <w:sz w:val="30"/>
          <w:szCs w:val="30"/>
        </w:rPr>
        <w:t>2</w:t>
      </w:r>
      <w:r>
        <w:rPr>
          <w:rFonts w:hint="eastAsia" w:ascii="仿宋_GB2312" w:hAnsi="仿宋" w:eastAsia="仿宋_GB2312"/>
          <w:spacing w:val="6"/>
          <w:sz w:val="30"/>
          <w:szCs w:val="30"/>
        </w:rPr>
        <w:t>~</w:t>
      </w:r>
      <w:r>
        <w:rPr>
          <w:rFonts w:ascii="仿宋_GB2312" w:hAnsi="仿宋" w:eastAsia="仿宋_GB2312"/>
          <w:spacing w:val="6"/>
          <w:sz w:val="30"/>
          <w:szCs w:val="30"/>
        </w:rPr>
        <w:t>16</w:t>
      </w:r>
      <w:r>
        <w:rPr>
          <w:rFonts w:hint="eastAsia" w:ascii="仿宋_GB2312" w:hAnsi="仿宋" w:eastAsia="仿宋_GB2312"/>
          <w:spacing w:val="6"/>
          <w:sz w:val="30"/>
          <w:szCs w:val="30"/>
        </w:rPr>
        <w:t>,</w:t>
      </w:r>
      <w:r>
        <w:rPr>
          <w:rFonts w:ascii="仿宋_GB2312" w:hAnsi="仿宋" w:eastAsia="仿宋_GB2312"/>
          <w:spacing w:val="6"/>
          <w:sz w:val="30"/>
          <w:szCs w:val="30"/>
        </w:rPr>
        <w:t>18</w:t>
      </w:r>
      <w:r>
        <w:rPr>
          <w:rFonts w:hint="eastAsia" w:ascii="仿宋_GB2312" w:hAnsi="仿宋" w:eastAsia="仿宋_GB2312"/>
          <w:spacing w:val="6"/>
          <w:sz w:val="30"/>
          <w:szCs w:val="30"/>
        </w:rPr>
        <w:t>~</w:t>
      </w:r>
      <w:r>
        <w:rPr>
          <w:rFonts w:ascii="仿宋_GB2312" w:hAnsi="仿宋" w:eastAsia="仿宋_GB2312"/>
          <w:spacing w:val="6"/>
          <w:sz w:val="30"/>
          <w:szCs w:val="30"/>
        </w:rPr>
        <w:t>26</w:t>
      </w:r>
      <w:r>
        <w:rPr>
          <w:rFonts w:hint="eastAsia" w:ascii="仿宋_GB2312" w:hAnsi="仿宋" w:eastAsia="仿宋_GB2312"/>
          <w:spacing w:val="6"/>
          <w:sz w:val="30"/>
          <w:szCs w:val="30"/>
        </w:rPr>
        <w:t>，</w:t>
      </w:r>
      <w:r>
        <w:rPr>
          <w:rFonts w:ascii="仿宋_GB2312" w:hAnsi="仿宋" w:eastAsia="仿宋_GB2312"/>
          <w:spacing w:val="6"/>
          <w:sz w:val="30"/>
          <w:szCs w:val="30"/>
        </w:rPr>
        <w:t>28</w:t>
      </w:r>
      <w:r>
        <w:rPr>
          <w:rFonts w:hint="eastAsia" w:ascii="仿宋_GB2312" w:hAnsi="仿宋" w:eastAsia="仿宋_GB2312"/>
          <w:spacing w:val="6"/>
          <w:sz w:val="30"/>
          <w:szCs w:val="30"/>
        </w:rPr>
        <w:t>~</w:t>
      </w:r>
      <w:r>
        <w:rPr>
          <w:rFonts w:ascii="仿宋_GB2312" w:hAnsi="仿宋" w:eastAsia="仿宋_GB2312"/>
          <w:spacing w:val="6"/>
          <w:sz w:val="30"/>
          <w:szCs w:val="30"/>
        </w:rPr>
        <w:t>38</w:t>
      </w:r>
      <w:r>
        <w:rPr>
          <w:rFonts w:hint="eastAsia" w:ascii="仿宋_GB2312" w:hAnsi="仿宋" w:eastAsia="仿宋_GB2312"/>
          <w:spacing w:val="6"/>
          <w:sz w:val="30"/>
          <w:szCs w:val="30"/>
        </w:rPr>
        <w:t>，</w:t>
      </w:r>
      <w:r>
        <w:rPr>
          <w:rFonts w:ascii="仿宋_GB2312" w:hAnsi="仿宋" w:eastAsia="仿宋_GB2312"/>
          <w:spacing w:val="6"/>
          <w:sz w:val="30"/>
          <w:szCs w:val="30"/>
        </w:rPr>
        <w:t>42</w:t>
      </w:r>
      <w:r>
        <w:rPr>
          <w:rFonts w:hint="eastAsia" w:ascii="仿宋_GB2312" w:hAnsi="仿宋" w:eastAsia="仿宋_GB2312"/>
          <w:spacing w:val="6"/>
          <w:sz w:val="30"/>
          <w:szCs w:val="30"/>
        </w:rPr>
        <w:t>,</w:t>
      </w:r>
      <w:r>
        <w:rPr>
          <w:rFonts w:ascii="仿宋_GB2312" w:hAnsi="仿宋" w:eastAsia="仿宋_GB2312"/>
          <w:spacing w:val="6"/>
          <w:sz w:val="30"/>
          <w:szCs w:val="30"/>
        </w:rPr>
        <w:t>43</w:t>
      </w:r>
      <w:r>
        <w:rPr>
          <w:rFonts w:hint="eastAsia" w:ascii="仿宋_GB2312" w:hAnsi="仿宋" w:eastAsia="仿宋_GB2312"/>
          <w:spacing w:val="6"/>
          <w:sz w:val="30"/>
          <w:szCs w:val="30"/>
        </w:rPr>
        <w:t>，</w:t>
      </w:r>
      <w:r>
        <w:rPr>
          <w:rFonts w:ascii="仿宋_GB2312" w:hAnsi="仿宋" w:eastAsia="仿宋_GB2312"/>
          <w:spacing w:val="6"/>
          <w:sz w:val="30"/>
          <w:szCs w:val="30"/>
        </w:rPr>
        <w:t>46~50</w:t>
      </w:r>
      <w:r>
        <w:rPr>
          <w:rFonts w:hint="eastAsia" w:ascii="仿宋_GB2312" w:hAnsi="仿宋" w:eastAsia="仿宋_GB2312"/>
          <w:spacing w:val="6"/>
          <w:sz w:val="30"/>
          <w:szCs w:val="30"/>
        </w:rPr>
        <w:t>，</w:t>
      </w:r>
      <w:r>
        <w:rPr>
          <w:rFonts w:ascii="仿宋_GB2312" w:hAnsi="仿宋" w:eastAsia="仿宋_GB2312"/>
          <w:spacing w:val="6"/>
          <w:sz w:val="30"/>
          <w:szCs w:val="30"/>
        </w:rPr>
        <w:t>53~58</w:t>
      </w:r>
      <w:r>
        <w:rPr>
          <w:rFonts w:hint="eastAsia" w:ascii="仿宋_GB2312" w:hAnsi="仿宋" w:eastAsia="仿宋_GB2312"/>
          <w:spacing w:val="6"/>
          <w:sz w:val="30"/>
          <w:szCs w:val="30"/>
        </w:rPr>
        <w:t>）行2、7栏&gt;</w:t>
      </w:r>
      <w:r>
        <w:rPr>
          <w:rFonts w:ascii="仿宋_GB2312" w:hAnsi="仿宋" w:eastAsia="仿宋_GB2312"/>
          <w:spacing w:val="6"/>
          <w:sz w:val="30"/>
          <w:szCs w:val="30"/>
        </w:rPr>
        <w:t>0,</w:t>
      </w:r>
      <w:r>
        <w:rPr>
          <w:rFonts w:hint="eastAsia" w:ascii="仿宋_GB2312" w:hAnsi="仿宋" w:eastAsia="仿宋_GB2312"/>
          <w:spacing w:val="6"/>
          <w:sz w:val="30"/>
          <w:szCs w:val="30"/>
        </w:rPr>
        <w:t>则（</w:t>
      </w:r>
      <w:r>
        <w:rPr>
          <w:rFonts w:ascii="仿宋_GB2312" w:hAnsi="仿宋" w:eastAsia="仿宋_GB2312"/>
          <w:spacing w:val="6"/>
          <w:sz w:val="30"/>
          <w:szCs w:val="30"/>
        </w:rPr>
        <w:t>2</w:t>
      </w:r>
      <w:r>
        <w:rPr>
          <w:rFonts w:hint="eastAsia" w:ascii="仿宋_GB2312" w:hAnsi="仿宋" w:eastAsia="仿宋_GB2312"/>
          <w:spacing w:val="6"/>
          <w:sz w:val="30"/>
          <w:szCs w:val="30"/>
        </w:rPr>
        <w:t>~</w:t>
      </w:r>
      <w:r>
        <w:rPr>
          <w:rFonts w:ascii="仿宋_GB2312" w:hAnsi="仿宋" w:eastAsia="仿宋_GB2312"/>
          <w:spacing w:val="6"/>
          <w:sz w:val="30"/>
          <w:szCs w:val="30"/>
        </w:rPr>
        <w:t>16</w:t>
      </w:r>
      <w:r>
        <w:rPr>
          <w:rFonts w:hint="eastAsia" w:ascii="仿宋_GB2312" w:hAnsi="仿宋" w:eastAsia="仿宋_GB2312"/>
          <w:spacing w:val="6"/>
          <w:sz w:val="30"/>
          <w:szCs w:val="30"/>
        </w:rPr>
        <w:t>,</w:t>
      </w:r>
      <w:r>
        <w:rPr>
          <w:rFonts w:ascii="仿宋_GB2312" w:hAnsi="仿宋" w:eastAsia="仿宋_GB2312"/>
          <w:spacing w:val="6"/>
          <w:sz w:val="30"/>
          <w:szCs w:val="30"/>
        </w:rPr>
        <w:t>18</w:t>
      </w:r>
      <w:r>
        <w:rPr>
          <w:rFonts w:hint="eastAsia" w:ascii="仿宋_GB2312" w:hAnsi="仿宋" w:eastAsia="仿宋_GB2312"/>
          <w:spacing w:val="6"/>
          <w:sz w:val="30"/>
          <w:szCs w:val="30"/>
        </w:rPr>
        <w:t>~</w:t>
      </w:r>
      <w:r>
        <w:rPr>
          <w:rFonts w:ascii="仿宋_GB2312" w:hAnsi="仿宋" w:eastAsia="仿宋_GB2312"/>
          <w:spacing w:val="6"/>
          <w:sz w:val="30"/>
          <w:szCs w:val="30"/>
        </w:rPr>
        <w:t>26</w:t>
      </w:r>
      <w:r>
        <w:rPr>
          <w:rFonts w:hint="eastAsia" w:ascii="仿宋_GB2312" w:hAnsi="仿宋" w:eastAsia="仿宋_GB2312"/>
          <w:spacing w:val="6"/>
          <w:sz w:val="30"/>
          <w:szCs w:val="30"/>
        </w:rPr>
        <w:t>，</w:t>
      </w:r>
      <w:r>
        <w:rPr>
          <w:rFonts w:ascii="仿宋_GB2312" w:hAnsi="仿宋" w:eastAsia="仿宋_GB2312"/>
          <w:spacing w:val="6"/>
          <w:sz w:val="30"/>
          <w:szCs w:val="30"/>
        </w:rPr>
        <w:t>28</w:t>
      </w:r>
      <w:r>
        <w:rPr>
          <w:rFonts w:hint="eastAsia" w:ascii="仿宋_GB2312" w:hAnsi="仿宋" w:eastAsia="仿宋_GB2312"/>
          <w:spacing w:val="6"/>
          <w:sz w:val="30"/>
          <w:szCs w:val="30"/>
        </w:rPr>
        <w:t>~</w:t>
      </w:r>
      <w:r>
        <w:rPr>
          <w:rFonts w:ascii="仿宋_GB2312" w:hAnsi="仿宋" w:eastAsia="仿宋_GB2312"/>
          <w:spacing w:val="6"/>
          <w:sz w:val="30"/>
          <w:szCs w:val="30"/>
        </w:rPr>
        <w:t>38</w:t>
      </w:r>
      <w:r>
        <w:rPr>
          <w:rFonts w:hint="eastAsia" w:ascii="仿宋_GB2312" w:hAnsi="仿宋" w:eastAsia="仿宋_GB2312"/>
          <w:spacing w:val="6"/>
          <w:sz w:val="30"/>
          <w:szCs w:val="30"/>
        </w:rPr>
        <w:t>，</w:t>
      </w:r>
      <w:r>
        <w:rPr>
          <w:rFonts w:ascii="仿宋_GB2312" w:hAnsi="仿宋" w:eastAsia="仿宋_GB2312"/>
          <w:spacing w:val="6"/>
          <w:sz w:val="30"/>
          <w:szCs w:val="30"/>
        </w:rPr>
        <w:t>42</w:t>
      </w:r>
      <w:r>
        <w:rPr>
          <w:rFonts w:hint="eastAsia" w:ascii="仿宋_GB2312" w:hAnsi="仿宋" w:eastAsia="仿宋_GB2312"/>
          <w:spacing w:val="6"/>
          <w:sz w:val="30"/>
          <w:szCs w:val="30"/>
        </w:rPr>
        <w:t>,</w:t>
      </w:r>
      <w:r>
        <w:rPr>
          <w:rFonts w:ascii="仿宋_GB2312" w:hAnsi="仿宋" w:eastAsia="仿宋_GB2312"/>
          <w:spacing w:val="6"/>
          <w:sz w:val="30"/>
          <w:szCs w:val="30"/>
        </w:rPr>
        <w:t>43</w:t>
      </w:r>
      <w:r>
        <w:rPr>
          <w:rFonts w:hint="eastAsia" w:ascii="仿宋_GB2312" w:hAnsi="仿宋" w:eastAsia="仿宋_GB2312"/>
          <w:spacing w:val="6"/>
          <w:sz w:val="30"/>
          <w:szCs w:val="30"/>
        </w:rPr>
        <w:t>，</w:t>
      </w:r>
      <w:r>
        <w:rPr>
          <w:rFonts w:ascii="仿宋_GB2312" w:hAnsi="仿宋" w:eastAsia="仿宋_GB2312"/>
          <w:spacing w:val="6"/>
          <w:sz w:val="30"/>
          <w:szCs w:val="30"/>
        </w:rPr>
        <w:t>46~50</w:t>
      </w:r>
      <w:r>
        <w:rPr>
          <w:rFonts w:hint="eastAsia" w:ascii="仿宋_GB2312" w:hAnsi="仿宋" w:eastAsia="仿宋_GB2312"/>
          <w:spacing w:val="6"/>
          <w:sz w:val="30"/>
          <w:szCs w:val="30"/>
        </w:rPr>
        <w:t>，</w:t>
      </w:r>
      <w:r>
        <w:rPr>
          <w:rFonts w:ascii="仿宋_GB2312" w:hAnsi="仿宋" w:eastAsia="仿宋_GB2312"/>
          <w:spacing w:val="6"/>
          <w:sz w:val="30"/>
          <w:szCs w:val="30"/>
        </w:rPr>
        <w:t>53~58</w:t>
      </w:r>
      <w:r>
        <w:rPr>
          <w:rFonts w:hint="eastAsia" w:ascii="仿宋_GB2312" w:hAnsi="仿宋" w:eastAsia="仿宋_GB2312"/>
          <w:spacing w:val="6"/>
          <w:sz w:val="30"/>
          <w:szCs w:val="30"/>
        </w:rPr>
        <w:t>）行</w:t>
      </w:r>
      <w:r>
        <w:rPr>
          <w:rFonts w:ascii="仿宋_GB2312" w:hAnsi="仿宋" w:eastAsia="仿宋_GB2312"/>
          <w:spacing w:val="6"/>
          <w:sz w:val="30"/>
          <w:szCs w:val="30"/>
        </w:rPr>
        <w:t>3</w:t>
      </w:r>
      <w:r>
        <w:rPr>
          <w:rFonts w:hint="eastAsia" w:ascii="仿宋_GB2312" w:hAnsi="仿宋" w:eastAsia="仿宋_GB2312"/>
          <w:spacing w:val="6"/>
          <w:sz w:val="30"/>
          <w:szCs w:val="30"/>
        </w:rPr>
        <w:t>、</w:t>
      </w:r>
      <w:r>
        <w:rPr>
          <w:rFonts w:ascii="仿宋_GB2312" w:hAnsi="仿宋" w:eastAsia="仿宋_GB2312"/>
          <w:spacing w:val="6"/>
          <w:sz w:val="30"/>
          <w:szCs w:val="30"/>
        </w:rPr>
        <w:t>8</w:t>
      </w:r>
      <w:r>
        <w:rPr>
          <w:rFonts w:hint="eastAsia" w:ascii="仿宋_GB2312" w:hAnsi="仿宋" w:eastAsia="仿宋_GB2312"/>
          <w:spacing w:val="6"/>
          <w:sz w:val="30"/>
          <w:szCs w:val="30"/>
        </w:rPr>
        <w:t>栏&gt;</w:t>
      </w:r>
      <w:r>
        <w:rPr>
          <w:rFonts w:ascii="仿宋_GB2312" w:hAnsi="仿宋" w:eastAsia="仿宋_GB2312"/>
          <w:spacing w:val="6"/>
          <w:sz w:val="30"/>
          <w:szCs w:val="30"/>
        </w:rPr>
        <w:t>0</w:t>
      </w:r>
      <w:r>
        <w:rPr>
          <w:rFonts w:hint="eastAsia" w:ascii="仿宋_GB2312" w:hAnsi="仿宋" w:eastAsia="仿宋_GB2312"/>
          <w:spacing w:val="6"/>
          <w:sz w:val="30"/>
          <w:szCs w:val="30"/>
        </w:rPr>
        <w:t>，否则提示核实性错误，需结合实际情况修改或填写情况说明；</w:t>
      </w:r>
    </w:p>
    <w:p>
      <w:pPr>
        <w:numPr>
          <w:ilvl w:val="0"/>
          <w:numId w:val="8"/>
        </w:numPr>
        <w:snapToGrid w:val="0"/>
        <w:spacing w:line="560" w:lineRule="exact"/>
        <w:ind w:left="0" w:firstLine="576"/>
        <w:rPr>
          <w:rFonts w:ascii="仿宋_GB2312" w:hAnsi="仿宋" w:eastAsia="仿宋_GB2312"/>
          <w:spacing w:val="6"/>
          <w:sz w:val="30"/>
          <w:szCs w:val="30"/>
        </w:rPr>
      </w:pPr>
      <w:r>
        <w:rPr>
          <w:rFonts w:hint="eastAsia" w:ascii="仿宋_GB2312" w:hAnsi="仿宋" w:eastAsia="仿宋_GB2312"/>
          <w:spacing w:val="6"/>
          <w:sz w:val="30"/>
          <w:szCs w:val="30"/>
        </w:rPr>
        <w:t>（</w:t>
      </w:r>
      <w:r>
        <w:rPr>
          <w:rFonts w:ascii="仿宋_GB2312" w:hAnsi="仿宋" w:eastAsia="仿宋_GB2312"/>
          <w:spacing w:val="6"/>
          <w:sz w:val="30"/>
          <w:szCs w:val="30"/>
        </w:rPr>
        <w:t>2</w:t>
      </w:r>
      <w:r>
        <w:rPr>
          <w:rFonts w:hint="eastAsia" w:ascii="仿宋_GB2312" w:hAnsi="仿宋" w:eastAsia="仿宋_GB2312"/>
          <w:spacing w:val="6"/>
          <w:sz w:val="30"/>
          <w:szCs w:val="30"/>
        </w:rPr>
        <w:t>~</w:t>
      </w:r>
      <w:r>
        <w:rPr>
          <w:rFonts w:ascii="仿宋_GB2312" w:hAnsi="仿宋" w:eastAsia="仿宋_GB2312"/>
          <w:spacing w:val="6"/>
          <w:sz w:val="30"/>
          <w:szCs w:val="30"/>
        </w:rPr>
        <w:t>16</w:t>
      </w:r>
      <w:r>
        <w:rPr>
          <w:rFonts w:hint="eastAsia" w:ascii="仿宋_GB2312" w:hAnsi="仿宋" w:eastAsia="仿宋_GB2312"/>
          <w:spacing w:val="6"/>
          <w:sz w:val="30"/>
          <w:szCs w:val="30"/>
        </w:rPr>
        <w:t>,</w:t>
      </w:r>
      <w:r>
        <w:rPr>
          <w:rFonts w:ascii="仿宋_GB2312" w:hAnsi="仿宋" w:eastAsia="仿宋_GB2312"/>
          <w:spacing w:val="6"/>
          <w:sz w:val="30"/>
          <w:szCs w:val="30"/>
        </w:rPr>
        <w:t>18</w:t>
      </w:r>
      <w:r>
        <w:rPr>
          <w:rFonts w:hint="eastAsia" w:ascii="仿宋_GB2312" w:hAnsi="仿宋" w:eastAsia="仿宋_GB2312"/>
          <w:spacing w:val="6"/>
          <w:sz w:val="30"/>
          <w:szCs w:val="30"/>
        </w:rPr>
        <w:t>~</w:t>
      </w:r>
      <w:r>
        <w:rPr>
          <w:rFonts w:ascii="仿宋_GB2312" w:hAnsi="仿宋" w:eastAsia="仿宋_GB2312"/>
          <w:spacing w:val="6"/>
          <w:sz w:val="30"/>
          <w:szCs w:val="30"/>
        </w:rPr>
        <w:t>26</w:t>
      </w:r>
      <w:r>
        <w:rPr>
          <w:rFonts w:hint="eastAsia" w:ascii="仿宋_GB2312" w:hAnsi="仿宋" w:eastAsia="仿宋_GB2312"/>
          <w:spacing w:val="6"/>
          <w:sz w:val="30"/>
          <w:szCs w:val="30"/>
        </w:rPr>
        <w:t>，</w:t>
      </w:r>
      <w:r>
        <w:rPr>
          <w:rFonts w:ascii="仿宋_GB2312" w:hAnsi="仿宋" w:eastAsia="仿宋_GB2312"/>
          <w:spacing w:val="6"/>
          <w:sz w:val="30"/>
          <w:szCs w:val="30"/>
        </w:rPr>
        <w:t>28</w:t>
      </w:r>
      <w:r>
        <w:rPr>
          <w:rFonts w:hint="eastAsia" w:ascii="仿宋_GB2312" w:hAnsi="仿宋" w:eastAsia="仿宋_GB2312"/>
          <w:spacing w:val="6"/>
          <w:sz w:val="30"/>
          <w:szCs w:val="30"/>
        </w:rPr>
        <w:t>~</w:t>
      </w:r>
      <w:r>
        <w:rPr>
          <w:rFonts w:ascii="仿宋_GB2312" w:hAnsi="仿宋" w:eastAsia="仿宋_GB2312"/>
          <w:spacing w:val="6"/>
          <w:sz w:val="30"/>
          <w:szCs w:val="30"/>
        </w:rPr>
        <w:t>38</w:t>
      </w:r>
      <w:r>
        <w:rPr>
          <w:rFonts w:hint="eastAsia" w:ascii="仿宋_GB2312" w:hAnsi="仿宋" w:eastAsia="仿宋_GB2312"/>
          <w:spacing w:val="6"/>
          <w:sz w:val="30"/>
          <w:szCs w:val="30"/>
        </w:rPr>
        <w:t>，</w:t>
      </w:r>
      <w:r>
        <w:rPr>
          <w:rFonts w:ascii="仿宋_GB2312" w:hAnsi="仿宋" w:eastAsia="仿宋_GB2312"/>
          <w:spacing w:val="6"/>
          <w:sz w:val="30"/>
          <w:szCs w:val="30"/>
        </w:rPr>
        <w:t>42</w:t>
      </w:r>
      <w:r>
        <w:rPr>
          <w:rFonts w:hint="eastAsia" w:ascii="仿宋_GB2312" w:hAnsi="仿宋" w:eastAsia="仿宋_GB2312"/>
          <w:spacing w:val="6"/>
          <w:sz w:val="30"/>
          <w:szCs w:val="30"/>
        </w:rPr>
        <w:t>,</w:t>
      </w:r>
      <w:r>
        <w:rPr>
          <w:rFonts w:ascii="仿宋_GB2312" w:hAnsi="仿宋" w:eastAsia="仿宋_GB2312"/>
          <w:spacing w:val="6"/>
          <w:sz w:val="30"/>
          <w:szCs w:val="30"/>
        </w:rPr>
        <w:t>43</w:t>
      </w:r>
      <w:r>
        <w:rPr>
          <w:rFonts w:hint="eastAsia" w:ascii="仿宋_GB2312" w:hAnsi="仿宋" w:eastAsia="仿宋_GB2312"/>
          <w:spacing w:val="6"/>
          <w:sz w:val="30"/>
          <w:szCs w:val="30"/>
        </w:rPr>
        <w:t>，</w:t>
      </w:r>
      <w:r>
        <w:rPr>
          <w:rFonts w:ascii="仿宋_GB2312" w:hAnsi="仿宋" w:eastAsia="仿宋_GB2312"/>
          <w:spacing w:val="6"/>
          <w:sz w:val="30"/>
          <w:szCs w:val="30"/>
        </w:rPr>
        <w:t>46~50</w:t>
      </w:r>
      <w:r>
        <w:rPr>
          <w:rFonts w:hint="eastAsia" w:ascii="仿宋_GB2312" w:hAnsi="仿宋" w:eastAsia="仿宋_GB2312"/>
          <w:spacing w:val="6"/>
          <w:sz w:val="30"/>
          <w:szCs w:val="30"/>
        </w:rPr>
        <w:t>，</w:t>
      </w:r>
      <w:r>
        <w:rPr>
          <w:rFonts w:ascii="仿宋_GB2312" w:hAnsi="仿宋" w:eastAsia="仿宋_GB2312"/>
          <w:spacing w:val="6"/>
          <w:sz w:val="30"/>
          <w:szCs w:val="30"/>
        </w:rPr>
        <w:t>53~58</w:t>
      </w:r>
      <w:r>
        <w:rPr>
          <w:rFonts w:hint="eastAsia" w:ascii="仿宋_GB2312" w:hAnsi="仿宋" w:eastAsia="仿宋_GB2312"/>
          <w:spacing w:val="6"/>
          <w:sz w:val="30"/>
          <w:szCs w:val="30"/>
        </w:rPr>
        <w:t>）行</w:t>
      </w:r>
      <w:r>
        <w:rPr>
          <w:rFonts w:ascii="仿宋_GB2312" w:hAnsi="仿宋" w:eastAsia="仿宋_GB2312"/>
          <w:spacing w:val="6"/>
          <w:sz w:val="30"/>
          <w:szCs w:val="30"/>
        </w:rPr>
        <w:t>3</w:t>
      </w:r>
      <w:r>
        <w:rPr>
          <w:rFonts w:hint="eastAsia" w:ascii="仿宋_GB2312" w:hAnsi="仿宋" w:eastAsia="仿宋_GB2312"/>
          <w:spacing w:val="6"/>
          <w:sz w:val="30"/>
          <w:szCs w:val="30"/>
        </w:rPr>
        <w:t>、</w:t>
      </w:r>
      <w:r>
        <w:rPr>
          <w:rFonts w:ascii="仿宋_GB2312" w:hAnsi="仿宋" w:eastAsia="仿宋_GB2312"/>
          <w:spacing w:val="6"/>
          <w:sz w:val="30"/>
          <w:szCs w:val="30"/>
        </w:rPr>
        <w:t>8</w:t>
      </w:r>
      <w:r>
        <w:rPr>
          <w:rFonts w:hint="eastAsia" w:ascii="仿宋_GB2312" w:hAnsi="仿宋" w:eastAsia="仿宋_GB2312"/>
          <w:spacing w:val="6"/>
          <w:sz w:val="30"/>
          <w:szCs w:val="30"/>
        </w:rPr>
        <w:t>栏&gt;</w:t>
      </w:r>
      <w:r>
        <w:rPr>
          <w:rFonts w:ascii="仿宋_GB2312" w:hAnsi="仿宋" w:eastAsia="仿宋_GB2312"/>
          <w:spacing w:val="6"/>
          <w:sz w:val="30"/>
          <w:szCs w:val="30"/>
        </w:rPr>
        <w:t>0,</w:t>
      </w:r>
      <w:r>
        <w:rPr>
          <w:rFonts w:hint="eastAsia" w:ascii="仿宋_GB2312" w:hAnsi="仿宋" w:eastAsia="仿宋_GB2312"/>
          <w:spacing w:val="6"/>
          <w:sz w:val="30"/>
          <w:szCs w:val="30"/>
        </w:rPr>
        <w:t>则（</w:t>
      </w:r>
      <w:r>
        <w:rPr>
          <w:rFonts w:ascii="仿宋_GB2312" w:hAnsi="仿宋" w:eastAsia="仿宋_GB2312"/>
          <w:spacing w:val="6"/>
          <w:sz w:val="30"/>
          <w:szCs w:val="30"/>
        </w:rPr>
        <w:t>2</w:t>
      </w:r>
      <w:r>
        <w:rPr>
          <w:rFonts w:hint="eastAsia" w:ascii="仿宋_GB2312" w:hAnsi="仿宋" w:eastAsia="仿宋_GB2312"/>
          <w:spacing w:val="6"/>
          <w:sz w:val="30"/>
          <w:szCs w:val="30"/>
        </w:rPr>
        <w:t>~</w:t>
      </w:r>
      <w:r>
        <w:rPr>
          <w:rFonts w:ascii="仿宋_GB2312" w:hAnsi="仿宋" w:eastAsia="仿宋_GB2312"/>
          <w:spacing w:val="6"/>
          <w:sz w:val="30"/>
          <w:szCs w:val="30"/>
        </w:rPr>
        <w:t>16</w:t>
      </w:r>
      <w:r>
        <w:rPr>
          <w:rFonts w:hint="eastAsia" w:ascii="仿宋_GB2312" w:hAnsi="仿宋" w:eastAsia="仿宋_GB2312"/>
          <w:spacing w:val="6"/>
          <w:sz w:val="30"/>
          <w:szCs w:val="30"/>
        </w:rPr>
        <w:t>,</w:t>
      </w:r>
      <w:r>
        <w:rPr>
          <w:rFonts w:ascii="仿宋_GB2312" w:hAnsi="仿宋" w:eastAsia="仿宋_GB2312"/>
          <w:spacing w:val="6"/>
          <w:sz w:val="30"/>
          <w:szCs w:val="30"/>
        </w:rPr>
        <w:t>18</w:t>
      </w:r>
      <w:r>
        <w:rPr>
          <w:rFonts w:hint="eastAsia" w:ascii="仿宋_GB2312" w:hAnsi="仿宋" w:eastAsia="仿宋_GB2312"/>
          <w:spacing w:val="6"/>
          <w:sz w:val="30"/>
          <w:szCs w:val="30"/>
        </w:rPr>
        <w:t>~</w:t>
      </w:r>
      <w:r>
        <w:rPr>
          <w:rFonts w:ascii="仿宋_GB2312" w:hAnsi="仿宋" w:eastAsia="仿宋_GB2312"/>
          <w:spacing w:val="6"/>
          <w:sz w:val="30"/>
          <w:szCs w:val="30"/>
        </w:rPr>
        <w:t>26</w:t>
      </w:r>
      <w:r>
        <w:rPr>
          <w:rFonts w:hint="eastAsia" w:ascii="仿宋_GB2312" w:hAnsi="仿宋" w:eastAsia="仿宋_GB2312"/>
          <w:spacing w:val="6"/>
          <w:sz w:val="30"/>
          <w:szCs w:val="30"/>
        </w:rPr>
        <w:t>，</w:t>
      </w:r>
      <w:r>
        <w:rPr>
          <w:rFonts w:ascii="仿宋_GB2312" w:hAnsi="仿宋" w:eastAsia="仿宋_GB2312"/>
          <w:spacing w:val="6"/>
          <w:sz w:val="30"/>
          <w:szCs w:val="30"/>
        </w:rPr>
        <w:t>28</w:t>
      </w:r>
      <w:r>
        <w:rPr>
          <w:rFonts w:hint="eastAsia" w:ascii="仿宋_GB2312" w:hAnsi="仿宋" w:eastAsia="仿宋_GB2312"/>
          <w:spacing w:val="6"/>
          <w:sz w:val="30"/>
          <w:szCs w:val="30"/>
        </w:rPr>
        <w:t>~</w:t>
      </w:r>
      <w:r>
        <w:rPr>
          <w:rFonts w:ascii="仿宋_GB2312" w:hAnsi="仿宋" w:eastAsia="仿宋_GB2312"/>
          <w:spacing w:val="6"/>
          <w:sz w:val="30"/>
          <w:szCs w:val="30"/>
        </w:rPr>
        <w:t>38</w:t>
      </w:r>
      <w:r>
        <w:rPr>
          <w:rFonts w:hint="eastAsia" w:ascii="仿宋_GB2312" w:hAnsi="仿宋" w:eastAsia="仿宋_GB2312"/>
          <w:spacing w:val="6"/>
          <w:sz w:val="30"/>
          <w:szCs w:val="30"/>
        </w:rPr>
        <w:t>，</w:t>
      </w:r>
      <w:r>
        <w:rPr>
          <w:rFonts w:ascii="仿宋_GB2312" w:hAnsi="仿宋" w:eastAsia="仿宋_GB2312"/>
          <w:spacing w:val="6"/>
          <w:sz w:val="30"/>
          <w:szCs w:val="30"/>
        </w:rPr>
        <w:t>42</w:t>
      </w:r>
      <w:r>
        <w:rPr>
          <w:rFonts w:hint="eastAsia" w:ascii="仿宋_GB2312" w:hAnsi="仿宋" w:eastAsia="仿宋_GB2312"/>
          <w:spacing w:val="6"/>
          <w:sz w:val="30"/>
          <w:szCs w:val="30"/>
        </w:rPr>
        <w:t>,</w:t>
      </w:r>
      <w:r>
        <w:rPr>
          <w:rFonts w:ascii="仿宋_GB2312" w:hAnsi="仿宋" w:eastAsia="仿宋_GB2312"/>
          <w:spacing w:val="6"/>
          <w:sz w:val="30"/>
          <w:szCs w:val="30"/>
        </w:rPr>
        <w:t>43</w:t>
      </w:r>
      <w:r>
        <w:rPr>
          <w:rFonts w:hint="eastAsia" w:ascii="仿宋_GB2312" w:hAnsi="仿宋" w:eastAsia="仿宋_GB2312"/>
          <w:spacing w:val="6"/>
          <w:sz w:val="30"/>
          <w:szCs w:val="30"/>
        </w:rPr>
        <w:t>，</w:t>
      </w:r>
      <w:r>
        <w:rPr>
          <w:rFonts w:ascii="仿宋_GB2312" w:hAnsi="仿宋" w:eastAsia="仿宋_GB2312"/>
          <w:spacing w:val="6"/>
          <w:sz w:val="30"/>
          <w:szCs w:val="30"/>
        </w:rPr>
        <w:t>46~50</w:t>
      </w:r>
      <w:r>
        <w:rPr>
          <w:rFonts w:hint="eastAsia" w:ascii="仿宋_GB2312" w:hAnsi="仿宋" w:eastAsia="仿宋_GB2312"/>
          <w:spacing w:val="6"/>
          <w:sz w:val="30"/>
          <w:szCs w:val="30"/>
        </w:rPr>
        <w:t>，</w:t>
      </w:r>
      <w:r>
        <w:rPr>
          <w:rFonts w:ascii="仿宋_GB2312" w:hAnsi="仿宋" w:eastAsia="仿宋_GB2312"/>
          <w:spacing w:val="6"/>
          <w:sz w:val="30"/>
          <w:szCs w:val="30"/>
        </w:rPr>
        <w:t>53~58</w:t>
      </w:r>
      <w:r>
        <w:rPr>
          <w:rFonts w:hint="eastAsia" w:ascii="仿宋_GB2312" w:hAnsi="仿宋" w:eastAsia="仿宋_GB2312"/>
          <w:spacing w:val="6"/>
          <w:sz w:val="30"/>
          <w:szCs w:val="30"/>
        </w:rPr>
        <w:t>）行2、7栏&gt;</w:t>
      </w:r>
      <w:r>
        <w:rPr>
          <w:rFonts w:ascii="仿宋_GB2312" w:hAnsi="仿宋" w:eastAsia="仿宋_GB2312"/>
          <w:spacing w:val="6"/>
          <w:sz w:val="30"/>
          <w:szCs w:val="30"/>
        </w:rPr>
        <w:t>0</w:t>
      </w:r>
      <w:r>
        <w:rPr>
          <w:rFonts w:hint="eastAsia" w:ascii="仿宋_GB2312" w:hAnsi="仿宋" w:eastAsia="仿宋_GB2312"/>
          <w:spacing w:val="6"/>
          <w:sz w:val="30"/>
          <w:szCs w:val="30"/>
        </w:rPr>
        <w:t>，否则提示核实性错误，需结合实际情况修改或填写情况说明；</w:t>
      </w:r>
    </w:p>
    <w:p>
      <w:pPr>
        <w:numPr>
          <w:ilvl w:val="0"/>
          <w:numId w:val="8"/>
        </w:numPr>
        <w:snapToGrid w:val="0"/>
        <w:spacing w:line="560" w:lineRule="exact"/>
        <w:ind w:left="0" w:firstLine="576"/>
        <w:rPr>
          <w:rFonts w:ascii="仿宋_GB2312" w:hAnsi="仿宋" w:eastAsia="仿宋_GB2312"/>
          <w:spacing w:val="6"/>
          <w:sz w:val="30"/>
          <w:szCs w:val="30"/>
        </w:rPr>
      </w:pPr>
      <w:r>
        <w:rPr>
          <w:rFonts w:hint="eastAsia" w:ascii="仿宋_GB2312" w:hAnsi="仿宋" w:eastAsia="仿宋_GB2312"/>
          <w:spacing w:val="6"/>
          <w:sz w:val="30"/>
          <w:szCs w:val="30"/>
        </w:rPr>
        <w:t>2行、</w:t>
      </w:r>
      <w:r>
        <w:rPr>
          <w:rFonts w:ascii="仿宋_GB2312" w:hAnsi="仿宋" w:eastAsia="仿宋_GB2312"/>
          <w:spacing w:val="6"/>
          <w:sz w:val="30"/>
          <w:szCs w:val="30"/>
        </w:rPr>
        <w:t>18</w:t>
      </w:r>
      <w:r>
        <w:rPr>
          <w:rFonts w:hint="eastAsia" w:ascii="仿宋_GB2312" w:hAnsi="仿宋" w:eastAsia="仿宋_GB2312"/>
          <w:spacing w:val="6"/>
          <w:sz w:val="30"/>
          <w:szCs w:val="30"/>
        </w:rPr>
        <w:t>行、</w:t>
      </w:r>
      <w:r>
        <w:rPr>
          <w:rFonts w:ascii="仿宋_GB2312" w:hAnsi="仿宋" w:eastAsia="仿宋_GB2312"/>
          <w:spacing w:val="6"/>
          <w:sz w:val="30"/>
          <w:szCs w:val="30"/>
        </w:rPr>
        <w:t>21</w:t>
      </w:r>
      <w:r>
        <w:rPr>
          <w:rFonts w:hint="eastAsia" w:ascii="仿宋_GB2312" w:hAnsi="仿宋" w:eastAsia="仿宋_GB2312"/>
          <w:spacing w:val="6"/>
          <w:sz w:val="30"/>
          <w:szCs w:val="30"/>
        </w:rPr>
        <w:t>~</w:t>
      </w:r>
      <w:r>
        <w:rPr>
          <w:rFonts w:ascii="仿宋_GB2312" w:hAnsi="仿宋" w:eastAsia="仿宋_GB2312"/>
          <w:spacing w:val="6"/>
          <w:sz w:val="30"/>
          <w:szCs w:val="30"/>
        </w:rPr>
        <w:t>24</w:t>
      </w:r>
      <w:r>
        <w:rPr>
          <w:rFonts w:hint="eastAsia" w:ascii="仿宋_GB2312" w:hAnsi="仿宋" w:eastAsia="仿宋_GB2312"/>
          <w:spacing w:val="6"/>
          <w:sz w:val="30"/>
          <w:szCs w:val="30"/>
        </w:rPr>
        <w:t>行、</w:t>
      </w:r>
      <w:r>
        <w:rPr>
          <w:rFonts w:ascii="仿宋_GB2312" w:hAnsi="仿宋" w:eastAsia="仿宋_GB2312"/>
          <w:spacing w:val="6"/>
          <w:sz w:val="30"/>
          <w:szCs w:val="30"/>
        </w:rPr>
        <w:t>28</w:t>
      </w:r>
      <w:r>
        <w:rPr>
          <w:rFonts w:hint="eastAsia" w:ascii="仿宋_GB2312" w:hAnsi="仿宋" w:eastAsia="仿宋_GB2312"/>
          <w:spacing w:val="6"/>
          <w:sz w:val="30"/>
          <w:szCs w:val="30"/>
        </w:rPr>
        <w:t>行、</w:t>
      </w:r>
      <w:r>
        <w:rPr>
          <w:rFonts w:ascii="仿宋_GB2312" w:hAnsi="仿宋" w:eastAsia="仿宋_GB2312"/>
          <w:spacing w:val="6"/>
          <w:sz w:val="30"/>
          <w:szCs w:val="30"/>
        </w:rPr>
        <w:t>36</w:t>
      </w:r>
      <w:r>
        <w:rPr>
          <w:rFonts w:hint="eastAsia" w:ascii="仿宋_GB2312" w:hAnsi="仿宋" w:eastAsia="仿宋_GB2312"/>
          <w:spacing w:val="6"/>
          <w:sz w:val="30"/>
          <w:szCs w:val="30"/>
        </w:rPr>
        <w:t>~</w:t>
      </w:r>
      <w:r>
        <w:rPr>
          <w:rFonts w:ascii="仿宋_GB2312" w:hAnsi="仿宋" w:eastAsia="仿宋_GB2312"/>
          <w:spacing w:val="6"/>
          <w:sz w:val="30"/>
          <w:szCs w:val="30"/>
        </w:rPr>
        <w:t>38</w:t>
      </w:r>
      <w:r>
        <w:rPr>
          <w:rFonts w:hint="eastAsia" w:ascii="仿宋_GB2312" w:hAnsi="仿宋" w:eastAsia="仿宋_GB2312"/>
          <w:spacing w:val="6"/>
          <w:sz w:val="30"/>
          <w:szCs w:val="30"/>
        </w:rPr>
        <w:t>行、</w:t>
      </w:r>
      <w:r>
        <w:rPr>
          <w:rFonts w:ascii="仿宋_GB2312" w:hAnsi="仿宋" w:eastAsia="仿宋_GB2312"/>
          <w:spacing w:val="6"/>
          <w:sz w:val="30"/>
          <w:szCs w:val="30"/>
        </w:rPr>
        <w:t>42</w:t>
      </w:r>
      <w:r>
        <w:rPr>
          <w:rFonts w:hint="eastAsia" w:ascii="仿宋_GB2312" w:hAnsi="仿宋" w:eastAsia="仿宋_GB2312"/>
          <w:spacing w:val="6"/>
          <w:sz w:val="30"/>
          <w:szCs w:val="30"/>
        </w:rPr>
        <w:t>~</w:t>
      </w:r>
      <w:r>
        <w:rPr>
          <w:rFonts w:ascii="仿宋_GB2312" w:hAnsi="仿宋" w:eastAsia="仿宋_GB2312"/>
          <w:spacing w:val="6"/>
          <w:sz w:val="30"/>
          <w:szCs w:val="30"/>
        </w:rPr>
        <w:t>43</w:t>
      </w:r>
      <w:r>
        <w:rPr>
          <w:rFonts w:hint="eastAsia" w:ascii="仿宋_GB2312" w:hAnsi="仿宋" w:eastAsia="仿宋_GB2312"/>
          <w:spacing w:val="6"/>
          <w:sz w:val="30"/>
          <w:szCs w:val="30"/>
        </w:rPr>
        <w:t>行、</w:t>
      </w:r>
      <w:r>
        <w:rPr>
          <w:rFonts w:ascii="仿宋_GB2312" w:hAnsi="仿宋" w:eastAsia="仿宋_GB2312"/>
          <w:spacing w:val="6"/>
          <w:sz w:val="30"/>
          <w:szCs w:val="30"/>
        </w:rPr>
        <w:t>46</w:t>
      </w:r>
      <w:r>
        <w:rPr>
          <w:rFonts w:hint="eastAsia" w:ascii="仿宋_GB2312" w:hAnsi="仿宋" w:eastAsia="仿宋_GB2312"/>
          <w:spacing w:val="6"/>
          <w:sz w:val="30"/>
          <w:szCs w:val="30"/>
        </w:rPr>
        <w:t>~</w:t>
      </w:r>
      <w:r>
        <w:rPr>
          <w:rFonts w:ascii="仿宋_GB2312" w:hAnsi="仿宋" w:eastAsia="仿宋_GB2312"/>
          <w:spacing w:val="6"/>
          <w:sz w:val="30"/>
          <w:szCs w:val="30"/>
        </w:rPr>
        <w:t>50</w:t>
      </w:r>
      <w:r>
        <w:rPr>
          <w:rFonts w:hint="eastAsia" w:ascii="仿宋_GB2312" w:hAnsi="仿宋" w:eastAsia="仿宋_GB2312"/>
          <w:spacing w:val="6"/>
          <w:sz w:val="30"/>
          <w:szCs w:val="30"/>
        </w:rPr>
        <w:t>行、</w:t>
      </w:r>
      <w:r>
        <w:rPr>
          <w:rFonts w:ascii="仿宋_GB2312" w:hAnsi="仿宋" w:eastAsia="仿宋_GB2312"/>
          <w:spacing w:val="6"/>
          <w:sz w:val="30"/>
          <w:szCs w:val="30"/>
        </w:rPr>
        <w:t>53</w:t>
      </w:r>
      <w:r>
        <w:rPr>
          <w:rFonts w:hint="eastAsia" w:ascii="仿宋_GB2312" w:hAnsi="仿宋" w:eastAsia="仿宋_GB2312"/>
          <w:spacing w:val="6"/>
          <w:sz w:val="30"/>
          <w:szCs w:val="30"/>
        </w:rPr>
        <w:t>~</w:t>
      </w:r>
      <w:r>
        <w:rPr>
          <w:rFonts w:ascii="仿宋_GB2312" w:hAnsi="仿宋" w:eastAsia="仿宋_GB2312"/>
          <w:spacing w:val="6"/>
          <w:sz w:val="30"/>
          <w:szCs w:val="30"/>
        </w:rPr>
        <w:t>58</w:t>
      </w:r>
      <w:r>
        <w:rPr>
          <w:rFonts w:hint="eastAsia" w:ascii="仿宋_GB2312" w:hAnsi="仿宋" w:eastAsia="仿宋_GB2312"/>
          <w:spacing w:val="6"/>
          <w:sz w:val="30"/>
          <w:szCs w:val="30"/>
        </w:rPr>
        <w:t>行|6栏-1栏|/1栏&gt;20%或|7栏-2栏|/2栏&gt;20%（本表中的主要指标年末数与年初数增减变动超过20%进行提示）,提示核实性错误，需结合实际情况修改或填写情况说明；</w:t>
      </w:r>
    </w:p>
    <w:p>
      <w:pPr>
        <w:numPr>
          <w:ilvl w:val="0"/>
          <w:numId w:val="8"/>
        </w:numPr>
        <w:snapToGrid w:val="0"/>
        <w:spacing w:line="560" w:lineRule="exact"/>
        <w:ind w:left="0" w:firstLine="576"/>
        <w:rPr>
          <w:rFonts w:ascii="仿宋_GB2312" w:hAnsi="仿宋" w:eastAsia="仿宋_GB2312"/>
          <w:spacing w:val="6"/>
          <w:sz w:val="30"/>
          <w:szCs w:val="30"/>
        </w:rPr>
      </w:pPr>
      <w:r>
        <w:rPr>
          <w:rFonts w:hint="eastAsia" w:ascii="仿宋_GB2312" w:hAnsi="仿宋" w:eastAsia="仿宋_GB2312"/>
          <w:spacing w:val="6"/>
          <w:sz w:val="30"/>
          <w:szCs w:val="30"/>
        </w:rPr>
        <w:t>2行、</w:t>
      </w:r>
      <w:r>
        <w:rPr>
          <w:rFonts w:ascii="仿宋_GB2312" w:hAnsi="仿宋" w:eastAsia="仿宋_GB2312"/>
          <w:spacing w:val="6"/>
          <w:sz w:val="30"/>
          <w:szCs w:val="30"/>
        </w:rPr>
        <w:t>17</w:t>
      </w:r>
      <w:r>
        <w:rPr>
          <w:rFonts w:hint="eastAsia" w:ascii="仿宋_GB2312" w:hAnsi="仿宋" w:eastAsia="仿宋_GB2312"/>
          <w:spacing w:val="6"/>
          <w:sz w:val="30"/>
          <w:szCs w:val="30"/>
        </w:rPr>
        <w:t>行、</w:t>
      </w:r>
      <w:r>
        <w:rPr>
          <w:rFonts w:ascii="仿宋_GB2312" w:hAnsi="仿宋" w:eastAsia="仿宋_GB2312"/>
          <w:spacing w:val="6"/>
          <w:sz w:val="30"/>
          <w:szCs w:val="30"/>
        </w:rPr>
        <w:t>23</w:t>
      </w:r>
      <w:r>
        <w:rPr>
          <w:rFonts w:hint="eastAsia" w:ascii="仿宋_GB2312" w:hAnsi="仿宋" w:eastAsia="仿宋_GB2312"/>
          <w:spacing w:val="6"/>
          <w:sz w:val="30"/>
          <w:szCs w:val="30"/>
        </w:rPr>
        <w:t>行、</w:t>
      </w:r>
      <w:r>
        <w:rPr>
          <w:rFonts w:ascii="仿宋_GB2312" w:hAnsi="仿宋" w:eastAsia="仿宋_GB2312"/>
          <w:spacing w:val="6"/>
          <w:sz w:val="30"/>
          <w:szCs w:val="30"/>
        </w:rPr>
        <w:t>24</w:t>
      </w:r>
      <w:r>
        <w:rPr>
          <w:rFonts w:hint="eastAsia" w:ascii="仿宋_GB2312" w:hAnsi="仿宋" w:eastAsia="仿宋_GB2312"/>
          <w:spacing w:val="6"/>
          <w:sz w:val="30"/>
          <w:szCs w:val="30"/>
        </w:rPr>
        <w:t>行、</w:t>
      </w:r>
      <w:r>
        <w:rPr>
          <w:rFonts w:ascii="仿宋_GB2312" w:hAnsi="仿宋" w:eastAsia="仿宋_GB2312"/>
          <w:spacing w:val="6"/>
          <w:sz w:val="30"/>
          <w:szCs w:val="30"/>
        </w:rPr>
        <w:t>27</w:t>
      </w:r>
      <w:r>
        <w:rPr>
          <w:rFonts w:hint="eastAsia" w:ascii="仿宋_GB2312" w:hAnsi="仿宋" w:eastAsia="仿宋_GB2312"/>
          <w:spacing w:val="6"/>
          <w:sz w:val="30"/>
          <w:szCs w:val="30"/>
        </w:rPr>
        <w:t>行、</w:t>
      </w:r>
      <w:r>
        <w:rPr>
          <w:rFonts w:ascii="仿宋_GB2312" w:hAnsi="仿宋" w:eastAsia="仿宋_GB2312"/>
          <w:spacing w:val="6"/>
          <w:sz w:val="30"/>
          <w:szCs w:val="30"/>
        </w:rPr>
        <w:t>41</w:t>
      </w:r>
      <w:r>
        <w:rPr>
          <w:rFonts w:hint="eastAsia" w:ascii="仿宋_GB2312" w:hAnsi="仿宋" w:eastAsia="仿宋_GB2312"/>
          <w:spacing w:val="6"/>
          <w:sz w:val="30"/>
          <w:szCs w:val="30"/>
        </w:rPr>
        <w:t>行、</w:t>
      </w:r>
      <w:r>
        <w:rPr>
          <w:rFonts w:ascii="仿宋_GB2312" w:hAnsi="仿宋" w:eastAsia="仿宋_GB2312"/>
          <w:spacing w:val="6"/>
          <w:sz w:val="30"/>
          <w:szCs w:val="30"/>
        </w:rPr>
        <w:t>45</w:t>
      </w:r>
      <w:r>
        <w:rPr>
          <w:rFonts w:hint="eastAsia" w:ascii="仿宋_GB2312" w:hAnsi="仿宋" w:eastAsia="仿宋_GB2312"/>
          <w:spacing w:val="6"/>
          <w:sz w:val="30"/>
          <w:szCs w:val="30"/>
        </w:rPr>
        <w:t>行、</w:t>
      </w:r>
      <w:r>
        <w:rPr>
          <w:rFonts w:ascii="仿宋_GB2312" w:hAnsi="仿宋" w:eastAsia="仿宋_GB2312"/>
          <w:spacing w:val="6"/>
          <w:sz w:val="30"/>
          <w:szCs w:val="30"/>
        </w:rPr>
        <w:t>52</w:t>
      </w:r>
      <w:r>
        <w:rPr>
          <w:rFonts w:hint="eastAsia" w:ascii="仿宋_GB2312" w:hAnsi="仿宋" w:eastAsia="仿宋_GB2312"/>
          <w:spacing w:val="6"/>
          <w:sz w:val="30"/>
          <w:szCs w:val="30"/>
        </w:rPr>
        <w:t>行|8栏-3栏|/3栏&gt;20%（本表中的主要指标年末数与年初数增减变动超过20%进行提示）,提示核实性错误，需结合实际情况修改或填写情况说明；</w:t>
      </w:r>
    </w:p>
    <w:p>
      <w:pPr>
        <w:numPr>
          <w:ilvl w:val="0"/>
          <w:numId w:val="8"/>
        </w:numPr>
        <w:snapToGrid w:val="0"/>
        <w:spacing w:line="560" w:lineRule="exact"/>
        <w:ind w:left="0" w:firstLine="576"/>
        <w:rPr>
          <w:rFonts w:ascii="仿宋_GB2312" w:hAnsi="仿宋" w:eastAsia="仿宋_GB2312"/>
          <w:spacing w:val="6"/>
          <w:sz w:val="30"/>
          <w:szCs w:val="30"/>
        </w:rPr>
      </w:pPr>
      <w:r>
        <w:rPr>
          <w:rFonts w:hint="eastAsia" w:ascii="仿宋_GB2312" w:hAnsi="仿宋" w:eastAsia="仿宋_GB2312"/>
          <w:spacing w:val="6"/>
          <w:sz w:val="30"/>
          <w:szCs w:val="30"/>
        </w:rPr>
        <w:t>（有错修改，无错说明）本表期初数应等于上年本表期末数。</w:t>
      </w:r>
    </w:p>
    <w:p>
      <w:pPr>
        <w:pStyle w:val="2"/>
        <w:spacing w:line="560" w:lineRule="exact"/>
        <w:rPr>
          <w:b/>
          <w:color w:val="auto"/>
        </w:rPr>
      </w:pPr>
      <w:r>
        <w:rPr>
          <w:rFonts w:hint="eastAsia"/>
          <w:color w:val="auto"/>
        </w:rPr>
        <w:t>十四、公共基础设施-水利基础设施情况表（财资1</w:t>
      </w:r>
      <w:r>
        <w:rPr>
          <w:color w:val="auto"/>
        </w:rPr>
        <w:t>2</w:t>
      </w:r>
      <w:r>
        <w:rPr>
          <w:rFonts w:hint="eastAsia"/>
          <w:color w:val="auto"/>
        </w:rPr>
        <w:t>-</w:t>
      </w:r>
      <w:r>
        <w:rPr>
          <w:color w:val="auto"/>
        </w:rPr>
        <w:t>2</w:t>
      </w:r>
      <w:r>
        <w:rPr>
          <w:rFonts w:hint="eastAsia"/>
          <w:color w:val="auto"/>
        </w:rPr>
        <w:t>表）</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根据《财政部 水利部关于进一步加强水利基础设施政府会计核算的通知》的相关规定，本表所反映的水利基础设施，是指行政事业单位为满足社会公共防洪（潮）、治涝、供水、灌溉、发电等方面需求而控制的，持续提供公共服务的水利工程全部或部分有形资产。由涉及到水利基础设施的相关部门依据财务账及水利工程的功能分类手工填报。</w:t>
      </w:r>
      <w:r>
        <w:rPr>
          <w:rFonts w:hint="eastAsia" w:ascii="仿宋_GB2312" w:hAnsi="仿宋" w:eastAsia="仿宋_GB2312"/>
          <w:bCs/>
          <w:sz w:val="30"/>
          <w:szCs w:val="30"/>
        </w:rPr>
        <w:t>对于堤防、水闸、泵站、渠道等单体工程，应根据单体工程发挥的功能作用列入相应功能分类，在表中进行填列；对于发挥多个功能的单体工程，如灌排结合的泵站，根据其发挥的主要功能确定所属类别进行填列，保证不重不漏。</w:t>
      </w:r>
      <w:r>
        <w:rPr>
          <w:rFonts w:hint="eastAsia" w:ascii="仿宋_GB2312" w:hAnsi="仿宋" w:eastAsia="仿宋_GB2312"/>
          <w:sz w:val="30"/>
          <w:szCs w:val="30"/>
        </w:rPr>
        <w:t>“负有管理维护职责数量”指标应按照《政府会计准则5号——公共基础设施》相关规定，填写填报单位应当予以确认的资产数量。</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以下不属于水利公共基础设施范畴：</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（1）独立于水利基础设施、不构成水利基础设施使用不可缺少组成部分的管理用房屋建筑物、设备、车辆和船只等。</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（2）不再提供公共服务的水利工程。</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（3）为改善水利工程周边环境，提升景观效果而控制的水景观及绿化工程。</w:t>
      </w:r>
    </w:p>
    <w:p>
      <w:pPr>
        <w:adjustRightInd w:val="0"/>
        <w:snapToGrid w:val="0"/>
        <w:spacing w:line="560" w:lineRule="exact"/>
        <w:ind w:firstLine="602" w:firstLineChars="200"/>
        <w:rPr>
          <w:rFonts w:ascii="仿宋_GB2312" w:hAnsi="仿宋" w:eastAsia="仿宋_GB2312"/>
          <w:b/>
          <w:bCs/>
          <w:sz w:val="30"/>
          <w:szCs w:val="30"/>
        </w:rPr>
      </w:pPr>
      <w:r>
        <w:rPr>
          <w:rFonts w:hint="eastAsia" w:ascii="仿宋_GB2312" w:hAnsi="仿宋" w:eastAsia="仿宋_GB2312"/>
          <w:b/>
          <w:bCs/>
          <w:sz w:val="30"/>
          <w:szCs w:val="30"/>
        </w:rPr>
        <w:t>主要指标说明：</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1.防洪（潮）工程：指为控制或抗御洪水以减免洪灾损失而修建的各种工程。包括堤防、险工工程、控导工程、水闸、泵站等，不含防洪水库。</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2.治涝工程：指为了排除涝区内多余降水，防治涝灾发生而修建的各种工程，包括堤防、险工工程、水闸、泵站、渠（管、隧）道等。</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3．灌溉工程：指从水源取水并输送、分配到田间的整体灌溉设施。包括渠首枢纽、渠（管、隧）道、泵站、水闸、其他渠系建筑物（渡槽、倒虹吸、陡坡、跌水等）、调蓄水库（总库容≥10万m</w:t>
      </w:r>
      <w:r>
        <w:rPr>
          <w:rFonts w:hint="eastAsia" w:ascii="仿宋_GB2312" w:hAnsi="仿宋" w:eastAsia="仿宋_GB2312"/>
          <w:sz w:val="30"/>
          <w:szCs w:val="30"/>
          <w:vertAlign w:val="superscript"/>
        </w:rPr>
        <w:t>3</w:t>
      </w:r>
      <w:r>
        <w:rPr>
          <w:rFonts w:hint="eastAsia" w:ascii="仿宋_GB2312" w:hAnsi="仿宋" w:eastAsia="仿宋_GB2312"/>
          <w:sz w:val="30"/>
          <w:szCs w:val="30"/>
        </w:rPr>
        <w:t>）、塘坝等组成。本表灌溉工程第二级分类中的调蓄水库为在灌区中发挥水量调蓄作用的水库工程，总库容应大于或等于10万立方米，对于小于10万立方米的列为塘坝。</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4.引调水工程：指为满足供水、灌溉、生态需水要求，兴建的跨水系、跨区域的水资源配置工程，包括渠首枢纽、渠（管、隧）道、泵站、水闸、其他渠系建筑物、调蓄水库（总库容≥10万m</w:t>
      </w:r>
      <w:r>
        <w:rPr>
          <w:rFonts w:hint="eastAsia" w:ascii="仿宋_GB2312" w:hAnsi="仿宋" w:eastAsia="仿宋_GB2312"/>
          <w:sz w:val="30"/>
          <w:szCs w:val="30"/>
          <w:vertAlign w:val="superscript"/>
        </w:rPr>
        <w:t>3</w:t>
      </w:r>
      <w:r>
        <w:rPr>
          <w:rFonts w:hint="eastAsia" w:ascii="仿宋_GB2312" w:hAnsi="仿宋" w:eastAsia="仿宋_GB2312"/>
          <w:sz w:val="30"/>
          <w:szCs w:val="30"/>
        </w:rPr>
        <w:t>）、地下取水设施等。引调水工程第二级分类中的调蓄水库为在引调水工程中发挥水量调蓄作用的水库工程，总库容应大于或等于10万立方米。</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5.农村供水工程：指向农村的乡镇、村庄等居民点和分散农户供给生活和生产等用水，以满足村镇居民、企事业单位日常用水需要为主的集中式供水工程，包括渠（管、隧）道、泵站、塘坝、地下取水设施等。</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6.水力发电工程：指为开发利用水能资源，将水能转换为电能而修建的工程建筑物和机械、电气设备以及金属结构的综合体，包括常规水电站、抽水蓄能电站等。</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7.水土保持工程：指为防治水土流失，保护、改良与合理利用水土资源，改善生态环境所采取的工程措施。本表水土保持工程，主要为沟壑治理工程，包括沟头防护、淤地坝、谷坊坝等。</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8.水库工程：指在河道、山谷或低洼地带修建挡水坝或堤堰形成的具有拦洪蓄水和调节水流功能的水利工程，总库容应大于或等于10万立方米，包括山区水库、平原水库等，不包括灌溉工程、引调水工程中的调蓄水库。</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9.水文基础设施：指为满足水文生产所必须建设的设施。包括水文站、水位站、雨量站、其他水文测站（蒸发站、墒情站等）等。</w:t>
      </w:r>
    </w:p>
    <w:p>
      <w:pPr>
        <w:pStyle w:val="6"/>
        <w:spacing w:line="560" w:lineRule="exact"/>
        <w:ind w:firstLine="614"/>
        <w:rPr>
          <w:rFonts w:hAnsi="仿宋"/>
          <w:b/>
          <w:sz w:val="30"/>
          <w:szCs w:val="30"/>
        </w:rPr>
      </w:pPr>
      <w:r>
        <w:rPr>
          <w:rFonts w:hint="eastAsia" w:hAnsi="仿宋"/>
          <w:b/>
          <w:sz w:val="30"/>
          <w:szCs w:val="30"/>
        </w:rPr>
        <w:t>逻辑性审核公式：</w:t>
      </w:r>
    </w:p>
    <w:p>
      <w:pPr>
        <w:pStyle w:val="6"/>
        <w:spacing w:line="560" w:lineRule="exact"/>
        <w:ind w:firstLine="614"/>
        <w:rPr>
          <w:rFonts w:hAnsi="仿宋"/>
          <w:b/>
          <w:sz w:val="30"/>
          <w:szCs w:val="30"/>
        </w:rPr>
      </w:pPr>
      <w:r>
        <w:rPr>
          <w:rFonts w:hint="eastAsia" w:hAnsi="仿宋"/>
          <w:b/>
          <w:sz w:val="30"/>
          <w:szCs w:val="30"/>
        </w:rPr>
        <w:t>表内公式：</w:t>
      </w:r>
    </w:p>
    <w:p>
      <w:pPr>
        <w:pStyle w:val="6"/>
        <w:numPr>
          <w:ilvl w:val="0"/>
          <w:numId w:val="6"/>
        </w:numPr>
        <w:spacing w:line="560" w:lineRule="exact"/>
        <w:ind w:firstLineChars="0"/>
        <w:rPr>
          <w:rFonts w:hAnsi="仿宋"/>
          <w:sz w:val="30"/>
          <w:szCs w:val="30"/>
        </w:rPr>
      </w:pPr>
      <w:r>
        <w:rPr>
          <w:rFonts w:hAnsi="仿宋"/>
          <w:sz w:val="30"/>
          <w:szCs w:val="30"/>
        </w:rPr>
        <w:t>1</w:t>
      </w:r>
      <w:r>
        <w:rPr>
          <w:rFonts w:hint="eastAsia" w:hAnsi="仿宋"/>
          <w:sz w:val="30"/>
          <w:szCs w:val="30"/>
        </w:rPr>
        <w:t>行</w:t>
      </w:r>
      <w:r>
        <w:rPr>
          <w:rFonts w:hAnsi="仿宋"/>
          <w:sz w:val="30"/>
          <w:szCs w:val="30"/>
        </w:rPr>
        <w:t>（3~5</w:t>
      </w:r>
      <w:r>
        <w:rPr>
          <w:rFonts w:hint="eastAsia" w:hAnsi="仿宋"/>
          <w:sz w:val="30"/>
          <w:szCs w:val="30"/>
        </w:rPr>
        <w:t>,8</w:t>
      </w:r>
      <w:r>
        <w:rPr>
          <w:rFonts w:hAnsi="仿宋"/>
          <w:sz w:val="30"/>
          <w:szCs w:val="30"/>
        </w:rPr>
        <w:t>~10）栏=（2+8+14+22+30+35+38+39+42）</w:t>
      </w:r>
      <w:r>
        <w:rPr>
          <w:rFonts w:hint="eastAsia" w:hAnsi="仿宋"/>
          <w:sz w:val="30"/>
          <w:szCs w:val="30"/>
        </w:rPr>
        <w:t>行</w:t>
      </w:r>
      <w:r>
        <w:rPr>
          <w:rFonts w:hAnsi="仿宋"/>
          <w:sz w:val="30"/>
          <w:szCs w:val="30"/>
        </w:rPr>
        <w:t>（3~5</w:t>
      </w:r>
      <w:r>
        <w:rPr>
          <w:rFonts w:hint="eastAsia" w:hAnsi="仿宋"/>
          <w:sz w:val="30"/>
          <w:szCs w:val="30"/>
        </w:rPr>
        <w:t>,8</w:t>
      </w:r>
      <w:r>
        <w:rPr>
          <w:rFonts w:hAnsi="仿宋"/>
          <w:sz w:val="30"/>
          <w:szCs w:val="30"/>
        </w:rPr>
        <w:t>~10）栏；</w:t>
      </w:r>
    </w:p>
    <w:p>
      <w:pPr>
        <w:pStyle w:val="6"/>
        <w:numPr>
          <w:ilvl w:val="0"/>
          <w:numId w:val="6"/>
        </w:numPr>
        <w:spacing w:line="560" w:lineRule="exact"/>
        <w:ind w:left="996" w:hanging="420" w:firstLineChars="0"/>
        <w:rPr>
          <w:rFonts w:hAnsi="仿宋"/>
          <w:sz w:val="30"/>
          <w:szCs w:val="30"/>
        </w:rPr>
      </w:pPr>
      <w:r>
        <w:rPr>
          <w:rFonts w:hAnsi="仿宋"/>
          <w:sz w:val="30"/>
          <w:szCs w:val="30"/>
        </w:rPr>
        <w:t>2</w:t>
      </w:r>
      <w:r>
        <w:rPr>
          <w:rFonts w:hint="eastAsia" w:hAnsi="仿宋"/>
          <w:sz w:val="30"/>
          <w:szCs w:val="30"/>
        </w:rPr>
        <w:t>行</w:t>
      </w:r>
      <w:r>
        <w:rPr>
          <w:rFonts w:hAnsi="仿宋"/>
          <w:sz w:val="30"/>
          <w:szCs w:val="30"/>
        </w:rPr>
        <w:t>（3~5</w:t>
      </w:r>
      <w:r>
        <w:rPr>
          <w:rFonts w:hint="eastAsia" w:hAnsi="仿宋"/>
          <w:sz w:val="30"/>
          <w:szCs w:val="30"/>
        </w:rPr>
        <w:t>,8</w:t>
      </w:r>
      <w:r>
        <w:rPr>
          <w:rFonts w:hAnsi="仿宋"/>
          <w:sz w:val="30"/>
          <w:szCs w:val="30"/>
        </w:rPr>
        <w:t>~10）栏=3~7</w:t>
      </w:r>
      <w:r>
        <w:rPr>
          <w:rFonts w:hint="eastAsia" w:hAnsi="仿宋"/>
          <w:sz w:val="30"/>
          <w:szCs w:val="30"/>
        </w:rPr>
        <w:t>行</w:t>
      </w:r>
      <w:r>
        <w:rPr>
          <w:rFonts w:hAnsi="仿宋"/>
          <w:sz w:val="30"/>
          <w:szCs w:val="30"/>
        </w:rPr>
        <w:t>（3~5</w:t>
      </w:r>
      <w:r>
        <w:rPr>
          <w:rFonts w:hint="eastAsia" w:hAnsi="仿宋"/>
          <w:sz w:val="30"/>
          <w:szCs w:val="30"/>
        </w:rPr>
        <w:t>,8</w:t>
      </w:r>
      <w:r>
        <w:rPr>
          <w:rFonts w:hAnsi="仿宋"/>
          <w:sz w:val="30"/>
          <w:szCs w:val="30"/>
        </w:rPr>
        <w:t>~10）栏</w:t>
      </w:r>
      <w:r>
        <w:rPr>
          <w:rFonts w:hint="eastAsia" w:hAnsi="仿宋"/>
          <w:sz w:val="30"/>
          <w:szCs w:val="30"/>
        </w:rPr>
        <w:t>之和</w:t>
      </w:r>
      <w:r>
        <w:rPr>
          <w:rFonts w:hAnsi="仿宋"/>
          <w:sz w:val="30"/>
          <w:szCs w:val="30"/>
        </w:rPr>
        <w:t>；</w:t>
      </w:r>
    </w:p>
    <w:p>
      <w:pPr>
        <w:pStyle w:val="6"/>
        <w:numPr>
          <w:ilvl w:val="0"/>
          <w:numId w:val="6"/>
        </w:numPr>
        <w:spacing w:line="560" w:lineRule="exact"/>
        <w:ind w:left="996" w:hanging="420" w:firstLineChars="0"/>
        <w:rPr>
          <w:rFonts w:hAnsi="仿宋"/>
          <w:sz w:val="30"/>
          <w:szCs w:val="30"/>
        </w:rPr>
      </w:pPr>
      <w:r>
        <w:rPr>
          <w:rFonts w:hAnsi="仿宋"/>
          <w:sz w:val="30"/>
          <w:szCs w:val="30"/>
        </w:rPr>
        <w:t>8</w:t>
      </w:r>
      <w:r>
        <w:rPr>
          <w:rFonts w:hint="eastAsia" w:hAnsi="仿宋"/>
          <w:sz w:val="30"/>
          <w:szCs w:val="30"/>
        </w:rPr>
        <w:t>行</w:t>
      </w:r>
      <w:r>
        <w:rPr>
          <w:rFonts w:hAnsi="仿宋"/>
          <w:sz w:val="30"/>
          <w:szCs w:val="30"/>
        </w:rPr>
        <w:t>（3~5</w:t>
      </w:r>
      <w:r>
        <w:rPr>
          <w:rFonts w:hint="eastAsia" w:hAnsi="仿宋"/>
          <w:sz w:val="30"/>
          <w:szCs w:val="30"/>
        </w:rPr>
        <w:t>,8</w:t>
      </w:r>
      <w:r>
        <w:rPr>
          <w:rFonts w:hAnsi="仿宋"/>
          <w:sz w:val="30"/>
          <w:szCs w:val="30"/>
        </w:rPr>
        <w:t>~10）栏=</w:t>
      </w:r>
      <w:r>
        <w:rPr>
          <w:rFonts w:hint="eastAsia" w:hAnsi="仿宋"/>
          <w:sz w:val="30"/>
          <w:szCs w:val="30"/>
        </w:rPr>
        <w:t>9</w:t>
      </w:r>
      <w:r>
        <w:rPr>
          <w:rFonts w:hAnsi="仿宋"/>
          <w:sz w:val="30"/>
          <w:szCs w:val="30"/>
        </w:rPr>
        <w:t>~13</w:t>
      </w:r>
      <w:r>
        <w:rPr>
          <w:rFonts w:hint="eastAsia" w:hAnsi="仿宋"/>
          <w:sz w:val="30"/>
          <w:szCs w:val="30"/>
        </w:rPr>
        <w:t>行</w:t>
      </w:r>
      <w:r>
        <w:rPr>
          <w:rFonts w:hAnsi="仿宋"/>
          <w:sz w:val="30"/>
          <w:szCs w:val="30"/>
        </w:rPr>
        <w:t>（3~5</w:t>
      </w:r>
      <w:r>
        <w:rPr>
          <w:rFonts w:hint="eastAsia" w:hAnsi="仿宋"/>
          <w:sz w:val="30"/>
          <w:szCs w:val="30"/>
        </w:rPr>
        <w:t>,8</w:t>
      </w:r>
      <w:r>
        <w:rPr>
          <w:rFonts w:hAnsi="仿宋"/>
          <w:sz w:val="30"/>
          <w:szCs w:val="30"/>
        </w:rPr>
        <w:t>~10）栏</w:t>
      </w:r>
      <w:r>
        <w:rPr>
          <w:rFonts w:hint="eastAsia" w:hAnsi="仿宋"/>
          <w:sz w:val="30"/>
          <w:szCs w:val="30"/>
        </w:rPr>
        <w:t>之和</w:t>
      </w:r>
      <w:r>
        <w:rPr>
          <w:rFonts w:hAnsi="仿宋"/>
          <w:sz w:val="30"/>
          <w:szCs w:val="30"/>
        </w:rPr>
        <w:t>；</w:t>
      </w:r>
    </w:p>
    <w:p>
      <w:pPr>
        <w:pStyle w:val="6"/>
        <w:numPr>
          <w:ilvl w:val="0"/>
          <w:numId w:val="6"/>
        </w:numPr>
        <w:spacing w:line="560" w:lineRule="exact"/>
        <w:ind w:left="996" w:hanging="420" w:firstLineChars="0"/>
        <w:rPr>
          <w:rFonts w:hAnsi="仿宋"/>
          <w:sz w:val="30"/>
          <w:szCs w:val="30"/>
        </w:rPr>
      </w:pPr>
      <w:r>
        <w:rPr>
          <w:rFonts w:hAnsi="仿宋"/>
          <w:sz w:val="30"/>
          <w:szCs w:val="30"/>
        </w:rPr>
        <w:t>14</w:t>
      </w:r>
      <w:r>
        <w:rPr>
          <w:rFonts w:hint="eastAsia" w:hAnsi="仿宋"/>
          <w:sz w:val="30"/>
          <w:szCs w:val="30"/>
        </w:rPr>
        <w:t>行</w:t>
      </w:r>
      <w:r>
        <w:rPr>
          <w:rFonts w:hAnsi="仿宋"/>
          <w:sz w:val="30"/>
          <w:szCs w:val="30"/>
        </w:rPr>
        <w:t>（3~5</w:t>
      </w:r>
      <w:r>
        <w:rPr>
          <w:rFonts w:hint="eastAsia" w:hAnsi="仿宋"/>
          <w:sz w:val="30"/>
          <w:szCs w:val="30"/>
        </w:rPr>
        <w:t>,8</w:t>
      </w:r>
      <w:r>
        <w:rPr>
          <w:rFonts w:hAnsi="仿宋"/>
          <w:sz w:val="30"/>
          <w:szCs w:val="30"/>
        </w:rPr>
        <w:t>~10）栏=15~21</w:t>
      </w:r>
      <w:r>
        <w:rPr>
          <w:rFonts w:hint="eastAsia" w:hAnsi="仿宋"/>
          <w:sz w:val="30"/>
          <w:szCs w:val="30"/>
        </w:rPr>
        <w:t>行</w:t>
      </w:r>
      <w:r>
        <w:rPr>
          <w:rFonts w:hAnsi="仿宋"/>
          <w:sz w:val="30"/>
          <w:szCs w:val="30"/>
        </w:rPr>
        <w:t>（3~5</w:t>
      </w:r>
      <w:r>
        <w:rPr>
          <w:rFonts w:hint="eastAsia" w:hAnsi="仿宋"/>
          <w:sz w:val="30"/>
          <w:szCs w:val="30"/>
        </w:rPr>
        <w:t>,8</w:t>
      </w:r>
      <w:r>
        <w:rPr>
          <w:rFonts w:hAnsi="仿宋"/>
          <w:sz w:val="30"/>
          <w:szCs w:val="30"/>
        </w:rPr>
        <w:t>~10）栏</w:t>
      </w:r>
      <w:r>
        <w:rPr>
          <w:rFonts w:hint="eastAsia" w:hAnsi="仿宋"/>
          <w:sz w:val="30"/>
          <w:szCs w:val="30"/>
        </w:rPr>
        <w:t>之和</w:t>
      </w:r>
      <w:r>
        <w:rPr>
          <w:rFonts w:hAnsi="仿宋"/>
          <w:sz w:val="30"/>
          <w:szCs w:val="30"/>
        </w:rPr>
        <w:t>；</w:t>
      </w:r>
    </w:p>
    <w:p>
      <w:pPr>
        <w:pStyle w:val="6"/>
        <w:numPr>
          <w:ilvl w:val="0"/>
          <w:numId w:val="6"/>
        </w:numPr>
        <w:spacing w:line="560" w:lineRule="exact"/>
        <w:ind w:left="996" w:hanging="420" w:firstLineChars="0"/>
        <w:rPr>
          <w:rFonts w:hAnsi="仿宋"/>
          <w:sz w:val="30"/>
          <w:szCs w:val="30"/>
        </w:rPr>
      </w:pPr>
      <w:r>
        <w:rPr>
          <w:rFonts w:hAnsi="仿宋"/>
          <w:sz w:val="30"/>
          <w:szCs w:val="30"/>
        </w:rPr>
        <w:t>22</w:t>
      </w:r>
      <w:r>
        <w:rPr>
          <w:rFonts w:hint="eastAsia" w:hAnsi="仿宋"/>
          <w:sz w:val="30"/>
          <w:szCs w:val="30"/>
        </w:rPr>
        <w:t>行</w:t>
      </w:r>
      <w:r>
        <w:rPr>
          <w:rFonts w:hAnsi="仿宋"/>
          <w:sz w:val="30"/>
          <w:szCs w:val="30"/>
        </w:rPr>
        <w:t>（3~5</w:t>
      </w:r>
      <w:r>
        <w:rPr>
          <w:rFonts w:hint="eastAsia" w:hAnsi="仿宋"/>
          <w:sz w:val="30"/>
          <w:szCs w:val="30"/>
        </w:rPr>
        <w:t>,8</w:t>
      </w:r>
      <w:r>
        <w:rPr>
          <w:rFonts w:hAnsi="仿宋"/>
          <w:sz w:val="30"/>
          <w:szCs w:val="30"/>
        </w:rPr>
        <w:t>~10）栏=23~29</w:t>
      </w:r>
      <w:r>
        <w:rPr>
          <w:rFonts w:hint="eastAsia" w:hAnsi="仿宋"/>
          <w:sz w:val="30"/>
          <w:szCs w:val="30"/>
        </w:rPr>
        <w:t>行</w:t>
      </w:r>
      <w:r>
        <w:rPr>
          <w:rFonts w:hAnsi="仿宋"/>
          <w:sz w:val="30"/>
          <w:szCs w:val="30"/>
        </w:rPr>
        <w:t>（3~5</w:t>
      </w:r>
      <w:r>
        <w:rPr>
          <w:rFonts w:hint="eastAsia" w:hAnsi="仿宋"/>
          <w:sz w:val="30"/>
          <w:szCs w:val="30"/>
        </w:rPr>
        <w:t>,8</w:t>
      </w:r>
      <w:r>
        <w:rPr>
          <w:rFonts w:hAnsi="仿宋"/>
          <w:sz w:val="30"/>
          <w:szCs w:val="30"/>
        </w:rPr>
        <w:t>~10）栏</w:t>
      </w:r>
      <w:r>
        <w:rPr>
          <w:rFonts w:hint="eastAsia" w:hAnsi="仿宋"/>
          <w:sz w:val="30"/>
          <w:szCs w:val="30"/>
        </w:rPr>
        <w:t>之和</w:t>
      </w:r>
      <w:r>
        <w:rPr>
          <w:rFonts w:hAnsi="仿宋"/>
          <w:sz w:val="30"/>
          <w:szCs w:val="30"/>
        </w:rPr>
        <w:t>；</w:t>
      </w:r>
    </w:p>
    <w:p>
      <w:pPr>
        <w:pStyle w:val="6"/>
        <w:numPr>
          <w:ilvl w:val="0"/>
          <w:numId w:val="6"/>
        </w:numPr>
        <w:spacing w:line="560" w:lineRule="exact"/>
        <w:ind w:left="996" w:hanging="420" w:firstLineChars="0"/>
        <w:rPr>
          <w:rFonts w:hAnsi="仿宋"/>
          <w:sz w:val="30"/>
          <w:szCs w:val="30"/>
        </w:rPr>
      </w:pPr>
      <w:r>
        <w:rPr>
          <w:rFonts w:hAnsi="仿宋"/>
          <w:sz w:val="30"/>
          <w:szCs w:val="30"/>
        </w:rPr>
        <w:t>30</w:t>
      </w:r>
      <w:r>
        <w:rPr>
          <w:rFonts w:hint="eastAsia" w:hAnsi="仿宋"/>
          <w:sz w:val="30"/>
          <w:szCs w:val="30"/>
        </w:rPr>
        <w:t>行</w:t>
      </w:r>
      <w:r>
        <w:rPr>
          <w:rFonts w:hAnsi="仿宋"/>
          <w:sz w:val="30"/>
          <w:szCs w:val="30"/>
        </w:rPr>
        <w:t>（3~5</w:t>
      </w:r>
      <w:r>
        <w:rPr>
          <w:rFonts w:hint="eastAsia" w:hAnsi="仿宋"/>
          <w:sz w:val="30"/>
          <w:szCs w:val="30"/>
        </w:rPr>
        <w:t>,8</w:t>
      </w:r>
      <w:r>
        <w:rPr>
          <w:rFonts w:hAnsi="仿宋"/>
          <w:sz w:val="30"/>
          <w:szCs w:val="30"/>
        </w:rPr>
        <w:t>~10）栏=31~34</w:t>
      </w:r>
      <w:r>
        <w:rPr>
          <w:rFonts w:hint="eastAsia" w:hAnsi="仿宋"/>
          <w:sz w:val="30"/>
          <w:szCs w:val="30"/>
        </w:rPr>
        <w:t>行</w:t>
      </w:r>
      <w:r>
        <w:rPr>
          <w:rFonts w:hAnsi="仿宋"/>
          <w:sz w:val="30"/>
          <w:szCs w:val="30"/>
        </w:rPr>
        <w:t>（3~5</w:t>
      </w:r>
      <w:r>
        <w:rPr>
          <w:rFonts w:hint="eastAsia" w:hAnsi="仿宋"/>
          <w:sz w:val="30"/>
          <w:szCs w:val="30"/>
        </w:rPr>
        <w:t>,8</w:t>
      </w:r>
      <w:r>
        <w:rPr>
          <w:rFonts w:hAnsi="仿宋"/>
          <w:sz w:val="30"/>
          <w:szCs w:val="30"/>
        </w:rPr>
        <w:t>~10）栏</w:t>
      </w:r>
      <w:r>
        <w:rPr>
          <w:rFonts w:hint="eastAsia" w:hAnsi="仿宋"/>
          <w:sz w:val="30"/>
          <w:szCs w:val="30"/>
        </w:rPr>
        <w:t>之和</w:t>
      </w:r>
      <w:r>
        <w:rPr>
          <w:rFonts w:hAnsi="仿宋"/>
          <w:sz w:val="30"/>
          <w:szCs w:val="30"/>
        </w:rPr>
        <w:t>；</w:t>
      </w:r>
    </w:p>
    <w:p>
      <w:pPr>
        <w:pStyle w:val="6"/>
        <w:numPr>
          <w:ilvl w:val="0"/>
          <w:numId w:val="6"/>
        </w:numPr>
        <w:spacing w:line="560" w:lineRule="exact"/>
        <w:ind w:left="996" w:hanging="420" w:firstLineChars="0"/>
        <w:rPr>
          <w:rFonts w:hAnsi="仿宋"/>
          <w:sz w:val="30"/>
          <w:szCs w:val="30"/>
        </w:rPr>
      </w:pPr>
      <w:r>
        <w:rPr>
          <w:rFonts w:hAnsi="仿宋"/>
          <w:sz w:val="30"/>
          <w:szCs w:val="30"/>
        </w:rPr>
        <w:t>35</w:t>
      </w:r>
      <w:r>
        <w:rPr>
          <w:rFonts w:hint="eastAsia" w:hAnsi="仿宋"/>
          <w:sz w:val="30"/>
          <w:szCs w:val="30"/>
        </w:rPr>
        <w:t>行</w:t>
      </w:r>
      <w:r>
        <w:rPr>
          <w:rFonts w:hAnsi="仿宋"/>
          <w:sz w:val="30"/>
          <w:szCs w:val="30"/>
        </w:rPr>
        <w:t>（1~10）栏=36~37</w:t>
      </w:r>
      <w:r>
        <w:rPr>
          <w:rFonts w:hint="eastAsia" w:hAnsi="仿宋"/>
          <w:sz w:val="30"/>
          <w:szCs w:val="30"/>
        </w:rPr>
        <w:t>行</w:t>
      </w:r>
      <w:r>
        <w:rPr>
          <w:rFonts w:hAnsi="仿宋"/>
          <w:sz w:val="30"/>
          <w:szCs w:val="30"/>
        </w:rPr>
        <w:t>（1~10）栏</w:t>
      </w:r>
      <w:r>
        <w:rPr>
          <w:rFonts w:hint="eastAsia" w:hAnsi="仿宋"/>
          <w:sz w:val="30"/>
          <w:szCs w:val="30"/>
        </w:rPr>
        <w:t>之和</w:t>
      </w:r>
      <w:r>
        <w:rPr>
          <w:rFonts w:hAnsi="仿宋"/>
          <w:sz w:val="30"/>
          <w:szCs w:val="30"/>
        </w:rPr>
        <w:t>；</w:t>
      </w:r>
    </w:p>
    <w:p>
      <w:pPr>
        <w:pStyle w:val="6"/>
        <w:numPr>
          <w:ilvl w:val="0"/>
          <w:numId w:val="6"/>
        </w:numPr>
        <w:spacing w:line="560" w:lineRule="exact"/>
        <w:ind w:left="996" w:hanging="420" w:firstLineChars="0"/>
        <w:rPr>
          <w:rFonts w:hAnsi="仿宋"/>
          <w:sz w:val="30"/>
          <w:szCs w:val="30"/>
        </w:rPr>
      </w:pPr>
      <w:r>
        <w:rPr>
          <w:rFonts w:hAnsi="仿宋"/>
          <w:sz w:val="30"/>
          <w:szCs w:val="30"/>
        </w:rPr>
        <w:t>39</w:t>
      </w:r>
      <w:r>
        <w:rPr>
          <w:rFonts w:hint="eastAsia" w:hAnsi="仿宋"/>
          <w:sz w:val="30"/>
          <w:szCs w:val="30"/>
        </w:rPr>
        <w:t>行</w:t>
      </w:r>
      <w:r>
        <w:rPr>
          <w:rFonts w:hAnsi="仿宋"/>
          <w:sz w:val="30"/>
          <w:szCs w:val="30"/>
        </w:rPr>
        <w:t>（1~10）栏=40~41</w:t>
      </w:r>
      <w:r>
        <w:rPr>
          <w:rFonts w:hint="eastAsia" w:hAnsi="仿宋"/>
          <w:sz w:val="30"/>
          <w:szCs w:val="30"/>
        </w:rPr>
        <w:t>行</w:t>
      </w:r>
      <w:r>
        <w:rPr>
          <w:rFonts w:hAnsi="仿宋"/>
          <w:sz w:val="30"/>
          <w:szCs w:val="30"/>
        </w:rPr>
        <w:t>（1~10）栏</w:t>
      </w:r>
      <w:r>
        <w:rPr>
          <w:rFonts w:hint="eastAsia" w:hAnsi="仿宋"/>
          <w:sz w:val="30"/>
          <w:szCs w:val="30"/>
        </w:rPr>
        <w:t>之和</w:t>
      </w:r>
      <w:r>
        <w:rPr>
          <w:rFonts w:hAnsi="仿宋"/>
          <w:sz w:val="30"/>
          <w:szCs w:val="30"/>
        </w:rPr>
        <w:t>；</w:t>
      </w:r>
    </w:p>
    <w:p>
      <w:pPr>
        <w:pStyle w:val="6"/>
        <w:numPr>
          <w:ilvl w:val="0"/>
          <w:numId w:val="6"/>
        </w:numPr>
        <w:spacing w:line="560" w:lineRule="exact"/>
        <w:ind w:left="996" w:hanging="420" w:firstLineChars="0"/>
        <w:rPr>
          <w:rFonts w:hAnsi="仿宋"/>
          <w:sz w:val="30"/>
          <w:szCs w:val="30"/>
        </w:rPr>
      </w:pPr>
      <w:r>
        <w:rPr>
          <w:rFonts w:hAnsi="仿宋"/>
          <w:sz w:val="30"/>
          <w:szCs w:val="30"/>
        </w:rPr>
        <w:t>42</w:t>
      </w:r>
      <w:r>
        <w:rPr>
          <w:rFonts w:hint="eastAsia" w:hAnsi="仿宋"/>
          <w:sz w:val="30"/>
          <w:szCs w:val="30"/>
        </w:rPr>
        <w:t>行</w:t>
      </w:r>
      <w:r>
        <w:rPr>
          <w:rFonts w:hAnsi="仿宋"/>
          <w:sz w:val="30"/>
          <w:szCs w:val="30"/>
        </w:rPr>
        <w:t>（1~10）栏=43~46</w:t>
      </w:r>
      <w:r>
        <w:rPr>
          <w:rFonts w:hint="eastAsia" w:hAnsi="仿宋"/>
          <w:sz w:val="30"/>
          <w:szCs w:val="30"/>
        </w:rPr>
        <w:t>行</w:t>
      </w:r>
      <w:r>
        <w:rPr>
          <w:rFonts w:hAnsi="仿宋"/>
          <w:sz w:val="30"/>
          <w:szCs w:val="30"/>
        </w:rPr>
        <w:t>（1~10）栏</w:t>
      </w:r>
      <w:r>
        <w:rPr>
          <w:rFonts w:hint="eastAsia" w:hAnsi="仿宋"/>
          <w:sz w:val="30"/>
          <w:szCs w:val="30"/>
        </w:rPr>
        <w:t>之和</w:t>
      </w:r>
      <w:r>
        <w:rPr>
          <w:rFonts w:hAnsi="仿宋"/>
          <w:sz w:val="30"/>
          <w:szCs w:val="30"/>
        </w:rPr>
        <w:t>；</w:t>
      </w:r>
    </w:p>
    <w:p>
      <w:pPr>
        <w:pStyle w:val="6"/>
        <w:numPr>
          <w:ilvl w:val="0"/>
          <w:numId w:val="6"/>
        </w:numPr>
        <w:spacing w:line="560" w:lineRule="exact"/>
        <w:ind w:firstLineChars="0"/>
        <w:rPr>
          <w:rFonts w:hAnsi="仿宋"/>
          <w:sz w:val="30"/>
          <w:szCs w:val="30"/>
        </w:rPr>
      </w:pPr>
      <w:r>
        <w:rPr>
          <w:rFonts w:hAnsi="仿宋"/>
          <w:sz w:val="30"/>
          <w:szCs w:val="30"/>
        </w:rPr>
        <w:t>（3~7</w:t>
      </w:r>
      <w:r>
        <w:rPr>
          <w:rFonts w:hint="eastAsia" w:hAnsi="仿宋"/>
          <w:sz w:val="30"/>
          <w:szCs w:val="30"/>
        </w:rPr>
        <w:t>，9</w:t>
      </w:r>
      <w:r>
        <w:rPr>
          <w:rFonts w:hAnsi="仿宋"/>
          <w:sz w:val="30"/>
          <w:szCs w:val="30"/>
        </w:rPr>
        <w:t>~13</w:t>
      </w:r>
      <w:r>
        <w:rPr>
          <w:rFonts w:hint="eastAsia" w:hAnsi="仿宋"/>
          <w:sz w:val="30"/>
          <w:szCs w:val="30"/>
        </w:rPr>
        <w:t>，</w:t>
      </w:r>
      <w:r>
        <w:rPr>
          <w:rFonts w:hAnsi="仿宋"/>
          <w:sz w:val="30"/>
          <w:szCs w:val="30"/>
        </w:rPr>
        <w:t>15~21</w:t>
      </w:r>
      <w:r>
        <w:rPr>
          <w:rFonts w:hint="eastAsia" w:hAnsi="仿宋"/>
          <w:sz w:val="30"/>
          <w:szCs w:val="30"/>
        </w:rPr>
        <w:t>，</w:t>
      </w:r>
      <w:r>
        <w:rPr>
          <w:rFonts w:hAnsi="仿宋"/>
          <w:sz w:val="30"/>
          <w:szCs w:val="30"/>
        </w:rPr>
        <w:t>23~29</w:t>
      </w:r>
      <w:r>
        <w:rPr>
          <w:rFonts w:hint="eastAsia" w:hAnsi="仿宋"/>
          <w:sz w:val="30"/>
          <w:szCs w:val="30"/>
        </w:rPr>
        <w:t>，</w:t>
      </w:r>
      <w:r>
        <w:rPr>
          <w:rFonts w:hAnsi="仿宋"/>
          <w:sz w:val="30"/>
          <w:szCs w:val="30"/>
        </w:rPr>
        <w:t>31~46）</w:t>
      </w:r>
      <w:r>
        <w:rPr>
          <w:rFonts w:hint="eastAsia" w:hAnsi="仿宋"/>
          <w:sz w:val="30"/>
          <w:szCs w:val="30"/>
        </w:rPr>
        <w:t>行1栏</w:t>
      </w:r>
      <w:r>
        <w:rPr>
          <w:rFonts w:hint="eastAsia"/>
          <w:sz w:val="30"/>
          <w:szCs w:val="30"/>
        </w:rPr>
        <w:t>≥</w:t>
      </w:r>
      <w:r>
        <w:rPr>
          <w:rFonts w:hAnsi="仿宋"/>
          <w:sz w:val="30"/>
          <w:szCs w:val="30"/>
        </w:rPr>
        <w:t>（3~7</w:t>
      </w:r>
      <w:r>
        <w:rPr>
          <w:rFonts w:hint="eastAsia" w:hAnsi="仿宋"/>
          <w:sz w:val="30"/>
          <w:szCs w:val="30"/>
        </w:rPr>
        <w:t>，9</w:t>
      </w:r>
      <w:r>
        <w:rPr>
          <w:rFonts w:hAnsi="仿宋"/>
          <w:sz w:val="30"/>
          <w:szCs w:val="30"/>
        </w:rPr>
        <w:t>~13</w:t>
      </w:r>
      <w:r>
        <w:rPr>
          <w:rFonts w:hint="eastAsia" w:hAnsi="仿宋"/>
          <w:sz w:val="30"/>
          <w:szCs w:val="30"/>
        </w:rPr>
        <w:t>，</w:t>
      </w:r>
      <w:r>
        <w:rPr>
          <w:rFonts w:hAnsi="仿宋"/>
          <w:sz w:val="30"/>
          <w:szCs w:val="30"/>
        </w:rPr>
        <w:t>15~21</w:t>
      </w:r>
      <w:r>
        <w:rPr>
          <w:rFonts w:hint="eastAsia" w:hAnsi="仿宋"/>
          <w:sz w:val="30"/>
          <w:szCs w:val="30"/>
        </w:rPr>
        <w:t>，</w:t>
      </w:r>
      <w:r>
        <w:rPr>
          <w:rFonts w:hAnsi="仿宋"/>
          <w:sz w:val="30"/>
          <w:szCs w:val="30"/>
        </w:rPr>
        <w:t>23~29</w:t>
      </w:r>
      <w:r>
        <w:rPr>
          <w:rFonts w:hint="eastAsia" w:hAnsi="仿宋"/>
          <w:sz w:val="30"/>
          <w:szCs w:val="30"/>
        </w:rPr>
        <w:t>，</w:t>
      </w:r>
      <w:r>
        <w:rPr>
          <w:rFonts w:hAnsi="仿宋"/>
          <w:sz w:val="30"/>
          <w:szCs w:val="30"/>
        </w:rPr>
        <w:t>31~46）</w:t>
      </w:r>
      <w:r>
        <w:rPr>
          <w:rFonts w:hint="eastAsia" w:hAnsi="仿宋"/>
          <w:sz w:val="30"/>
          <w:szCs w:val="30"/>
        </w:rPr>
        <w:t>行</w:t>
      </w:r>
      <w:r>
        <w:rPr>
          <w:rFonts w:hAnsi="仿宋"/>
          <w:sz w:val="30"/>
          <w:szCs w:val="30"/>
        </w:rPr>
        <w:t>2</w:t>
      </w:r>
      <w:r>
        <w:rPr>
          <w:rFonts w:hint="eastAsia" w:hAnsi="仿宋"/>
          <w:sz w:val="30"/>
          <w:szCs w:val="30"/>
        </w:rPr>
        <w:t>栏；</w:t>
      </w:r>
    </w:p>
    <w:p>
      <w:pPr>
        <w:pStyle w:val="6"/>
        <w:numPr>
          <w:ilvl w:val="0"/>
          <w:numId w:val="6"/>
        </w:numPr>
        <w:spacing w:line="560" w:lineRule="exact"/>
        <w:ind w:firstLineChars="0"/>
        <w:rPr>
          <w:rFonts w:hAnsi="仿宋"/>
          <w:sz w:val="30"/>
          <w:szCs w:val="30"/>
        </w:rPr>
      </w:pPr>
      <w:r>
        <w:rPr>
          <w:rFonts w:hAnsi="仿宋"/>
          <w:sz w:val="30"/>
          <w:szCs w:val="30"/>
        </w:rPr>
        <w:t>（3~7</w:t>
      </w:r>
      <w:r>
        <w:rPr>
          <w:rFonts w:hint="eastAsia" w:hAnsi="仿宋"/>
          <w:sz w:val="30"/>
          <w:szCs w:val="30"/>
        </w:rPr>
        <w:t>，9</w:t>
      </w:r>
      <w:r>
        <w:rPr>
          <w:rFonts w:hAnsi="仿宋"/>
          <w:sz w:val="30"/>
          <w:szCs w:val="30"/>
        </w:rPr>
        <w:t>~13</w:t>
      </w:r>
      <w:r>
        <w:rPr>
          <w:rFonts w:hint="eastAsia" w:hAnsi="仿宋"/>
          <w:sz w:val="30"/>
          <w:szCs w:val="30"/>
        </w:rPr>
        <w:t>，</w:t>
      </w:r>
      <w:r>
        <w:rPr>
          <w:rFonts w:hAnsi="仿宋"/>
          <w:sz w:val="30"/>
          <w:szCs w:val="30"/>
        </w:rPr>
        <w:t>15~21</w:t>
      </w:r>
      <w:r>
        <w:rPr>
          <w:rFonts w:hint="eastAsia" w:hAnsi="仿宋"/>
          <w:sz w:val="30"/>
          <w:szCs w:val="30"/>
        </w:rPr>
        <w:t>，</w:t>
      </w:r>
      <w:r>
        <w:rPr>
          <w:rFonts w:hAnsi="仿宋"/>
          <w:sz w:val="30"/>
          <w:szCs w:val="30"/>
        </w:rPr>
        <w:t>23~29</w:t>
      </w:r>
      <w:r>
        <w:rPr>
          <w:rFonts w:hint="eastAsia" w:hAnsi="仿宋"/>
          <w:sz w:val="30"/>
          <w:szCs w:val="30"/>
        </w:rPr>
        <w:t>，</w:t>
      </w:r>
      <w:r>
        <w:rPr>
          <w:rFonts w:hAnsi="仿宋"/>
          <w:sz w:val="30"/>
          <w:szCs w:val="30"/>
        </w:rPr>
        <w:t>31~46）</w:t>
      </w:r>
      <w:r>
        <w:rPr>
          <w:rFonts w:hint="eastAsia" w:hAnsi="仿宋"/>
          <w:sz w:val="30"/>
          <w:szCs w:val="30"/>
        </w:rPr>
        <w:t>行</w:t>
      </w:r>
      <w:r>
        <w:rPr>
          <w:rFonts w:hAnsi="仿宋"/>
          <w:sz w:val="30"/>
          <w:szCs w:val="30"/>
        </w:rPr>
        <w:t>6</w:t>
      </w:r>
      <w:r>
        <w:rPr>
          <w:rFonts w:hint="eastAsia" w:hAnsi="仿宋"/>
          <w:sz w:val="30"/>
          <w:szCs w:val="30"/>
        </w:rPr>
        <w:t>栏</w:t>
      </w:r>
      <w:r>
        <w:rPr>
          <w:rFonts w:hint="eastAsia"/>
          <w:sz w:val="30"/>
          <w:szCs w:val="30"/>
        </w:rPr>
        <w:t>≥</w:t>
      </w:r>
      <w:r>
        <w:rPr>
          <w:rFonts w:hAnsi="仿宋"/>
          <w:sz w:val="30"/>
          <w:szCs w:val="30"/>
        </w:rPr>
        <w:t>（3~7</w:t>
      </w:r>
      <w:r>
        <w:rPr>
          <w:rFonts w:hint="eastAsia" w:hAnsi="仿宋"/>
          <w:sz w:val="30"/>
          <w:szCs w:val="30"/>
        </w:rPr>
        <w:t>，9</w:t>
      </w:r>
      <w:r>
        <w:rPr>
          <w:rFonts w:hAnsi="仿宋"/>
          <w:sz w:val="30"/>
          <w:szCs w:val="30"/>
        </w:rPr>
        <w:t>~13</w:t>
      </w:r>
      <w:r>
        <w:rPr>
          <w:rFonts w:hint="eastAsia" w:hAnsi="仿宋"/>
          <w:sz w:val="30"/>
          <w:szCs w:val="30"/>
        </w:rPr>
        <w:t>，</w:t>
      </w:r>
      <w:r>
        <w:rPr>
          <w:rFonts w:hAnsi="仿宋"/>
          <w:sz w:val="30"/>
          <w:szCs w:val="30"/>
        </w:rPr>
        <w:t>15~21</w:t>
      </w:r>
      <w:r>
        <w:rPr>
          <w:rFonts w:hint="eastAsia" w:hAnsi="仿宋"/>
          <w:sz w:val="30"/>
          <w:szCs w:val="30"/>
        </w:rPr>
        <w:t>，</w:t>
      </w:r>
      <w:r>
        <w:rPr>
          <w:rFonts w:hAnsi="仿宋"/>
          <w:sz w:val="30"/>
          <w:szCs w:val="30"/>
        </w:rPr>
        <w:t>23~29</w:t>
      </w:r>
      <w:r>
        <w:rPr>
          <w:rFonts w:hint="eastAsia" w:hAnsi="仿宋"/>
          <w:sz w:val="30"/>
          <w:szCs w:val="30"/>
        </w:rPr>
        <w:t>，</w:t>
      </w:r>
      <w:r>
        <w:rPr>
          <w:rFonts w:hAnsi="仿宋"/>
          <w:sz w:val="30"/>
          <w:szCs w:val="30"/>
        </w:rPr>
        <w:t>31~46）</w:t>
      </w:r>
      <w:r>
        <w:rPr>
          <w:rFonts w:hint="eastAsia" w:hAnsi="仿宋"/>
          <w:sz w:val="30"/>
          <w:szCs w:val="30"/>
        </w:rPr>
        <w:t>行</w:t>
      </w:r>
      <w:r>
        <w:rPr>
          <w:rFonts w:hAnsi="仿宋"/>
          <w:sz w:val="30"/>
          <w:szCs w:val="30"/>
        </w:rPr>
        <w:t>7</w:t>
      </w:r>
      <w:r>
        <w:rPr>
          <w:rFonts w:hint="eastAsia" w:hAnsi="仿宋"/>
          <w:sz w:val="30"/>
          <w:szCs w:val="30"/>
        </w:rPr>
        <w:t>栏；</w:t>
      </w:r>
    </w:p>
    <w:p>
      <w:pPr>
        <w:pStyle w:val="6"/>
        <w:numPr>
          <w:ilvl w:val="0"/>
          <w:numId w:val="6"/>
        </w:numPr>
        <w:spacing w:line="560" w:lineRule="exact"/>
        <w:ind w:firstLineChars="0"/>
        <w:rPr>
          <w:rFonts w:hAnsi="仿宋"/>
          <w:sz w:val="30"/>
          <w:szCs w:val="30"/>
        </w:rPr>
      </w:pPr>
      <w:r>
        <w:rPr>
          <w:rFonts w:hAnsi="仿宋"/>
          <w:sz w:val="30"/>
          <w:szCs w:val="30"/>
        </w:rPr>
        <w:t>5</w:t>
      </w:r>
      <w:r>
        <w:rPr>
          <w:rFonts w:hint="eastAsia" w:hAnsi="仿宋"/>
          <w:sz w:val="30"/>
          <w:szCs w:val="30"/>
        </w:rPr>
        <w:t>栏</w:t>
      </w:r>
      <w:r>
        <w:rPr>
          <w:rFonts w:hAnsi="仿宋"/>
          <w:sz w:val="30"/>
          <w:szCs w:val="30"/>
        </w:rPr>
        <w:t>=（</w:t>
      </w:r>
      <w:r>
        <w:rPr>
          <w:rFonts w:hint="eastAsia" w:hAnsi="仿宋"/>
          <w:sz w:val="30"/>
          <w:szCs w:val="30"/>
        </w:rPr>
        <w:t>3</w:t>
      </w:r>
      <w:r>
        <w:rPr>
          <w:rFonts w:hAnsi="仿宋"/>
          <w:sz w:val="30"/>
          <w:szCs w:val="30"/>
        </w:rPr>
        <w:t>-4）</w:t>
      </w:r>
      <w:r>
        <w:rPr>
          <w:rFonts w:hint="eastAsia" w:hAnsi="仿宋"/>
          <w:sz w:val="30"/>
          <w:szCs w:val="30"/>
        </w:rPr>
        <w:t>栏；</w:t>
      </w:r>
    </w:p>
    <w:p>
      <w:pPr>
        <w:pStyle w:val="6"/>
        <w:numPr>
          <w:ilvl w:val="0"/>
          <w:numId w:val="6"/>
        </w:numPr>
        <w:spacing w:line="560" w:lineRule="exact"/>
        <w:ind w:firstLineChars="0"/>
        <w:rPr>
          <w:rFonts w:hAnsi="仿宋"/>
          <w:sz w:val="30"/>
          <w:szCs w:val="30"/>
        </w:rPr>
      </w:pPr>
      <w:r>
        <w:rPr>
          <w:rFonts w:hAnsi="仿宋"/>
          <w:sz w:val="30"/>
          <w:szCs w:val="30"/>
        </w:rPr>
        <w:t>10</w:t>
      </w:r>
      <w:r>
        <w:rPr>
          <w:rFonts w:hint="eastAsia" w:hAnsi="仿宋"/>
          <w:sz w:val="30"/>
          <w:szCs w:val="30"/>
        </w:rPr>
        <w:t>栏</w:t>
      </w:r>
      <w:r>
        <w:rPr>
          <w:rFonts w:hAnsi="仿宋"/>
          <w:sz w:val="30"/>
          <w:szCs w:val="30"/>
        </w:rPr>
        <w:t>=（8-9）</w:t>
      </w:r>
      <w:r>
        <w:rPr>
          <w:rFonts w:hint="eastAsia" w:hAnsi="仿宋"/>
          <w:sz w:val="30"/>
          <w:szCs w:val="30"/>
        </w:rPr>
        <w:t>栏；</w:t>
      </w:r>
    </w:p>
    <w:p>
      <w:pPr>
        <w:pStyle w:val="6"/>
        <w:numPr>
          <w:ilvl w:val="0"/>
          <w:numId w:val="6"/>
        </w:numPr>
        <w:spacing w:line="560" w:lineRule="exact"/>
        <w:ind w:firstLineChars="0"/>
        <w:rPr>
          <w:rFonts w:hAnsi="仿宋"/>
          <w:sz w:val="30"/>
          <w:szCs w:val="30"/>
        </w:rPr>
      </w:pPr>
      <w:r>
        <w:rPr>
          <w:rFonts w:hint="eastAsia" w:hAnsi="仿宋"/>
          <w:sz w:val="30"/>
          <w:szCs w:val="30"/>
        </w:rPr>
        <w:t>各</w:t>
      </w:r>
      <w:r>
        <w:rPr>
          <w:rFonts w:hAnsi="仿宋"/>
          <w:sz w:val="30"/>
          <w:szCs w:val="30"/>
        </w:rPr>
        <w:t>指标大于等于</w:t>
      </w:r>
      <w:r>
        <w:rPr>
          <w:rFonts w:hint="eastAsia" w:hAnsi="仿宋"/>
          <w:sz w:val="30"/>
          <w:szCs w:val="30"/>
        </w:rPr>
        <w:t>0。</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核实性公式：</w:t>
      </w:r>
    </w:p>
    <w:p>
      <w:pPr>
        <w:pStyle w:val="6"/>
        <w:numPr>
          <w:ilvl w:val="0"/>
          <w:numId w:val="6"/>
        </w:numPr>
        <w:spacing w:line="560" w:lineRule="exact"/>
        <w:ind w:firstLineChars="0"/>
        <w:rPr>
          <w:rFonts w:hAnsi="仿宋"/>
          <w:sz w:val="30"/>
          <w:szCs w:val="30"/>
        </w:rPr>
      </w:pPr>
      <w:r>
        <w:rPr>
          <w:rFonts w:hint="eastAsia" w:hAnsi="仿宋"/>
          <w:sz w:val="30"/>
          <w:szCs w:val="30"/>
        </w:rPr>
        <w:t>（</w:t>
      </w:r>
      <w:r>
        <w:rPr>
          <w:rFonts w:hAnsi="仿宋"/>
          <w:sz w:val="30"/>
          <w:szCs w:val="30"/>
        </w:rPr>
        <w:t>3</w:t>
      </w:r>
      <w:r>
        <w:rPr>
          <w:rFonts w:hint="eastAsia" w:hAnsi="仿宋"/>
          <w:sz w:val="30"/>
          <w:szCs w:val="30"/>
        </w:rPr>
        <w:t>~</w:t>
      </w:r>
      <w:r>
        <w:rPr>
          <w:rFonts w:hAnsi="仿宋"/>
          <w:sz w:val="30"/>
          <w:szCs w:val="30"/>
        </w:rPr>
        <w:t>7</w:t>
      </w:r>
      <w:r>
        <w:rPr>
          <w:rFonts w:hint="eastAsia" w:hAnsi="仿宋"/>
          <w:sz w:val="30"/>
          <w:szCs w:val="30"/>
        </w:rPr>
        <w:t>、</w:t>
      </w:r>
      <w:r>
        <w:rPr>
          <w:rFonts w:hAnsi="仿宋"/>
          <w:sz w:val="30"/>
          <w:szCs w:val="30"/>
        </w:rPr>
        <w:t>9</w:t>
      </w:r>
      <w:r>
        <w:rPr>
          <w:rFonts w:hint="eastAsia" w:hAnsi="仿宋"/>
          <w:sz w:val="30"/>
          <w:szCs w:val="30"/>
        </w:rPr>
        <w:t>~</w:t>
      </w:r>
      <w:r>
        <w:rPr>
          <w:rFonts w:hAnsi="仿宋"/>
          <w:sz w:val="30"/>
          <w:szCs w:val="30"/>
        </w:rPr>
        <w:t>13</w:t>
      </w:r>
      <w:r>
        <w:rPr>
          <w:rFonts w:hint="eastAsia" w:hAnsi="仿宋"/>
          <w:sz w:val="30"/>
          <w:szCs w:val="30"/>
        </w:rPr>
        <w:t>、</w:t>
      </w:r>
      <w:r>
        <w:rPr>
          <w:rFonts w:hAnsi="仿宋"/>
          <w:sz w:val="30"/>
          <w:szCs w:val="30"/>
        </w:rPr>
        <w:t>15</w:t>
      </w:r>
      <w:r>
        <w:rPr>
          <w:rFonts w:hint="eastAsia" w:hAnsi="仿宋"/>
          <w:sz w:val="30"/>
          <w:szCs w:val="30"/>
        </w:rPr>
        <w:t>~</w:t>
      </w:r>
      <w:r>
        <w:rPr>
          <w:rFonts w:hAnsi="仿宋"/>
          <w:sz w:val="30"/>
          <w:szCs w:val="30"/>
        </w:rPr>
        <w:t>21</w:t>
      </w:r>
      <w:r>
        <w:rPr>
          <w:rFonts w:hint="eastAsia" w:hAnsi="仿宋"/>
          <w:sz w:val="30"/>
          <w:szCs w:val="30"/>
        </w:rPr>
        <w:t>、</w:t>
      </w:r>
      <w:r>
        <w:rPr>
          <w:rFonts w:hAnsi="仿宋"/>
          <w:sz w:val="30"/>
          <w:szCs w:val="30"/>
        </w:rPr>
        <w:t>23</w:t>
      </w:r>
      <w:r>
        <w:rPr>
          <w:rFonts w:hint="eastAsia" w:hAnsi="仿宋"/>
          <w:sz w:val="30"/>
          <w:szCs w:val="30"/>
        </w:rPr>
        <w:t>~</w:t>
      </w:r>
      <w:r>
        <w:rPr>
          <w:rFonts w:hAnsi="仿宋"/>
          <w:sz w:val="30"/>
          <w:szCs w:val="30"/>
        </w:rPr>
        <w:t>29</w:t>
      </w:r>
      <w:r>
        <w:rPr>
          <w:rFonts w:hint="eastAsia" w:hAnsi="仿宋"/>
          <w:sz w:val="30"/>
          <w:szCs w:val="30"/>
        </w:rPr>
        <w:t>、</w:t>
      </w:r>
      <w:r>
        <w:rPr>
          <w:rFonts w:hAnsi="仿宋"/>
          <w:sz w:val="30"/>
          <w:szCs w:val="30"/>
        </w:rPr>
        <w:t>31</w:t>
      </w:r>
      <w:r>
        <w:rPr>
          <w:rFonts w:hint="eastAsia" w:hAnsi="仿宋"/>
          <w:sz w:val="30"/>
          <w:szCs w:val="30"/>
        </w:rPr>
        <w:t>~</w:t>
      </w:r>
      <w:r>
        <w:rPr>
          <w:rFonts w:hAnsi="仿宋"/>
          <w:sz w:val="30"/>
          <w:szCs w:val="30"/>
        </w:rPr>
        <w:t>46</w:t>
      </w:r>
      <w:r>
        <w:rPr>
          <w:rFonts w:hint="eastAsia" w:hAnsi="仿宋"/>
          <w:sz w:val="30"/>
          <w:szCs w:val="30"/>
        </w:rPr>
        <w:t>）行2、7栏&gt;</w:t>
      </w:r>
      <w:r>
        <w:rPr>
          <w:rFonts w:hAnsi="仿宋"/>
          <w:sz w:val="30"/>
          <w:szCs w:val="30"/>
        </w:rPr>
        <w:t>0,</w:t>
      </w:r>
      <w:r>
        <w:rPr>
          <w:rFonts w:hint="eastAsia" w:hAnsi="仿宋"/>
          <w:sz w:val="30"/>
          <w:szCs w:val="30"/>
        </w:rPr>
        <w:t>则（</w:t>
      </w:r>
      <w:r>
        <w:rPr>
          <w:rFonts w:hAnsi="仿宋"/>
          <w:sz w:val="30"/>
          <w:szCs w:val="30"/>
        </w:rPr>
        <w:t>3</w:t>
      </w:r>
      <w:r>
        <w:rPr>
          <w:rFonts w:hint="eastAsia" w:hAnsi="仿宋"/>
          <w:sz w:val="30"/>
          <w:szCs w:val="30"/>
        </w:rPr>
        <w:t>~</w:t>
      </w:r>
      <w:r>
        <w:rPr>
          <w:rFonts w:hAnsi="仿宋"/>
          <w:sz w:val="30"/>
          <w:szCs w:val="30"/>
        </w:rPr>
        <w:t>7</w:t>
      </w:r>
      <w:r>
        <w:rPr>
          <w:rFonts w:hint="eastAsia" w:hAnsi="仿宋"/>
          <w:sz w:val="30"/>
          <w:szCs w:val="30"/>
        </w:rPr>
        <w:t>、</w:t>
      </w:r>
      <w:r>
        <w:rPr>
          <w:rFonts w:hAnsi="仿宋"/>
          <w:sz w:val="30"/>
          <w:szCs w:val="30"/>
        </w:rPr>
        <w:t>9</w:t>
      </w:r>
      <w:r>
        <w:rPr>
          <w:rFonts w:hint="eastAsia" w:hAnsi="仿宋"/>
          <w:sz w:val="30"/>
          <w:szCs w:val="30"/>
        </w:rPr>
        <w:t>~</w:t>
      </w:r>
      <w:r>
        <w:rPr>
          <w:rFonts w:hAnsi="仿宋"/>
          <w:sz w:val="30"/>
          <w:szCs w:val="30"/>
        </w:rPr>
        <w:t>13</w:t>
      </w:r>
      <w:r>
        <w:rPr>
          <w:rFonts w:hint="eastAsia" w:hAnsi="仿宋"/>
          <w:sz w:val="30"/>
          <w:szCs w:val="30"/>
        </w:rPr>
        <w:t>、</w:t>
      </w:r>
      <w:r>
        <w:rPr>
          <w:rFonts w:hAnsi="仿宋"/>
          <w:sz w:val="30"/>
          <w:szCs w:val="30"/>
        </w:rPr>
        <w:t>15</w:t>
      </w:r>
      <w:r>
        <w:rPr>
          <w:rFonts w:hint="eastAsia" w:hAnsi="仿宋"/>
          <w:sz w:val="30"/>
          <w:szCs w:val="30"/>
        </w:rPr>
        <w:t>~</w:t>
      </w:r>
      <w:r>
        <w:rPr>
          <w:rFonts w:hAnsi="仿宋"/>
          <w:sz w:val="30"/>
          <w:szCs w:val="30"/>
        </w:rPr>
        <w:t>21</w:t>
      </w:r>
      <w:r>
        <w:rPr>
          <w:rFonts w:hint="eastAsia" w:hAnsi="仿宋"/>
          <w:sz w:val="30"/>
          <w:szCs w:val="30"/>
        </w:rPr>
        <w:t>、</w:t>
      </w:r>
      <w:r>
        <w:rPr>
          <w:rFonts w:hAnsi="仿宋"/>
          <w:sz w:val="30"/>
          <w:szCs w:val="30"/>
        </w:rPr>
        <w:t>23</w:t>
      </w:r>
      <w:r>
        <w:rPr>
          <w:rFonts w:hint="eastAsia" w:hAnsi="仿宋"/>
          <w:sz w:val="30"/>
          <w:szCs w:val="30"/>
        </w:rPr>
        <w:t>~</w:t>
      </w:r>
      <w:r>
        <w:rPr>
          <w:rFonts w:hAnsi="仿宋"/>
          <w:sz w:val="30"/>
          <w:szCs w:val="30"/>
        </w:rPr>
        <w:t>29</w:t>
      </w:r>
      <w:r>
        <w:rPr>
          <w:rFonts w:hint="eastAsia" w:hAnsi="仿宋"/>
          <w:sz w:val="30"/>
          <w:szCs w:val="30"/>
        </w:rPr>
        <w:t>、</w:t>
      </w:r>
      <w:r>
        <w:rPr>
          <w:rFonts w:hAnsi="仿宋"/>
          <w:sz w:val="30"/>
          <w:szCs w:val="30"/>
        </w:rPr>
        <w:t>31</w:t>
      </w:r>
      <w:r>
        <w:rPr>
          <w:rFonts w:hint="eastAsia" w:hAnsi="仿宋"/>
          <w:sz w:val="30"/>
          <w:szCs w:val="30"/>
        </w:rPr>
        <w:t>~</w:t>
      </w:r>
      <w:r>
        <w:rPr>
          <w:rFonts w:hAnsi="仿宋"/>
          <w:sz w:val="30"/>
          <w:szCs w:val="30"/>
        </w:rPr>
        <w:t>46</w:t>
      </w:r>
      <w:r>
        <w:rPr>
          <w:rFonts w:hint="eastAsia" w:hAnsi="仿宋"/>
          <w:sz w:val="30"/>
          <w:szCs w:val="30"/>
        </w:rPr>
        <w:t>）行</w:t>
      </w:r>
      <w:r>
        <w:rPr>
          <w:rFonts w:hAnsi="仿宋"/>
          <w:sz w:val="30"/>
          <w:szCs w:val="30"/>
        </w:rPr>
        <w:t>3</w:t>
      </w:r>
      <w:r>
        <w:rPr>
          <w:rFonts w:hint="eastAsia" w:hAnsi="仿宋"/>
          <w:sz w:val="30"/>
          <w:szCs w:val="30"/>
        </w:rPr>
        <w:t>、</w:t>
      </w:r>
      <w:r>
        <w:rPr>
          <w:rFonts w:hAnsi="仿宋"/>
          <w:sz w:val="30"/>
          <w:szCs w:val="30"/>
        </w:rPr>
        <w:t>8</w:t>
      </w:r>
      <w:r>
        <w:rPr>
          <w:rFonts w:hint="eastAsia" w:hAnsi="仿宋"/>
          <w:sz w:val="30"/>
          <w:szCs w:val="30"/>
        </w:rPr>
        <w:t>栏&gt;</w:t>
      </w:r>
      <w:r>
        <w:rPr>
          <w:rFonts w:hAnsi="仿宋"/>
          <w:sz w:val="30"/>
          <w:szCs w:val="30"/>
        </w:rPr>
        <w:t>0</w:t>
      </w:r>
      <w:r>
        <w:rPr>
          <w:rFonts w:hint="eastAsia" w:hAnsi="仿宋"/>
          <w:sz w:val="30"/>
          <w:szCs w:val="30"/>
        </w:rPr>
        <w:t>，否则提示核实性错误，需结合实际情况修改或填写情况说明；</w:t>
      </w:r>
    </w:p>
    <w:p>
      <w:pPr>
        <w:pStyle w:val="6"/>
        <w:numPr>
          <w:ilvl w:val="0"/>
          <w:numId w:val="6"/>
        </w:numPr>
        <w:spacing w:line="560" w:lineRule="exact"/>
        <w:ind w:firstLineChars="0"/>
        <w:rPr>
          <w:rFonts w:hAnsi="仿宋"/>
          <w:sz w:val="30"/>
          <w:szCs w:val="30"/>
        </w:rPr>
      </w:pPr>
      <w:r>
        <w:rPr>
          <w:rFonts w:hint="eastAsia" w:hAnsi="仿宋"/>
          <w:sz w:val="30"/>
          <w:szCs w:val="30"/>
        </w:rPr>
        <w:t>（</w:t>
      </w:r>
      <w:r>
        <w:rPr>
          <w:rFonts w:hAnsi="仿宋"/>
          <w:sz w:val="30"/>
          <w:szCs w:val="30"/>
        </w:rPr>
        <w:t>3</w:t>
      </w:r>
      <w:r>
        <w:rPr>
          <w:rFonts w:hint="eastAsia" w:hAnsi="仿宋"/>
          <w:sz w:val="30"/>
          <w:szCs w:val="30"/>
        </w:rPr>
        <w:t>~</w:t>
      </w:r>
      <w:r>
        <w:rPr>
          <w:rFonts w:hAnsi="仿宋"/>
          <w:sz w:val="30"/>
          <w:szCs w:val="30"/>
        </w:rPr>
        <w:t>7</w:t>
      </w:r>
      <w:r>
        <w:rPr>
          <w:rFonts w:hint="eastAsia" w:hAnsi="仿宋"/>
          <w:sz w:val="30"/>
          <w:szCs w:val="30"/>
        </w:rPr>
        <w:t>、</w:t>
      </w:r>
      <w:r>
        <w:rPr>
          <w:rFonts w:hAnsi="仿宋"/>
          <w:sz w:val="30"/>
          <w:szCs w:val="30"/>
        </w:rPr>
        <w:t>9</w:t>
      </w:r>
      <w:r>
        <w:rPr>
          <w:rFonts w:hint="eastAsia" w:hAnsi="仿宋"/>
          <w:sz w:val="30"/>
          <w:szCs w:val="30"/>
        </w:rPr>
        <w:t>~</w:t>
      </w:r>
      <w:r>
        <w:rPr>
          <w:rFonts w:hAnsi="仿宋"/>
          <w:sz w:val="30"/>
          <w:szCs w:val="30"/>
        </w:rPr>
        <w:t>13</w:t>
      </w:r>
      <w:r>
        <w:rPr>
          <w:rFonts w:hint="eastAsia" w:hAnsi="仿宋"/>
          <w:sz w:val="30"/>
          <w:szCs w:val="30"/>
        </w:rPr>
        <w:t>、</w:t>
      </w:r>
      <w:r>
        <w:rPr>
          <w:rFonts w:hAnsi="仿宋"/>
          <w:sz w:val="30"/>
          <w:szCs w:val="30"/>
        </w:rPr>
        <w:t>15</w:t>
      </w:r>
      <w:r>
        <w:rPr>
          <w:rFonts w:hint="eastAsia" w:hAnsi="仿宋"/>
          <w:sz w:val="30"/>
          <w:szCs w:val="30"/>
        </w:rPr>
        <w:t>~</w:t>
      </w:r>
      <w:r>
        <w:rPr>
          <w:rFonts w:hAnsi="仿宋"/>
          <w:sz w:val="30"/>
          <w:szCs w:val="30"/>
        </w:rPr>
        <w:t>21</w:t>
      </w:r>
      <w:r>
        <w:rPr>
          <w:rFonts w:hint="eastAsia" w:hAnsi="仿宋"/>
          <w:sz w:val="30"/>
          <w:szCs w:val="30"/>
        </w:rPr>
        <w:t>、</w:t>
      </w:r>
      <w:r>
        <w:rPr>
          <w:rFonts w:hAnsi="仿宋"/>
          <w:sz w:val="30"/>
          <w:szCs w:val="30"/>
        </w:rPr>
        <w:t>23</w:t>
      </w:r>
      <w:r>
        <w:rPr>
          <w:rFonts w:hint="eastAsia" w:hAnsi="仿宋"/>
          <w:sz w:val="30"/>
          <w:szCs w:val="30"/>
        </w:rPr>
        <w:t>~</w:t>
      </w:r>
      <w:r>
        <w:rPr>
          <w:rFonts w:hAnsi="仿宋"/>
          <w:sz w:val="30"/>
          <w:szCs w:val="30"/>
        </w:rPr>
        <w:t>29</w:t>
      </w:r>
      <w:r>
        <w:rPr>
          <w:rFonts w:hint="eastAsia" w:hAnsi="仿宋"/>
          <w:sz w:val="30"/>
          <w:szCs w:val="30"/>
        </w:rPr>
        <w:t>、</w:t>
      </w:r>
      <w:r>
        <w:rPr>
          <w:rFonts w:hAnsi="仿宋"/>
          <w:sz w:val="30"/>
          <w:szCs w:val="30"/>
        </w:rPr>
        <w:t>31</w:t>
      </w:r>
      <w:r>
        <w:rPr>
          <w:rFonts w:hint="eastAsia" w:hAnsi="仿宋"/>
          <w:sz w:val="30"/>
          <w:szCs w:val="30"/>
        </w:rPr>
        <w:t>~</w:t>
      </w:r>
      <w:r>
        <w:rPr>
          <w:rFonts w:hAnsi="仿宋"/>
          <w:sz w:val="30"/>
          <w:szCs w:val="30"/>
        </w:rPr>
        <w:t>46</w:t>
      </w:r>
      <w:r>
        <w:rPr>
          <w:rFonts w:hint="eastAsia" w:hAnsi="仿宋"/>
          <w:sz w:val="30"/>
          <w:szCs w:val="30"/>
        </w:rPr>
        <w:t>）行</w:t>
      </w:r>
      <w:r>
        <w:rPr>
          <w:rFonts w:hAnsi="仿宋"/>
          <w:sz w:val="30"/>
          <w:szCs w:val="30"/>
        </w:rPr>
        <w:t>3</w:t>
      </w:r>
      <w:r>
        <w:rPr>
          <w:rFonts w:hint="eastAsia" w:hAnsi="仿宋"/>
          <w:sz w:val="30"/>
          <w:szCs w:val="30"/>
        </w:rPr>
        <w:t>、</w:t>
      </w:r>
      <w:r>
        <w:rPr>
          <w:rFonts w:hAnsi="仿宋"/>
          <w:sz w:val="30"/>
          <w:szCs w:val="30"/>
        </w:rPr>
        <w:t>8</w:t>
      </w:r>
      <w:r>
        <w:rPr>
          <w:rFonts w:hint="eastAsia" w:hAnsi="仿宋"/>
          <w:sz w:val="30"/>
          <w:szCs w:val="30"/>
        </w:rPr>
        <w:t>栏&gt;</w:t>
      </w:r>
      <w:r>
        <w:rPr>
          <w:rFonts w:hAnsi="仿宋"/>
          <w:sz w:val="30"/>
          <w:szCs w:val="30"/>
        </w:rPr>
        <w:t>0,</w:t>
      </w:r>
      <w:r>
        <w:rPr>
          <w:rFonts w:hint="eastAsia" w:hAnsi="仿宋"/>
          <w:sz w:val="30"/>
          <w:szCs w:val="30"/>
        </w:rPr>
        <w:t>则（</w:t>
      </w:r>
      <w:r>
        <w:rPr>
          <w:rFonts w:hAnsi="仿宋"/>
          <w:sz w:val="30"/>
          <w:szCs w:val="30"/>
        </w:rPr>
        <w:t>3</w:t>
      </w:r>
      <w:r>
        <w:rPr>
          <w:rFonts w:hint="eastAsia" w:hAnsi="仿宋"/>
          <w:sz w:val="30"/>
          <w:szCs w:val="30"/>
        </w:rPr>
        <w:t>~</w:t>
      </w:r>
      <w:r>
        <w:rPr>
          <w:rFonts w:hAnsi="仿宋"/>
          <w:sz w:val="30"/>
          <w:szCs w:val="30"/>
        </w:rPr>
        <w:t>7</w:t>
      </w:r>
      <w:r>
        <w:rPr>
          <w:rFonts w:hint="eastAsia" w:hAnsi="仿宋"/>
          <w:sz w:val="30"/>
          <w:szCs w:val="30"/>
        </w:rPr>
        <w:t>、</w:t>
      </w:r>
      <w:r>
        <w:rPr>
          <w:rFonts w:hAnsi="仿宋"/>
          <w:sz w:val="30"/>
          <w:szCs w:val="30"/>
        </w:rPr>
        <w:t>9</w:t>
      </w:r>
      <w:r>
        <w:rPr>
          <w:rFonts w:hint="eastAsia" w:hAnsi="仿宋"/>
          <w:sz w:val="30"/>
          <w:szCs w:val="30"/>
        </w:rPr>
        <w:t>~</w:t>
      </w:r>
      <w:r>
        <w:rPr>
          <w:rFonts w:hAnsi="仿宋"/>
          <w:sz w:val="30"/>
          <w:szCs w:val="30"/>
        </w:rPr>
        <w:t>13</w:t>
      </w:r>
      <w:r>
        <w:rPr>
          <w:rFonts w:hint="eastAsia" w:hAnsi="仿宋"/>
          <w:sz w:val="30"/>
          <w:szCs w:val="30"/>
        </w:rPr>
        <w:t>、</w:t>
      </w:r>
      <w:r>
        <w:rPr>
          <w:rFonts w:hAnsi="仿宋"/>
          <w:sz w:val="30"/>
          <w:szCs w:val="30"/>
        </w:rPr>
        <w:t>15</w:t>
      </w:r>
      <w:r>
        <w:rPr>
          <w:rFonts w:hint="eastAsia" w:hAnsi="仿宋"/>
          <w:sz w:val="30"/>
          <w:szCs w:val="30"/>
        </w:rPr>
        <w:t>~</w:t>
      </w:r>
      <w:r>
        <w:rPr>
          <w:rFonts w:hAnsi="仿宋"/>
          <w:sz w:val="30"/>
          <w:szCs w:val="30"/>
        </w:rPr>
        <w:t>21</w:t>
      </w:r>
      <w:r>
        <w:rPr>
          <w:rFonts w:hint="eastAsia" w:hAnsi="仿宋"/>
          <w:sz w:val="30"/>
          <w:szCs w:val="30"/>
        </w:rPr>
        <w:t>、</w:t>
      </w:r>
      <w:r>
        <w:rPr>
          <w:rFonts w:hAnsi="仿宋"/>
          <w:sz w:val="30"/>
          <w:szCs w:val="30"/>
        </w:rPr>
        <w:t>23</w:t>
      </w:r>
      <w:r>
        <w:rPr>
          <w:rFonts w:hint="eastAsia" w:hAnsi="仿宋"/>
          <w:sz w:val="30"/>
          <w:szCs w:val="30"/>
        </w:rPr>
        <w:t>~</w:t>
      </w:r>
      <w:r>
        <w:rPr>
          <w:rFonts w:hAnsi="仿宋"/>
          <w:sz w:val="30"/>
          <w:szCs w:val="30"/>
        </w:rPr>
        <w:t>29</w:t>
      </w:r>
      <w:r>
        <w:rPr>
          <w:rFonts w:hint="eastAsia" w:hAnsi="仿宋"/>
          <w:sz w:val="30"/>
          <w:szCs w:val="30"/>
        </w:rPr>
        <w:t>、</w:t>
      </w:r>
      <w:r>
        <w:rPr>
          <w:rFonts w:hAnsi="仿宋"/>
          <w:sz w:val="30"/>
          <w:szCs w:val="30"/>
        </w:rPr>
        <w:t>31</w:t>
      </w:r>
      <w:r>
        <w:rPr>
          <w:rFonts w:hint="eastAsia" w:hAnsi="仿宋"/>
          <w:sz w:val="30"/>
          <w:szCs w:val="30"/>
        </w:rPr>
        <w:t>~</w:t>
      </w:r>
      <w:r>
        <w:rPr>
          <w:rFonts w:hAnsi="仿宋"/>
          <w:sz w:val="30"/>
          <w:szCs w:val="30"/>
        </w:rPr>
        <w:t>46</w:t>
      </w:r>
      <w:r>
        <w:rPr>
          <w:rFonts w:hint="eastAsia" w:hAnsi="仿宋"/>
          <w:sz w:val="30"/>
          <w:szCs w:val="30"/>
        </w:rPr>
        <w:t>）行2、7栏&gt;</w:t>
      </w:r>
      <w:r>
        <w:rPr>
          <w:rFonts w:hAnsi="仿宋"/>
          <w:sz w:val="30"/>
          <w:szCs w:val="30"/>
        </w:rPr>
        <w:t>0</w:t>
      </w:r>
      <w:r>
        <w:rPr>
          <w:rFonts w:hint="eastAsia" w:hAnsi="仿宋"/>
          <w:sz w:val="30"/>
          <w:szCs w:val="30"/>
        </w:rPr>
        <w:t>，否则提示核实性错误，需结合实际情况修改或填写情况说明；</w:t>
      </w:r>
    </w:p>
    <w:p>
      <w:pPr>
        <w:pStyle w:val="6"/>
        <w:numPr>
          <w:ilvl w:val="0"/>
          <w:numId w:val="6"/>
        </w:numPr>
        <w:spacing w:line="560" w:lineRule="exact"/>
        <w:ind w:firstLineChars="0"/>
        <w:rPr>
          <w:rFonts w:hAnsi="仿宋"/>
          <w:sz w:val="30"/>
          <w:szCs w:val="30"/>
        </w:rPr>
      </w:pPr>
      <w:r>
        <w:rPr>
          <w:rFonts w:hint="eastAsia" w:hAnsi="仿宋"/>
          <w:sz w:val="30"/>
          <w:szCs w:val="30"/>
        </w:rPr>
        <w:t>本期期初数（</w:t>
      </w:r>
      <w:r>
        <w:rPr>
          <w:rFonts w:hAnsi="仿宋"/>
          <w:sz w:val="30"/>
          <w:szCs w:val="30"/>
        </w:rPr>
        <w:t>1~5</w:t>
      </w:r>
      <w:r>
        <w:rPr>
          <w:rFonts w:hint="eastAsia" w:hAnsi="仿宋"/>
          <w:sz w:val="30"/>
          <w:szCs w:val="30"/>
        </w:rPr>
        <w:t>）栏不等于上期期末数（</w:t>
      </w:r>
      <w:r>
        <w:rPr>
          <w:rFonts w:hAnsi="仿宋"/>
          <w:sz w:val="30"/>
          <w:szCs w:val="30"/>
        </w:rPr>
        <w:t>6~10</w:t>
      </w:r>
      <w:r>
        <w:rPr>
          <w:rFonts w:hint="eastAsia" w:hAnsi="仿宋"/>
          <w:sz w:val="30"/>
          <w:szCs w:val="30"/>
        </w:rPr>
        <w:t>）栏，提示核实性错误，并需填写说明；</w:t>
      </w:r>
    </w:p>
    <w:p>
      <w:pPr>
        <w:pStyle w:val="6"/>
        <w:numPr>
          <w:ilvl w:val="0"/>
          <w:numId w:val="6"/>
        </w:numPr>
        <w:spacing w:line="560" w:lineRule="exact"/>
        <w:ind w:firstLineChars="0"/>
        <w:rPr>
          <w:rFonts w:hAnsi="仿宋"/>
          <w:sz w:val="30"/>
          <w:szCs w:val="30"/>
        </w:rPr>
      </w:pPr>
      <w:r>
        <w:rPr>
          <w:rFonts w:hAnsi="仿宋"/>
          <w:sz w:val="30"/>
          <w:szCs w:val="30"/>
        </w:rPr>
        <w:t>3~7</w:t>
      </w:r>
      <w:r>
        <w:rPr>
          <w:rFonts w:hint="eastAsia" w:hAnsi="仿宋"/>
          <w:sz w:val="30"/>
          <w:szCs w:val="30"/>
        </w:rPr>
        <w:t>行、</w:t>
      </w:r>
      <w:r>
        <w:rPr>
          <w:rFonts w:hAnsi="仿宋"/>
          <w:sz w:val="30"/>
          <w:szCs w:val="30"/>
        </w:rPr>
        <w:t>9~13</w:t>
      </w:r>
      <w:r>
        <w:rPr>
          <w:rFonts w:hint="eastAsia" w:hAnsi="仿宋"/>
          <w:sz w:val="30"/>
          <w:szCs w:val="30"/>
        </w:rPr>
        <w:t>行、</w:t>
      </w:r>
      <w:r>
        <w:rPr>
          <w:rFonts w:hAnsi="仿宋"/>
          <w:sz w:val="30"/>
          <w:szCs w:val="30"/>
        </w:rPr>
        <w:t>15~21</w:t>
      </w:r>
      <w:r>
        <w:rPr>
          <w:rFonts w:hint="eastAsia" w:hAnsi="仿宋"/>
          <w:sz w:val="30"/>
          <w:szCs w:val="30"/>
        </w:rPr>
        <w:t>行、</w:t>
      </w:r>
      <w:r>
        <w:rPr>
          <w:rFonts w:hAnsi="仿宋"/>
          <w:sz w:val="30"/>
          <w:szCs w:val="30"/>
        </w:rPr>
        <w:t>23~29</w:t>
      </w:r>
      <w:r>
        <w:rPr>
          <w:rFonts w:hint="eastAsia" w:hAnsi="仿宋"/>
          <w:sz w:val="30"/>
          <w:szCs w:val="30"/>
        </w:rPr>
        <w:t>行、</w:t>
      </w:r>
      <w:r>
        <w:rPr>
          <w:rFonts w:hAnsi="仿宋"/>
          <w:sz w:val="30"/>
          <w:szCs w:val="30"/>
        </w:rPr>
        <w:t>31~3</w:t>
      </w:r>
      <w:r>
        <w:rPr>
          <w:rFonts w:hint="eastAsia" w:hAnsi="仿宋"/>
          <w:sz w:val="30"/>
          <w:szCs w:val="30"/>
        </w:rPr>
        <w:t>4行、35行、</w:t>
      </w:r>
      <w:r>
        <w:rPr>
          <w:rFonts w:hAnsi="仿宋"/>
          <w:sz w:val="30"/>
          <w:szCs w:val="30"/>
        </w:rPr>
        <w:t>38</w:t>
      </w:r>
      <w:r>
        <w:rPr>
          <w:rFonts w:hint="eastAsia" w:hAnsi="仿宋"/>
          <w:sz w:val="30"/>
          <w:szCs w:val="30"/>
        </w:rPr>
        <w:t>行、</w:t>
      </w:r>
      <w:r>
        <w:rPr>
          <w:rFonts w:hAnsi="仿宋"/>
          <w:sz w:val="30"/>
          <w:szCs w:val="30"/>
        </w:rPr>
        <w:t>39</w:t>
      </w:r>
      <w:r>
        <w:rPr>
          <w:rFonts w:hint="eastAsia" w:hAnsi="仿宋"/>
          <w:sz w:val="30"/>
          <w:szCs w:val="30"/>
        </w:rPr>
        <w:t>行、</w:t>
      </w:r>
      <w:r>
        <w:rPr>
          <w:rFonts w:hAnsi="仿宋"/>
          <w:sz w:val="30"/>
          <w:szCs w:val="30"/>
        </w:rPr>
        <w:t>42</w:t>
      </w:r>
      <w:r>
        <w:rPr>
          <w:rFonts w:hint="eastAsia" w:hAnsi="仿宋"/>
          <w:sz w:val="30"/>
          <w:szCs w:val="30"/>
        </w:rPr>
        <w:t>行</w:t>
      </w:r>
      <w:r>
        <w:rPr>
          <w:rFonts w:hAnsi="仿宋"/>
          <w:sz w:val="30"/>
          <w:szCs w:val="30"/>
        </w:rPr>
        <w:t>|6</w:t>
      </w:r>
      <w:r>
        <w:rPr>
          <w:rFonts w:hint="eastAsia" w:hAnsi="仿宋"/>
          <w:sz w:val="30"/>
          <w:szCs w:val="30"/>
        </w:rPr>
        <w:t>栏</w:t>
      </w:r>
      <w:r>
        <w:rPr>
          <w:rFonts w:hAnsi="仿宋"/>
          <w:sz w:val="30"/>
          <w:szCs w:val="30"/>
        </w:rPr>
        <w:t>-1</w:t>
      </w:r>
      <w:r>
        <w:rPr>
          <w:rFonts w:hint="eastAsia" w:hAnsi="仿宋"/>
          <w:sz w:val="30"/>
          <w:szCs w:val="30"/>
        </w:rPr>
        <w:t>栏</w:t>
      </w:r>
      <w:r>
        <w:rPr>
          <w:rFonts w:hAnsi="仿宋"/>
          <w:sz w:val="30"/>
          <w:szCs w:val="30"/>
        </w:rPr>
        <w:t>|/1</w:t>
      </w:r>
      <w:r>
        <w:rPr>
          <w:rFonts w:hint="eastAsia" w:hAnsi="仿宋"/>
          <w:sz w:val="30"/>
          <w:szCs w:val="30"/>
        </w:rPr>
        <w:t>栏</w:t>
      </w:r>
      <w:r>
        <w:rPr>
          <w:rFonts w:hAnsi="仿宋"/>
          <w:sz w:val="30"/>
          <w:szCs w:val="30"/>
        </w:rPr>
        <w:t>&gt;20%</w:t>
      </w:r>
      <w:r>
        <w:rPr>
          <w:rFonts w:hint="eastAsia" w:hAnsi="仿宋"/>
          <w:sz w:val="30"/>
          <w:szCs w:val="30"/>
        </w:rPr>
        <w:t>（负有管理维护职责数量期末数与期初数增减变动超过</w:t>
      </w:r>
      <w:r>
        <w:rPr>
          <w:rFonts w:hAnsi="仿宋"/>
          <w:sz w:val="30"/>
          <w:szCs w:val="30"/>
        </w:rPr>
        <w:t>20%</w:t>
      </w:r>
      <w:r>
        <w:rPr>
          <w:rFonts w:hint="eastAsia" w:hAnsi="仿宋"/>
          <w:sz w:val="30"/>
          <w:szCs w:val="30"/>
        </w:rPr>
        <w:t>进行提示）</w:t>
      </w:r>
      <w:r>
        <w:rPr>
          <w:rFonts w:hAnsi="仿宋"/>
          <w:sz w:val="30"/>
          <w:szCs w:val="30"/>
        </w:rPr>
        <w:t>,</w:t>
      </w:r>
      <w:r>
        <w:rPr>
          <w:rFonts w:hint="eastAsia" w:hAnsi="仿宋"/>
          <w:sz w:val="30"/>
          <w:szCs w:val="30"/>
        </w:rPr>
        <w:t>提示核实性错误，需结合实际情况修改或填写情况说明；</w:t>
      </w:r>
    </w:p>
    <w:p>
      <w:pPr>
        <w:pStyle w:val="6"/>
        <w:numPr>
          <w:ilvl w:val="0"/>
          <w:numId w:val="6"/>
        </w:numPr>
        <w:spacing w:line="560" w:lineRule="exact"/>
        <w:ind w:firstLineChars="0"/>
        <w:rPr>
          <w:rFonts w:hAnsi="仿宋"/>
          <w:sz w:val="30"/>
          <w:szCs w:val="30"/>
        </w:rPr>
      </w:pPr>
      <w:r>
        <w:rPr>
          <w:rFonts w:hAnsi="仿宋"/>
          <w:sz w:val="30"/>
          <w:szCs w:val="30"/>
        </w:rPr>
        <w:t>3~7</w:t>
      </w:r>
      <w:r>
        <w:rPr>
          <w:rFonts w:hint="eastAsia" w:hAnsi="仿宋"/>
          <w:sz w:val="30"/>
          <w:szCs w:val="30"/>
        </w:rPr>
        <w:t>行、</w:t>
      </w:r>
      <w:r>
        <w:rPr>
          <w:rFonts w:hAnsi="仿宋"/>
          <w:sz w:val="30"/>
          <w:szCs w:val="30"/>
        </w:rPr>
        <w:t>9~13</w:t>
      </w:r>
      <w:r>
        <w:rPr>
          <w:rFonts w:hint="eastAsia" w:hAnsi="仿宋"/>
          <w:sz w:val="30"/>
          <w:szCs w:val="30"/>
        </w:rPr>
        <w:t>行、</w:t>
      </w:r>
      <w:r>
        <w:rPr>
          <w:rFonts w:hAnsi="仿宋"/>
          <w:sz w:val="30"/>
          <w:szCs w:val="30"/>
        </w:rPr>
        <w:t>15~21</w:t>
      </w:r>
      <w:r>
        <w:rPr>
          <w:rFonts w:hint="eastAsia" w:hAnsi="仿宋"/>
          <w:sz w:val="30"/>
          <w:szCs w:val="30"/>
        </w:rPr>
        <w:t>行、</w:t>
      </w:r>
      <w:r>
        <w:rPr>
          <w:rFonts w:hAnsi="仿宋"/>
          <w:sz w:val="30"/>
          <w:szCs w:val="30"/>
        </w:rPr>
        <w:t>23~29</w:t>
      </w:r>
      <w:r>
        <w:rPr>
          <w:rFonts w:hint="eastAsia" w:hAnsi="仿宋"/>
          <w:sz w:val="30"/>
          <w:szCs w:val="30"/>
        </w:rPr>
        <w:t>行、</w:t>
      </w:r>
      <w:r>
        <w:rPr>
          <w:rFonts w:hAnsi="仿宋"/>
          <w:sz w:val="30"/>
          <w:szCs w:val="30"/>
        </w:rPr>
        <w:t>31~3</w:t>
      </w:r>
      <w:r>
        <w:rPr>
          <w:rFonts w:hint="eastAsia" w:hAnsi="仿宋"/>
          <w:sz w:val="30"/>
          <w:szCs w:val="30"/>
        </w:rPr>
        <w:t>4行、35行、</w:t>
      </w:r>
      <w:r>
        <w:rPr>
          <w:rFonts w:hAnsi="仿宋"/>
          <w:sz w:val="30"/>
          <w:szCs w:val="30"/>
        </w:rPr>
        <w:t>38</w:t>
      </w:r>
      <w:r>
        <w:rPr>
          <w:rFonts w:hint="eastAsia" w:hAnsi="仿宋"/>
          <w:sz w:val="30"/>
          <w:szCs w:val="30"/>
        </w:rPr>
        <w:t>行、</w:t>
      </w:r>
      <w:r>
        <w:rPr>
          <w:rFonts w:hAnsi="仿宋"/>
          <w:sz w:val="30"/>
          <w:szCs w:val="30"/>
        </w:rPr>
        <w:t>39</w:t>
      </w:r>
      <w:r>
        <w:rPr>
          <w:rFonts w:hint="eastAsia" w:hAnsi="仿宋"/>
          <w:sz w:val="30"/>
          <w:szCs w:val="30"/>
        </w:rPr>
        <w:t>行、</w:t>
      </w:r>
      <w:r>
        <w:rPr>
          <w:rFonts w:hAnsi="仿宋"/>
          <w:sz w:val="30"/>
          <w:szCs w:val="30"/>
        </w:rPr>
        <w:t>42</w:t>
      </w:r>
      <w:r>
        <w:rPr>
          <w:rFonts w:hint="eastAsia" w:hAnsi="仿宋"/>
          <w:sz w:val="30"/>
          <w:szCs w:val="30"/>
        </w:rPr>
        <w:t>行</w:t>
      </w:r>
      <w:r>
        <w:rPr>
          <w:rFonts w:hAnsi="仿宋"/>
          <w:sz w:val="30"/>
          <w:szCs w:val="30"/>
        </w:rPr>
        <w:t>|7</w:t>
      </w:r>
      <w:r>
        <w:rPr>
          <w:rFonts w:hint="eastAsia" w:hAnsi="仿宋"/>
          <w:sz w:val="30"/>
          <w:szCs w:val="30"/>
        </w:rPr>
        <w:t>栏</w:t>
      </w:r>
      <w:r>
        <w:rPr>
          <w:rFonts w:hAnsi="仿宋"/>
          <w:sz w:val="30"/>
          <w:szCs w:val="30"/>
        </w:rPr>
        <w:t>-2</w:t>
      </w:r>
      <w:r>
        <w:rPr>
          <w:rFonts w:hint="eastAsia" w:hAnsi="仿宋"/>
          <w:sz w:val="30"/>
          <w:szCs w:val="30"/>
        </w:rPr>
        <w:t>栏</w:t>
      </w:r>
      <w:r>
        <w:rPr>
          <w:rFonts w:hAnsi="仿宋"/>
          <w:sz w:val="30"/>
          <w:szCs w:val="30"/>
        </w:rPr>
        <w:t>|/2</w:t>
      </w:r>
      <w:r>
        <w:rPr>
          <w:rFonts w:hint="eastAsia" w:hAnsi="仿宋"/>
          <w:sz w:val="30"/>
          <w:szCs w:val="30"/>
        </w:rPr>
        <w:t>栏</w:t>
      </w:r>
      <w:r>
        <w:rPr>
          <w:rFonts w:hAnsi="仿宋"/>
          <w:sz w:val="30"/>
          <w:szCs w:val="30"/>
        </w:rPr>
        <w:t>&gt;20%</w:t>
      </w:r>
      <w:r>
        <w:rPr>
          <w:rFonts w:hint="eastAsia" w:hAnsi="仿宋"/>
          <w:sz w:val="30"/>
          <w:szCs w:val="30"/>
        </w:rPr>
        <w:t>（账面数量期末数与期初数增减变动超过</w:t>
      </w:r>
      <w:r>
        <w:rPr>
          <w:rFonts w:hAnsi="仿宋"/>
          <w:sz w:val="30"/>
          <w:szCs w:val="30"/>
        </w:rPr>
        <w:t>20%</w:t>
      </w:r>
      <w:r>
        <w:rPr>
          <w:rFonts w:hint="eastAsia" w:hAnsi="仿宋"/>
          <w:sz w:val="30"/>
          <w:szCs w:val="30"/>
        </w:rPr>
        <w:t>进行提示）</w:t>
      </w:r>
      <w:r>
        <w:rPr>
          <w:rFonts w:hAnsi="仿宋"/>
          <w:sz w:val="30"/>
          <w:szCs w:val="30"/>
        </w:rPr>
        <w:t>,</w:t>
      </w:r>
      <w:r>
        <w:rPr>
          <w:rFonts w:hint="eastAsia" w:hAnsi="仿宋"/>
          <w:sz w:val="30"/>
          <w:szCs w:val="30"/>
        </w:rPr>
        <w:t>提示核实性错误，需结合实际情况修改或填写情况说明；</w:t>
      </w:r>
    </w:p>
    <w:p>
      <w:pPr>
        <w:pStyle w:val="6"/>
        <w:numPr>
          <w:ilvl w:val="0"/>
          <w:numId w:val="6"/>
        </w:numPr>
        <w:spacing w:line="560" w:lineRule="exact"/>
        <w:ind w:firstLineChars="0"/>
        <w:rPr>
          <w:rFonts w:hAnsi="仿宋"/>
          <w:sz w:val="30"/>
          <w:szCs w:val="30"/>
        </w:rPr>
      </w:pPr>
      <w:r>
        <w:rPr>
          <w:rFonts w:hAnsi="仿宋"/>
          <w:sz w:val="30"/>
          <w:szCs w:val="30"/>
        </w:rPr>
        <w:t>2</w:t>
      </w:r>
      <w:r>
        <w:rPr>
          <w:rFonts w:hint="eastAsia" w:hAnsi="仿宋"/>
          <w:sz w:val="30"/>
          <w:szCs w:val="30"/>
        </w:rPr>
        <w:t>行、</w:t>
      </w:r>
      <w:r>
        <w:rPr>
          <w:rFonts w:hAnsi="仿宋"/>
          <w:sz w:val="30"/>
          <w:szCs w:val="30"/>
        </w:rPr>
        <w:t>8</w:t>
      </w:r>
      <w:r>
        <w:rPr>
          <w:rFonts w:hint="eastAsia" w:hAnsi="仿宋"/>
          <w:sz w:val="30"/>
          <w:szCs w:val="30"/>
        </w:rPr>
        <w:t>行、</w:t>
      </w:r>
      <w:r>
        <w:rPr>
          <w:rFonts w:hAnsi="仿宋"/>
          <w:sz w:val="30"/>
          <w:szCs w:val="30"/>
        </w:rPr>
        <w:t>14</w:t>
      </w:r>
      <w:r>
        <w:rPr>
          <w:rFonts w:hint="eastAsia" w:hAnsi="仿宋"/>
          <w:sz w:val="30"/>
          <w:szCs w:val="30"/>
        </w:rPr>
        <w:t>行、</w:t>
      </w:r>
      <w:r>
        <w:rPr>
          <w:rFonts w:hAnsi="仿宋"/>
          <w:sz w:val="30"/>
          <w:szCs w:val="30"/>
        </w:rPr>
        <w:t>22</w:t>
      </w:r>
      <w:r>
        <w:rPr>
          <w:rFonts w:hint="eastAsia" w:hAnsi="仿宋"/>
          <w:sz w:val="30"/>
          <w:szCs w:val="30"/>
        </w:rPr>
        <w:t>行、</w:t>
      </w:r>
      <w:r>
        <w:rPr>
          <w:rFonts w:hAnsi="仿宋"/>
          <w:sz w:val="30"/>
          <w:szCs w:val="30"/>
        </w:rPr>
        <w:t>30</w:t>
      </w:r>
      <w:r>
        <w:rPr>
          <w:rFonts w:hint="eastAsia" w:hAnsi="仿宋"/>
          <w:sz w:val="30"/>
          <w:szCs w:val="30"/>
        </w:rPr>
        <w:t>行、</w:t>
      </w:r>
      <w:r>
        <w:rPr>
          <w:rFonts w:hAnsi="仿宋"/>
          <w:sz w:val="30"/>
          <w:szCs w:val="30"/>
        </w:rPr>
        <w:t>35</w:t>
      </w:r>
      <w:r>
        <w:rPr>
          <w:rFonts w:hint="eastAsia" w:hAnsi="仿宋"/>
          <w:sz w:val="30"/>
          <w:szCs w:val="30"/>
        </w:rPr>
        <w:t>行、38行</w:t>
      </w:r>
      <w:r>
        <w:rPr>
          <w:rFonts w:hAnsi="仿宋"/>
          <w:sz w:val="30"/>
          <w:szCs w:val="30"/>
        </w:rPr>
        <w:t>、</w:t>
      </w:r>
      <w:r>
        <w:rPr>
          <w:rFonts w:hint="eastAsia" w:hAnsi="仿宋"/>
          <w:sz w:val="30"/>
          <w:szCs w:val="30"/>
        </w:rPr>
        <w:t>39行、42行|</w:t>
      </w:r>
      <w:r>
        <w:rPr>
          <w:rFonts w:hAnsi="仿宋"/>
          <w:sz w:val="30"/>
          <w:szCs w:val="30"/>
        </w:rPr>
        <w:t>8</w:t>
      </w:r>
      <w:r>
        <w:rPr>
          <w:rFonts w:hint="eastAsia" w:hAnsi="仿宋"/>
          <w:sz w:val="30"/>
          <w:szCs w:val="30"/>
        </w:rPr>
        <w:t>栏-</w:t>
      </w:r>
      <w:r>
        <w:rPr>
          <w:rFonts w:hAnsi="仿宋"/>
          <w:sz w:val="30"/>
          <w:szCs w:val="30"/>
        </w:rPr>
        <w:t>3</w:t>
      </w:r>
      <w:r>
        <w:rPr>
          <w:rFonts w:hint="eastAsia" w:hAnsi="仿宋"/>
          <w:sz w:val="30"/>
          <w:szCs w:val="30"/>
        </w:rPr>
        <w:t>栏|/</w:t>
      </w:r>
      <w:r>
        <w:rPr>
          <w:rFonts w:hAnsi="仿宋"/>
          <w:sz w:val="30"/>
          <w:szCs w:val="30"/>
        </w:rPr>
        <w:t>3</w:t>
      </w:r>
      <w:r>
        <w:rPr>
          <w:rFonts w:hint="eastAsia" w:hAnsi="仿宋"/>
          <w:sz w:val="30"/>
          <w:szCs w:val="30"/>
        </w:rPr>
        <w:t>栏&gt;20%（账面原值年末数与年初数增减变动超过20%进行提示）,提示核实性错误，需结合实际情况修改或填写情况说明。</w:t>
      </w:r>
    </w:p>
    <w:p>
      <w:pPr>
        <w:pStyle w:val="2"/>
        <w:spacing w:line="560" w:lineRule="exact"/>
        <w:rPr>
          <w:b/>
          <w:color w:val="auto"/>
        </w:rPr>
      </w:pPr>
      <w:r>
        <w:rPr>
          <w:rFonts w:hint="eastAsia"/>
          <w:color w:val="auto"/>
        </w:rPr>
        <w:t>十五、公共基础设施-市政基础设施和其他公共基础设施情况表（财资1</w:t>
      </w:r>
      <w:r>
        <w:rPr>
          <w:color w:val="auto"/>
        </w:rPr>
        <w:t>2</w:t>
      </w:r>
      <w:r>
        <w:rPr>
          <w:rFonts w:hint="eastAsia"/>
          <w:color w:val="auto"/>
        </w:rPr>
        <w:t>-</w:t>
      </w:r>
      <w:r>
        <w:rPr>
          <w:color w:val="auto"/>
        </w:rPr>
        <w:t>3</w:t>
      </w:r>
      <w:r>
        <w:rPr>
          <w:rFonts w:hint="eastAsia"/>
          <w:color w:val="auto"/>
        </w:rPr>
        <w:t>表）</w:t>
      </w:r>
    </w:p>
    <w:p>
      <w:pPr>
        <w:snapToGrid w:val="0"/>
        <w:spacing w:line="560" w:lineRule="exact"/>
        <w:ind w:firstLine="600" w:firstLineChars="200"/>
        <w:rPr>
          <w:rFonts w:ascii="仿宋_GB2312" w:hAnsi="宋体" w:eastAsia="仿宋_GB2312"/>
          <w:sz w:val="30"/>
          <w:szCs w:val="30"/>
        </w:rPr>
      </w:pPr>
      <w:r>
        <w:rPr>
          <w:rFonts w:hint="eastAsia" w:ascii="仿宋_GB2312" w:hAnsi="宋体" w:eastAsia="仿宋_GB2312"/>
          <w:sz w:val="30"/>
          <w:szCs w:val="30"/>
        </w:rPr>
        <w:t>本表反映行政事业单位负有管理维护职责的市政基础设施和其他公共基础设施期初、期末资产数量和已按政府会计准则制度规定登记入账的资产数量、账面价值。</w:t>
      </w:r>
      <w:r>
        <w:rPr>
          <w:rFonts w:hint="eastAsia" w:ascii="仿宋_GB2312" w:hAnsi="仿宋" w:eastAsia="仿宋_GB2312"/>
          <w:sz w:val="30"/>
          <w:szCs w:val="30"/>
        </w:rPr>
        <w:t>由涉及到市政基础设施和其他公共基础设施的相关部门依据财务账、资产台账等手工填报。“负有管理维护职责数量”指标应按照《政府会计准则5号——公共基础设施》相关规定，填写填报单位应当予以确认的资产数量。</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（一）市政基础设施</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根据《财政部 住房城乡建设部 工业和信息化部 公安部 交通运输部 水利部关于进一步加强市政基础设施政府会计核算的通知》（财会〔2022〕38号）的相关规定，市政基础设施按照功能及特征，分为交通设施、供排水设施、能源设施、环卫设施、园林绿化设施、综合类设施、信息通信设施和其他市政设施。本报表填报主体一般为：住房和城乡建设等相关部门。</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以下不属于市政公共基础设施范畴：</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（1）独立于市政基础设施、不构成市政基础设施使用不可缺少组成部分的管理用房屋建筑物、设备、车辆和船只等。</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（2）图书馆、博物馆、文化馆（站）、美术馆、科技馆、纪念馆、体育场馆等用于提供公共文化服务的建筑物、场地、设备。</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3）已按照《关于进一步加强公路水路公共基础设施政府会计核算的通知》（财会〔2020〕23号）、《关于进一步加强水利基础设施政府会计核算的通知》（财会〔2021〕29号）规定，确认为公路水路、水利基础设施的资产。但是，有关公路水路、水利基础设施随着城镇发展变更为市政基础设施的除外。</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（4）不再提供公共产品和服务的市政基础设施。</w:t>
      </w:r>
    </w:p>
    <w:p>
      <w:pPr>
        <w:adjustRightInd w:val="0"/>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（5）由企业控制、按照企业会计准则制度进行核算的市政基础设施。</w:t>
      </w:r>
    </w:p>
    <w:p>
      <w:pPr>
        <w:snapToGrid w:val="0"/>
        <w:spacing w:line="560" w:lineRule="exact"/>
        <w:ind w:firstLine="602" w:firstLineChars="200"/>
        <w:rPr>
          <w:rFonts w:ascii="仿宋_GB2312" w:hAnsi="仿宋" w:eastAsia="仿宋_GB2312"/>
          <w:b/>
          <w:bCs/>
          <w:sz w:val="30"/>
          <w:szCs w:val="30"/>
        </w:rPr>
      </w:pPr>
      <w:r>
        <w:rPr>
          <w:rFonts w:hint="eastAsia" w:ascii="仿宋_GB2312" w:hAnsi="仿宋" w:eastAsia="仿宋_GB2312"/>
          <w:b/>
          <w:bCs/>
          <w:sz w:val="30"/>
          <w:szCs w:val="30"/>
        </w:rPr>
        <w:t>主要指标说明：</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hint="eastAsia" w:ascii="宋体" w:hAnsi="宋体" w:eastAsia="仿宋_GB2312"/>
          <w:spacing w:val="-2"/>
          <w:sz w:val="30"/>
          <w:szCs w:val="30"/>
        </w:rPr>
        <w:t>交通设施：包括城市道路、城市桥梁、城市隧道、城市公共汽电车客运服务设施、城市客运轮渡设施、城市轨道交通设施等</w:t>
      </w:r>
      <w:r>
        <w:rPr>
          <w:rFonts w:hint="eastAsia" w:ascii="仿宋_GB2312" w:hAnsi="仿宋" w:eastAsia="仿宋_GB2312"/>
          <w:sz w:val="30"/>
          <w:szCs w:val="30"/>
        </w:rPr>
        <w:t>。</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w:t>
      </w:r>
      <w:r>
        <w:rPr>
          <w:rFonts w:hint="eastAsia" w:ascii="宋体" w:hAnsi="宋体" w:eastAsia="仿宋_GB2312"/>
          <w:spacing w:val="-2"/>
          <w:sz w:val="30"/>
          <w:szCs w:val="30"/>
        </w:rPr>
        <w:t xml:space="preserve"> 供排水设施：包括城市供水设施、城市排水和污水处理设施等</w:t>
      </w:r>
      <w:r>
        <w:rPr>
          <w:rFonts w:hint="eastAsia" w:ascii="仿宋_GB2312" w:hAnsi="仿宋" w:eastAsia="仿宋_GB2312"/>
          <w:sz w:val="30"/>
          <w:szCs w:val="30"/>
        </w:rPr>
        <w:t>。</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3.</w:t>
      </w:r>
      <w:r>
        <w:rPr>
          <w:rFonts w:hint="eastAsia" w:ascii="宋体" w:hAnsi="宋体" w:eastAsia="仿宋_GB2312"/>
          <w:spacing w:val="-2"/>
          <w:sz w:val="30"/>
          <w:szCs w:val="30"/>
        </w:rPr>
        <w:t xml:space="preserve"> 能源设施：包括城市燃气设施、集中供热设施等</w:t>
      </w:r>
      <w:r>
        <w:rPr>
          <w:rFonts w:hint="eastAsia" w:ascii="仿宋_GB2312" w:hAnsi="仿宋" w:eastAsia="仿宋_GB2312"/>
          <w:sz w:val="30"/>
          <w:szCs w:val="30"/>
        </w:rPr>
        <w:t>。</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4.</w:t>
      </w:r>
      <w:r>
        <w:rPr>
          <w:rFonts w:hint="eastAsia" w:ascii="宋体" w:hAnsi="宋体" w:eastAsia="仿宋_GB2312"/>
          <w:spacing w:val="-2"/>
          <w:sz w:val="30"/>
          <w:szCs w:val="30"/>
        </w:rPr>
        <w:t xml:space="preserve"> 环卫设施：包括生活垃圾设施、建筑垃圾设施、公共厕所等</w:t>
      </w:r>
      <w:r>
        <w:rPr>
          <w:rFonts w:hint="eastAsia" w:ascii="仿宋_GB2312" w:hAnsi="仿宋" w:eastAsia="仿宋_GB2312"/>
          <w:sz w:val="30"/>
          <w:szCs w:val="30"/>
        </w:rPr>
        <w:t>。</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5.</w:t>
      </w:r>
      <w:r>
        <w:rPr>
          <w:rFonts w:hint="eastAsia" w:ascii="宋体" w:hAnsi="宋体" w:eastAsia="仿宋_GB2312"/>
          <w:spacing w:val="-2"/>
          <w:sz w:val="30"/>
          <w:szCs w:val="30"/>
        </w:rPr>
        <w:t xml:space="preserve"> 园林绿化设施：包括公园绿地、广场用地、防护绿地、附属绿地等</w:t>
      </w:r>
      <w:r>
        <w:rPr>
          <w:rFonts w:hint="eastAsia" w:ascii="仿宋_GB2312" w:hAnsi="仿宋" w:eastAsia="仿宋_GB2312"/>
          <w:sz w:val="30"/>
          <w:szCs w:val="30"/>
        </w:rPr>
        <w:t>。</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6.</w:t>
      </w:r>
      <w:r>
        <w:rPr>
          <w:rFonts w:hint="eastAsia" w:ascii="宋体" w:hAnsi="宋体" w:eastAsia="仿宋_GB2312"/>
          <w:spacing w:val="-2"/>
          <w:sz w:val="30"/>
          <w:szCs w:val="30"/>
        </w:rPr>
        <w:t xml:space="preserve"> 综合类设施：包括地下综合管廊等</w:t>
      </w:r>
      <w:r>
        <w:rPr>
          <w:rFonts w:hint="eastAsia" w:ascii="仿宋_GB2312" w:hAnsi="仿宋" w:eastAsia="仿宋_GB2312"/>
          <w:sz w:val="30"/>
          <w:szCs w:val="30"/>
        </w:rPr>
        <w:t>。</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7.</w:t>
      </w:r>
      <w:r>
        <w:rPr>
          <w:rFonts w:hint="eastAsia" w:ascii="宋体" w:hAnsi="宋体" w:eastAsia="仿宋_GB2312"/>
          <w:spacing w:val="-2"/>
          <w:sz w:val="30"/>
          <w:szCs w:val="30"/>
        </w:rPr>
        <w:t xml:space="preserve"> 信息通信设施：包括信息基础设施等</w:t>
      </w:r>
      <w:r>
        <w:rPr>
          <w:rFonts w:hint="eastAsia" w:ascii="仿宋_GB2312" w:hAnsi="仿宋" w:eastAsia="仿宋_GB2312"/>
          <w:sz w:val="30"/>
          <w:szCs w:val="30"/>
        </w:rPr>
        <w:t>。</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8.</w:t>
      </w:r>
      <w:r>
        <w:rPr>
          <w:rFonts w:hint="eastAsia" w:ascii="宋体" w:hAnsi="宋体" w:eastAsia="仿宋_GB2312"/>
          <w:spacing w:val="-2"/>
          <w:sz w:val="30"/>
          <w:szCs w:val="30"/>
        </w:rPr>
        <w:t xml:space="preserve"> 其他市政设施：包括城市照明设施、公共停车场设施等</w:t>
      </w:r>
      <w:r>
        <w:rPr>
          <w:rFonts w:hint="eastAsia" w:ascii="仿宋_GB2312" w:hAnsi="仿宋" w:eastAsia="仿宋_GB2312"/>
          <w:sz w:val="30"/>
          <w:szCs w:val="30"/>
        </w:rPr>
        <w:t>。</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市政基础设施涉及土地使用权的，应当根据资产管理需要在相关类别市政基础设施下单独反映土地使用权。</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二）其他公共基础设施：指公共基础设施中除交通、水利、市政以外的其他基础设施。由涉及到其他公共基础设施的相关部门填报。各级人防部门管理的人防工程、指挥、通信、警报设备设施等国有资产已划归地方管理，在此填列。填报人防工程以外的其他公共基础设施的，应在填报说明中说明相关资产名称、数量等具体情况。</w:t>
      </w:r>
    </w:p>
    <w:p>
      <w:pPr>
        <w:snapToGrid w:val="0"/>
        <w:spacing w:line="560" w:lineRule="exact"/>
        <w:ind w:firstLine="602" w:firstLineChars="200"/>
        <w:rPr>
          <w:rFonts w:ascii="仿宋_GB2312" w:hAnsi="仿宋" w:eastAsia="仿宋_GB2312"/>
          <w:b/>
          <w:bCs/>
          <w:sz w:val="30"/>
          <w:szCs w:val="30"/>
        </w:rPr>
      </w:pPr>
      <w:r>
        <w:rPr>
          <w:rFonts w:hint="eastAsia" w:ascii="仿宋_GB2312" w:hAnsi="仿宋" w:eastAsia="仿宋_GB2312"/>
          <w:b/>
          <w:bCs/>
          <w:sz w:val="30"/>
          <w:szCs w:val="30"/>
        </w:rPr>
        <w:t>主要指标说明：</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w:t>
      </w:r>
      <w:r>
        <w:rPr>
          <w:rFonts w:hint="eastAsia" w:ascii="仿宋_GB2312" w:hAnsi="仿宋" w:eastAsia="仿宋_GB2312"/>
          <w:sz w:val="30"/>
          <w:szCs w:val="30"/>
        </w:rPr>
        <w:t>期初数</w:t>
      </w:r>
      <w:r>
        <w:rPr>
          <w:rFonts w:ascii="仿宋_GB2312" w:hAnsi="仿宋" w:eastAsia="仿宋_GB2312"/>
          <w:sz w:val="30"/>
          <w:szCs w:val="30"/>
        </w:rPr>
        <w:t>：</w:t>
      </w:r>
      <w:bookmarkStart w:id="15" w:name="_Hlk51918548"/>
      <w:r>
        <w:rPr>
          <w:rFonts w:hint="eastAsia" w:ascii="仿宋_GB2312" w:hAnsi="仿宋" w:eastAsia="仿宋_GB2312"/>
          <w:sz w:val="30"/>
          <w:szCs w:val="30"/>
        </w:rPr>
        <w:t>反映</w:t>
      </w:r>
      <w:r>
        <w:rPr>
          <w:rFonts w:ascii="仿宋_GB2312" w:hAnsi="仿宋" w:eastAsia="仿宋_GB2312"/>
          <w:sz w:val="30"/>
          <w:szCs w:val="30"/>
        </w:rPr>
        <w:t>本年度</w:t>
      </w:r>
      <w:r>
        <w:rPr>
          <w:rFonts w:hint="eastAsia" w:ascii="仿宋_GB2312" w:hAnsi="仿宋" w:eastAsia="仿宋_GB2312"/>
          <w:sz w:val="30"/>
          <w:szCs w:val="30"/>
        </w:rPr>
        <w:t>负有管理维护职责的</w:t>
      </w:r>
      <w:r>
        <w:rPr>
          <w:rFonts w:ascii="仿宋_GB2312" w:hAnsi="仿宋" w:eastAsia="仿宋_GB2312"/>
          <w:sz w:val="30"/>
          <w:szCs w:val="30"/>
        </w:rPr>
        <w:t>各类</w:t>
      </w:r>
      <w:r>
        <w:rPr>
          <w:rFonts w:hint="eastAsia" w:ascii="仿宋_GB2312" w:hAnsi="仿宋" w:eastAsia="仿宋_GB2312"/>
          <w:sz w:val="30"/>
          <w:szCs w:val="30"/>
        </w:rPr>
        <w:t>市政基础设施和其他公共基础设施的期初数量，其中：账面数是指账面记账的期初数量和金额</w:t>
      </w:r>
      <w:bookmarkStart w:id="16" w:name="_Hlk51752238"/>
      <w:r>
        <w:rPr>
          <w:rFonts w:hint="eastAsia" w:ascii="仿宋_GB2312" w:hAnsi="仿宋" w:eastAsia="仿宋_GB2312"/>
          <w:sz w:val="30"/>
          <w:szCs w:val="30"/>
        </w:rPr>
        <w:t>（原值、累计折旧</w:t>
      </w:r>
      <w:r>
        <w:rPr>
          <w:rFonts w:ascii="仿宋_GB2312" w:hAnsi="仿宋" w:eastAsia="仿宋_GB2312"/>
          <w:sz w:val="30"/>
          <w:szCs w:val="30"/>
        </w:rPr>
        <w:t>/</w:t>
      </w:r>
      <w:r>
        <w:rPr>
          <w:rFonts w:hint="eastAsia" w:ascii="仿宋_GB2312" w:hAnsi="仿宋" w:eastAsia="仿宋_GB2312"/>
          <w:sz w:val="30"/>
          <w:szCs w:val="30"/>
        </w:rPr>
        <w:t>摊销、净值）</w:t>
      </w:r>
      <w:bookmarkEnd w:id="16"/>
      <w:bookmarkStart w:id="17" w:name="_Hlk51752252"/>
      <w:r>
        <w:rPr>
          <w:rFonts w:hint="eastAsia" w:ascii="仿宋_GB2312" w:hAnsi="仿宋" w:eastAsia="仿宋_GB2312"/>
          <w:sz w:val="30"/>
          <w:szCs w:val="30"/>
        </w:rPr>
        <w:t>。</w:t>
      </w:r>
      <w:bookmarkEnd w:id="15"/>
      <w:bookmarkEnd w:id="17"/>
    </w:p>
    <w:p>
      <w:pPr>
        <w:snapToGrid w:val="0"/>
        <w:spacing w:line="560" w:lineRule="exact"/>
        <w:ind w:firstLine="600" w:firstLineChars="200"/>
        <w:rPr>
          <w:rFonts w:ascii="仿宋_GB2312" w:hAnsi="仿宋" w:eastAsia="仿宋_GB2312"/>
          <w:sz w:val="30"/>
          <w:szCs w:val="30"/>
        </w:rPr>
      </w:pPr>
      <w:bookmarkStart w:id="18" w:name="_Hlk51918737"/>
      <w:r>
        <w:rPr>
          <w:rFonts w:hint="eastAsia" w:ascii="仿宋_GB2312" w:hAnsi="仿宋" w:eastAsia="仿宋_GB2312"/>
          <w:sz w:val="30"/>
          <w:szCs w:val="30"/>
        </w:rPr>
        <w:t>2</w:t>
      </w:r>
      <w:r>
        <w:rPr>
          <w:rFonts w:ascii="仿宋_GB2312" w:hAnsi="仿宋" w:eastAsia="仿宋_GB2312"/>
          <w:sz w:val="30"/>
          <w:szCs w:val="30"/>
        </w:rPr>
        <w:t>.</w:t>
      </w:r>
      <w:r>
        <w:rPr>
          <w:rFonts w:hint="eastAsia" w:ascii="仿宋_GB2312" w:hAnsi="仿宋" w:eastAsia="仿宋_GB2312"/>
          <w:sz w:val="30"/>
          <w:szCs w:val="30"/>
        </w:rPr>
        <w:t>期末数</w:t>
      </w:r>
      <w:r>
        <w:rPr>
          <w:rFonts w:ascii="仿宋_GB2312" w:hAnsi="仿宋" w:eastAsia="仿宋_GB2312"/>
          <w:sz w:val="30"/>
          <w:szCs w:val="30"/>
        </w:rPr>
        <w:t>：</w:t>
      </w:r>
      <w:r>
        <w:rPr>
          <w:rFonts w:hint="eastAsia" w:ascii="仿宋_GB2312" w:hAnsi="仿宋" w:eastAsia="仿宋_GB2312"/>
          <w:sz w:val="30"/>
          <w:szCs w:val="30"/>
        </w:rPr>
        <w:t>反映</w:t>
      </w:r>
      <w:r>
        <w:rPr>
          <w:rFonts w:ascii="仿宋_GB2312" w:hAnsi="仿宋" w:eastAsia="仿宋_GB2312"/>
          <w:sz w:val="30"/>
          <w:szCs w:val="30"/>
        </w:rPr>
        <w:t>本年度</w:t>
      </w:r>
      <w:r>
        <w:rPr>
          <w:rFonts w:hint="eastAsia" w:ascii="仿宋_GB2312" w:hAnsi="仿宋" w:eastAsia="仿宋_GB2312"/>
          <w:sz w:val="30"/>
          <w:szCs w:val="30"/>
        </w:rPr>
        <w:t>负有管理维护职责的</w:t>
      </w:r>
      <w:r>
        <w:rPr>
          <w:rFonts w:ascii="仿宋_GB2312" w:hAnsi="仿宋" w:eastAsia="仿宋_GB2312"/>
          <w:sz w:val="30"/>
          <w:szCs w:val="30"/>
        </w:rPr>
        <w:t>各类</w:t>
      </w:r>
      <w:r>
        <w:rPr>
          <w:rFonts w:hint="eastAsia" w:ascii="仿宋_GB2312" w:hAnsi="仿宋" w:eastAsia="仿宋_GB2312"/>
          <w:sz w:val="30"/>
          <w:szCs w:val="30"/>
        </w:rPr>
        <w:t>市政基础设施和其他公共基础设施的期末数量，其中：账面数是指账面记账的期末数量和金额（原值、累计折旧</w:t>
      </w:r>
      <w:r>
        <w:rPr>
          <w:rFonts w:ascii="仿宋_GB2312" w:hAnsi="仿宋" w:eastAsia="仿宋_GB2312"/>
          <w:sz w:val="30"/>
          <w:szCs w:val="30"/>
        </w:rPr>
        <w:t>/</w:t>
      </w:r>
      <w:r>
        <w:rPr>
          <w:rFonts w:hint="eastAsia" w:ascii="仿宋_GB2312" w:hAnsi="仿宋" w:eastAsia="仿宋_GB2312"/>
          <w:sz w:val="30"/>
          <w:szCs w:val="30"/>
        </w:rPr>
        <w:t>摊销、净值）。</w:t>
      </w:r>
    </w:p>
    <w:bookmarkEnd w:id="18"/>
    <w:p>
      <w:pPr>
        <w:snapToGrid w:val="0"/>
        <w:spacing w:line="560" w:lineRule="exact"/>
        <w:ind w:firstLine="600" w:firstLineChars="200"/>
        <w:rPr>
          <w:rFonts w:ascii="仿宋_GB2312" w:hAnsi="宋体" w:eastAsia="仿宋_GB2312" w:cs="宋体"/>
          <w:kern w:val="0"/>
          <w:sz w:val="32"/>
          <w:szCs w:val="32"/>
        </w:rPr>
      </w:pPr>
      <w:r>
        <w:rPr>
          <w:rFonts w:ascii="仿宋_GB2312" w:hAnsi="仿宋" w:eastAsia="仿宋_GB2312"/>
          <w:sz w:val="30"/>
          <w:szCs w:val="30"/>
        </w:rPr>
        <w:t>3.</w:t>
      </w:r>
      <w:r>
        <w:rPr>
          <w:rFonts w:hint="eastAsia" w:ascii="仿宋_GB2312" w:hAnsi="仿宋" w:eastAsia="仿宋_GB2312"/>
          <w:sz w:val="30"/>
          <w:szCs w:val="30"/>
        </w:rPr>
        <w:t>人防工程：反映本单位本期已入账的人防工程数量及价值。</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逻辑性审核公式：</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表内公式：</w:t>
      </w:r>
    </w:p>
    <w:p>
      <w:pPr>
        <w:numPr>
          <w:ilvl w:val="0"/>
          <w:numId w:val="6"/>
        </w:numPr>
        <w:spacing w:line="560" w:lineRule="exact"/>
        <w:rPr>
          <w:rFonts w:ascii="仿宋_GB2312" w:hAnsi="Calibri" w:eastAsia="仿宋_GB2312"/>
          <w:sz w:val="30"/>
          <w:szCs w:val="30"/>
        </w:rPr>
      </w:pPr>
      <w:r>
        <w:rPr>
          <w:rFonts w:hint="eastAsia" w:ascii="仿宋_GB2312" w:hAnsi="Calibri" w:eastAsia="仿宋_GB2312"/>
          <w:sz w:val="30"/>
          <w:szCs w:val="30"/>
        </w:rPr>
        <w:t>1行=</w:t>
      </w:r>
      <w:r>
        <w:rPr>
          <w:rFonts w:ascii="仿宋_GB2312" w:hAnsi="Calibri" w:eastAsia="仿宋_GB2312"/>
          <w:sz w:val="30"/>
          <w:szCs w:val="30"/>
        </w:rPr>
        <w:t>2~9</w:t>
      </w:r>
      <w:r>
        <w:rPr>
          <w:rFonts w:hint="eastAsia" w:ascii="仿宋_GB2312" w:hAnsi="Calibri" w:eastAsia="仿宋_GB2312"/>
          <w:sz w:val="30"/>
          <w:szCs w:val="30"/>
        </w:rPr>
        <w:t>行之和</w:t>
      </w:r>
      <w:r>
        <w:rPr>
          <w:rFonts w:ascii="仿宋_GB2312" w:hAnsi="Calibri" w:eastAsia="仿宋_GB2312"/>
          <w:sz w:val="30"/>
          <w:szCs w:val="30"/>
        </w:rPr>
        <w:t>；</w:t>
      </w:r>
    </w:p>
    <w:p>
      <w:pPr>
        <w:numPr>
          <w:ilvl w:val="0"/>
          <w:numId w:val="6"/>
        </w:numPr>
        <w:spacing w:line="560" w:lineRule="exact"/>
        <w:rPr>
          <w:rFonts w:ascii="仿宋_GB2312" w:hAnsi="Calibri" w:eastAsia="仿宋_GB2312"/>
          <w:sz w:val="30"/>
          <w:szCs w:val="30"/>
        </w:rPr>
      </w:pPr>
      <w:r>
        <w:rPr>
          <w:rFonts w:hint="eastAsia" w:ascii="仿宋_GB2312" w:hAnsi="Calibri" w:eastAsia="仿宋_GB2312"/>
          <w:sz w:val="30"/>
          <w:szCs w:val="30"/>
        </w:rPr>
        <w:t>（2~</w:t>
      </w:r>
      <w:r>
        <w:rPr>
          <w:rFonts w:ascii="仿宋_GB2312" w:hAnsi="Calibri" w:eastAsia="仿宋_GB2312"/>
          <w:sz w:val="30"/>
          <w:szCs w:val="30"/>
        </w:rPr>
        <w:t>9</w:t>
      </w:r>
      <w:r>
        <w:rPr>
          <w:rFonts w:hint="eastAsia" w:ascii="仿宋_GB2312" w:hAnsi="Calibri" w:eastAsia="仿宋_GB2312"/>
          <w:sz w:val="30"/>
          <w:szCs w:val="30"/>
        </w:rPr>
        <w:t>）行</w:t>
      </w:r>
      <w:r>
        <w:rPr>
          <w:rFonts w:ascii="仿宋_GB2312" w:hAnsi="Calibri" w:eastAsia="仿宋_GB2312"/>
          <w:sz w:val="30"/>
          <w:szCs w:val="30"/>
        </w:rPr>
        <w:t>1</w:t>
      </w:r>
      <w:r>
        <w:rPr>
          <w:rFonts w:hint="eastAsia" w:ascii="仿宋_GB2312" w:hAnsi="Calibri" w:eastAsia="仿宋_GB2312"/>
          <w:sz w:val="30"/>
          <w:szCs w:val="30"/>
        </w:rPr>
        <w:t>栏&gt;=（2~</w:t>
      </w:r>
      <w:r>
        <w:rPr>
          <w:rFonts w:ascii="仿宋_GB2312" w:hAnsi="Calibri" w:eastAsia="仿宋_GB2312"/>
          <w:sz w:val="30"/>
          <w:szCs w:val="30"/>
        </w:rPr>
        <w:t>9</w:t>
      </w:r>
      <w:r>
        <w:rPr>
          <w:rFonts w:hint="eastAsia" w:ascii="仿宋_GB2312" w:hAnsi="Calibri" w:eastAsia="仿宋_GB2312"/>
          <w:sz w:val="30"/>
          <w:szCs w:val="30"/>
        </w:rPr>
        <w:t>）行</w:t>
      </w:r>
      <w:r>
        <w:rPr>
          <w:rFonts w:ascii="仿宋_GB2312" w:hAnsi="Calibri" w:eastAsia="仿宋_GB2312"/>
          <w:sz w:val="30"/>
          <w:szCs w:val="30"/>
        </w:rPr>
        <w:t>2</w:t>
      </w:r>
      <w:r>
        <w:rPr>
          <w:rFonts w:hint="eastAsia" w:ascii="仿宋_GB2312" w:hAnsi="Calibri" w:eastAsia="仿宋_GB2312"/>
          <w:sz w:val="30"/>
          <w:szCs w:val="30"/>
        </w:rPr>
        <w:t>栏</w:t>
      </w:r>
      <w:r>
        <w:rPr>
          <w:rFonts w:ascii="仿宋_GB2312" w:hAnsi="Calibri" w:eastAsia="仿宋_GB2312"/>
          <w:sz w:val="30"/>
          <w:szCs w:val="30"/>
        </w:rPr>
        <w:t>；</w:t>
      </w:r>
    </w:p>
    <w:p>
      <w:pPr>
        <w:numPr>
          <w:ilvl w:val="0"/>
          <w:numId w:val="6"/>
        </w:numPr>
        <w:spacing w:line="560" w:lineRule="exact"/>
        <w:rPr>
          <w:rFonts w:ascii="仿宋_GB2312" w:hAnsi="Calibri" w:eastAsia="仿宋_GB2312"/>
          <w:sz w:val="30"/>
          <w:szCs w:val="30"/>
        </w:rPr>
      </w:pPr>
      <w:r>
        <w:rPr>
          <w:rFonts w:hint="eastAsia" w:ascii="仿宋_GB2312" w:hAnsi="Calibri" w:eastAsia="仿宋_GB2312"/>
          <w:sz w:val="30"/>
          <w:szCs w:val="30"/>
        </w:rPr>
        <w:t>（2~</w:t>
      </w:r>
      <w:r>
        <w:rPr>
          <w:rFonts w:ascii="仿宋_GB2312" w:hAnsi="Calibri" w:eastAsia="仿宋_GB2312"/>
          <w:sz w:val="30"/>
          <w:szCs w:val="30"/>
        </w:rPr>
        <w:t>9</w:t>
      </w:r>
      <w:r>
        <w:rPr>
          <w:rFonts w:hint="eastAsia" w:ascii="仿宋_GB2312" w:hAnsi="Calibri" w:eastAsia="仿宋_GB2312"/>
          <w:sz w:val="30"/>
          <w:szCs w:val="30"/>
        </w:rPr>
        <w:t>）行</w:t>
      </w:r>
      <w:r>
        <w:rPr>
          <w:rFonts w:ascii="仿宋_GB2312" w:hAnsi="Calibri" w:eastAsia="仿宋_GB2312"/>
          <w:sz w:val="30"/>
          <w:szCs w:val="30"/>
        </w:rPr>
        <w:t>6</w:t>
      </w:r>
      <w:r>
        <w:rPr>
          <w:rFonts w:hint="eastAsia" w:ascii="仿宋_GB2312" w:hAnsi="Calibri" w:eastAsia="仿宋_GB2312"/>
          <w:sz w:val="30"/>
          <w:szCs w:val="30"/>
        </w:rPr>
        <w:t>栏&gt;=（2~</w:t>
      </w:r>
      <w:r>
        <w:rPr>
          <w:rFonts w:ascii="仿宋_GB2312" w:hAnsi="Calibri" w:eastAsia="仿宋_GB2312"/>
          <w:sz w:val="30"/>
          <w:szCs w:val="30"/>
        </w:rPr>
        <w:t>9</w:t>
      </w:r>
      <w:r>
        <w:rPr>
          <w:rFonts w:hint="eastAsia" w:ascii="仿宋_GB2312" w:hAnsi="Calibri" w:eastAsia="仿宋_GB2312"/>
          <w:sz w:val="30"/>
          <w:szCs w:val="30"/>
        </w:rPr>
        <w:t>）行7栏</w:t>
      </w:r>
      <w:r>
        <w:rPr>
          <w:rFonts w:ascii="仿宋_GB2312" w:hAnsi="Calibri" w:eastAsia="仿宋_GB2312"/>
          <w:sz w:val="30"/>
          <w:szCs w:val="30"/>
        </w:rPr>
        <w:t>；</w:t>
      </w:r>
    </w:p>
    <w:p>
      <w:pPr>
        <w:numPr>
          <w:ilvl w:val="0"/>
          <w:numId w:val="6"/>
        </w:numPr>
        <w:spacing w:line="560" w:lineRule="exact"/>
        <w:jc w:val="left"/>
        <w:rPr>
          <w:rFonts w:ascii="仿宋_GB2312" w:hAnsi="Calibri" w:eastAsia="仿宋_GB2312"/>
          <w:sz w:val="30"/>
          <w:szCs w:val="30"/>
        </w:rPr>
      </w:pPr>
      <w:r>
        <w:rPr>
          <w:rFonts w:ascii="仿宋_GB2312" w:hAnsi="Calibri" w:eastAsia="仿宋_GB2312"/>
          <w:sz w:val="30"/>
          <w:szCs w:val="30"/>
        </w:rPr>
        <w:t>5</w:t>
      </w:r>
      <w:r>
        <w:rPr>
          <w:rFonts w:hint="eastAsia" w:ascii="仿宋_GB2312" w:hAnsi="Calibri" w:eastAsia="仿宋_GB2312"/>
          <w:sz w:val="30"/>
          <w:szCs w:val="30"/>
        </w:rPr>
        <w:t>栏=（</w:t>
      </w:r>
      <w:r>
        <w:rPr>
          <w:rFonts w:ascii="仿宋_GB2312" w:hAnsi="Calibri" w:eastAsia="仿宋_GB2312"/>
          <w:sz w:val="30"/>
          <w:szCs w:val="30"/>
        </w:rPr>
        <w:t>3</w:t>
      </w:r>
      <w:r>
        <w:rPr>
          <w:rFonts w:hint="eastAsia" w:ascii="仿宋_GB2312" w:hAnsi="Calibri" w:eastAsia="仿宋_GB2312"/>
          <w:sz w:val="30"/>
          <w:szCs w:val="30"/>
        </w:rPr>
        <w:t>-</w:t>
      </w:r>
      <w:r>
        <w:rPr>
          <w:rFonts w:ascii="仿宋_GB2312" w:hAnsi="Calibri" w:eastAsia="仿宋_GB2312"/>
          <w:sz w:val="30"/>
          <w:szCs w:val="30"/>
        </w:rPr>
        <w:t>4</w:t>
      </w:r>
      <w:r>
        <w:rPr>
          <w:rFonts w:hint="eastAsia" w:ascii="仿宋_GB2312" w:hAnsi="Calibri" w:eastAsia="仿宋_GB2312"/>
          <w:sz w:val="30"/>
          <w:szCs w:val="30"/>
        </w:rPr>
        <w:t>）栏；</w:t>
      </w:r>
    </w:p>
    <w:p>
      <w:pPr>
        <w:numPr>
          <w:ilvl w:val="0"/>
          <w:numId w:val="6"/>
        </w:numPr>
        <w:spacing w:line="560" w:lineRule="exact"/>
        <w:jc w:val="left"/>
        <w:rPr>
          <w:rFonts w:ascii="仿宋_GB2312" w:hAnsi="Calibri" w:eastAsia="仿宋_GB2312"/>
          <w:sz w:val="30"/>
          <w:szCs w:val="30"/>
        </w:rPr>
      </w:pPr>
      <w:r>
        <w:rPr>
          <w:rFonts w:ascii="仿宋_GB2312" w:hAnsi="Calibri" w:eastAsia="仿宋_GB2312"/>
          <w:sz w:val="30"/>
          <w:szCs w:val="30"/>
        </w:rPr>
        <w:t>10</w:t>
      </w:r>
      <w:r>
        <w:rPr>
          <w:rFonts w:hint="eastAsia" w:ascii="仿宋_GB2312" w:hAnsi="Calibri" w:eastAsia="仿宋_GB2312"/>
          <w:sz w:val="30"/>
          <w:szCs w:val="30"/>
        </w:rPr>
        <w:t>栏=（</w:t>
      </w:r>
      <w:r>
        <w:rPr>
          <w:rFonts w:ascii="仿宋_GB2312" w:hAnsi="Calibri" w:eastAsia="仿宋_GB2312"/>
          <w:sz w:val="30"/>
          <w:szCs w:val="30"/>
        </w:rPr>
        <w:t>8</w:t>
      </w:r>
      <w:r>
        <w:rPr>
          <w:rFonts w:hint="eastAsia" w:ascii="仿宋_GB2312" w:hAnsi="Calibri" w:eastAsia="仿宋_GB2312"/>
          <w:sz w:val="30"/>
          <w:szCs w:val="30"/>
        </w:rPr>
        <w:t>-</w:t>
      </w:r>
      <w:r>
        <w:rPr>
          <w:rFonts w:ascii="仿宋_GB2312" w:hAnsi="Calibri" w:eastAsia="仿宋_GB2312"/>
          <w:sz w:val="30"/>
          <w:szCs w:val="30"/>
        </w:rPr>
        <w:t>9</w:t>
      </w:r>
      <w:r>
        <w:rPr>
          <w:rFonts w:hint="eastAsia" w:ascii="仿宋_GB2312" w:hAnsi="Calibri" w:eastAsia="仿宋_GB2312"/>
          <w:sz w:val="30"/>
          <w:szCs w:val="30"/>
        </w:rPr>
        <w:t>）栏；</w:t>
      </w:r>
    </w:p>
    <w:p>
      <w:pPr>
        <w:numPr>
          <w:ilvl w:val="0"/>
          <w:numId w:val="6"/>
        </w:numPr>
        <w:spacing w:line="560" w:lineRule="exact"/>
        <w:rPr>
          <w:rFonts w:ascii="仿宋_GB2312" w:hAnsi="Calibri" w:eastAsia="仿宋_GB2312"/>
          <w:sz w:val="30"/>
          <w:szCs w:val="30"/>
        </w:rPr>
      </w:pPr>
      <w:r>
        <w:rPr>
          <w:rFonts w:hint="eastAsia" w:ascii="仿宋_GB2312" w:hAnsi="Calibri" w:eastAsia="仿宋_GB2312"/>
          <w:sz w:val="30"/>
          <w:szCs w:val="30"/>
        </w:rPr>
        <w:t>1</w:t>
      </w:r>
      <w:r>
        <w:rPr>
          <w:rFonts w:ascii="仿宋_GB2312" w:hAnsi="Calibri" w:eastAsia="仿宋_GB2312"/>
          <w:sz w:val="30"/>
          <w:szCs w:val="30"/>
        </w:rPr>
        <w:t>0</w:t>
      </w:r>
      <w:r>
        <w:rPr>
          <w:rFonts w:hint="eastAsia" w:ascii="仿宋_GB2312" w:hAnsi="Calibri" w:eastAsia="仿宋_GB2312"/>
          <w:sz w:val="30"/>
          <w:szCs w:val="30"/>
        </w:rPr>
        <w:t>行&gt;=1</w:t>
      </w:r>
      <w:r>
        <w:rPr>
          <w:rFonts w:ascii="仿宋_GB2312" w:hAnsi="Calibri" w:eastAsia="仿宋_GB2312"/>
          <w:sz w:val="30"/>
          <w:szCs w:val="30"/>
        </w:rPr>
        <w:t>1</w:t>
      </w:r>
      <w:r>
        <w:rPr>
          <w:rFonts w:hint="eastAsia" w:ascii="仿宋_GB2312" w:hAnsi="Calibri" w:eastAsia="仿宋_GB2312"/>
          <w:sz w:val="30"/>
          <w:szCs w:val="30"/>
        </w:rPr>
        <w:t>行</w:t>
      </w:r>
      <w:r>
        <w:rPr>
          <w:rFonts w:ascii="仿宋_GB2312" w:hAnsi="Calibri" w:eastAsia="仿宋_GB2312"/>
          <w:sz w:val="30"/>
          <w:szCs w:val="30"/>
        </w:rPr>
        <w:t>；</w:t>
      </w:r>
    </w:p>
    <w:p>
      <w:pPr>
        <w:pStyle w:val="6"/>
        <w:numPr>
          <w:ilvl w:val="0"/>
          <w:numId w:val="6"/>
        </w:numPr>
        <w:spacing w:line="560" w:lineRule="exact"/>
        <w:ind w:firstLineChars="0"/>
        <w:rPr>
          <w:rFonts w:hAnsi="仿宋"/>
          <w:sz w:val="30"/>
          <w:szCs w:val="30"/>
        </w:rPr>
      </w:pPr>
      <w:r>
        <w:rPr>
          <w:rFonts w:hint="eastAsia" w:hAnsi="仿宋"/>
          <w:sz w:val="30"/>
          <w:szCs w:val="30"/>
        </w:rPr>
        <w:t>各</w:t>
      </w:r>
      <w:r>
        <w:rPr>
          <w:rFonts w:hAnsi="仿宋"/>
          <w:sz w:val="30"/>
          <w:szCs w:val="30"/>
        </w:rPr>
        <w:t>指标大于等于</w:t>
      </w:r>
      <w:r>
        <w:rPr>
          <w:rFonts w:hint="eastAsia" w:hAnsi="仿宋"/>
          <w:sz w:val="30"/>
          <w:szCs w:val="30"/>
        </w:rPr>
        <w:t>0；</w:t>
      </w:r>
    </w:p>
    <w:p>
      <w:pPr>
        <w:numPr>
          <w:ilvl w:val="0"/>
          <w:numId w:val="6"/>
        </w:numPr>
        <w:spacing w:line="560" w:lineRule="exact"/>
        <w:rPr>
          <w:rFonts w:hAnsi="仿宋"/>
          <w:sz w:val="30"/>
          <w:szCs w:val="30"/>
        </w:rPr>
      </w:pPr>
      <w:r>
        <w:rPr>
          <w:rFonts w:hint="eastAsia" w:ascii="仿宋_GB2312" w:hAnsi="仿宋" w:eastAsia="仿宋_GB2312"/>
          <w:sz w:val="30"/>
          <w:szCs w:val="30"/>
        </w:rPr>
        <w:t>市政基础设施中各项数量单位不能为空</w:t>
      </w:r>
      <w:r>
        <w:rPr>
          <w:rFonts w:hint="eastAsia" w:ascii="仿宋_GB2312" w:eastAsia="仿宋_GB2312"/>
          <w:sz w:val="30"/>
          <w:szCs w:val="30"/>
        </w:rPr>
        <w:t>。</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表间公式：</w:t>
      </w:r>
    </w:p>
    <w:p>
      <w:pPr>
        <w:numPr>
          <w:ilvl w:val="0"/>
          <w:numId w:val="6"/>
        </w:numPr>
        <w:spacing w:line="560" w:lineRule="exact"/>
        <w:rPr>
          <w:rFonts w:ascii="仿宋_GB2312" w:hAnsi="Calibri" w:eastAsia="仿宋_GB2312"/>
          <w:sz w:val="30"/>
          <w:szCs w:val="30"/>
        </w:rPr>
      </w:pPr>
      <w:r>
        <w:rPr>
          <w:rFonts w:hint="eastAsia" w:ascii="仿宋_GB2312" w:hAnsi="Calibri" w:eastAsia="仿宋_GB2312"/>
          <w:sz w:val="30"/>
          <w:szCs w:val="30"/>
        </w:rPr>
        <w:t>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1</w:t>
      </w:r>
      <w:r>
        <w:rPr>
          <w:rFonts w:hint="eastAsia" w:ascii="仿宋_GB2312" w:hAnsi="Calibri" w:eastAsia="仿宋_GB2312"/>
          <w:sz w:val="30"/>
          <w:szCs w:val="30"/>
        </w:rPr>
        <w:t>表1行</w:t>
      </w:r>
      <w:r>
        <w:rPr>
          <w:rFonts w:ascii="仿宋_GB2312" w:hAnsi="Calibri" w:eastAsia="仿宋_GB2312"/>
          <w:sz w:val="30"/>
          <w:szCs w:val="30"/>
        </w:rPr>
        <w:t>3</w:t>
      </w:r>
      <w:r>
        <w:rPr>
          <w:rFonts w:hint="eastAsia" w:ascii="仿宋_GB2312" w:hAnsi="Calibri" w:eastAsia="仿宋_GB2312"/>
          <w:sz w:val="30"/>
          <w:szCs w:val="30"/>
        </w:rPr>
        <w:t>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2</w:t>
      </w:r>
      <w:r>
        <w:rPr>
          <w:rFonts w:hint="eastAsia" w:ascii="仿宋_GB2312" w:hAnsi="Calibri" w:eastAsia="仿宋_GB2312"/>
          <w:sz w:val="30"/>
          <w:szCs w:val="30"/>
        </w:rPr>
        <w:t>表1行</w:t>
      </w:r>
      <w:r>
        <w:rPr>
          <w:rFonts w:ascii="仿宋_GB2312" w:hAnsi="Calibri" w:eastAsia="仿宋_GB2312"/>
          <w:sz w:val="30"/>
          <w:szCs w:val="30"/>
        </w:rPr>
        <w:t>3</w:t>
      </w:r>
      <w:r>
        <w:rPr>
          <w:rFonts w:hint="eastAsia" w:ascii="仿宋_GB2312" w:hAnsi="Calibri" w:eastAsia="仿宋_GB2312"/>
          <w:sz w:val="30"/>
          <w:szCs w:val="30"/>
        </w:rPr>
        <w:t>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3</w:t>
      </w:r>
      <w:r>
        <w:rPr>
          <w:rFonts w:hint="eastAsia" w:ascii="仿宋_GB2312" w:hAnsi="Calibri" w:eastAsia="仿宋_GB2312"/>
          <w:sz w:val="30"/>
          <w:szCs w:val="30"/>
        </w:rPr>
        <w:t>表1行</w:t>
      </w:r>
      <w:r>
        <w:rPr>
          <w:rFonts w:ascii="仿宋_GB2312" w:hAnsi="Calibri" w:eastAsia="仿宋_GB2312"/>
          <w:sz w:val="30"/>
          <w:szCs w:val="30"/>
        </w:rPr>
        <w:t>3</w:t>
      </w:r>
      <w:r>
        <w:rPr>
          <w:rFonts w:hint="eastAsia" w:ascii="仿宋_GB2312" w:hAnsi="Calibri" w:eastAsia="仿宋_GB2312"/>
          <w:sz w:val="30"/>
          <w:szCs w:val="30"/>
        </w:rPr>
        <w:t>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3</w:t>
      </w:r>
      <w:r>
        <w:rPr>
          <w:rFonts w:hint="eastAsia" w:ascii="仿宋_GB2312" w:hAnsi="Calibri" w:eastAsia="仿宋_GB2312"/>
          <w:sz w:val="30"/>
          <w:szCs w:val="30"/>
        </w:rPr>
        <w:t>表</w:t>
      </w:r>
      <w:r>
        <w:rPr>
          <w:rFonts w:ascii="仿宋_GB2312" w:hAnsi="Calibri" w:eastAsia="仿宋_GB2312"/>
          <w:sz w:val="30"/>
          <w:szCs w:val="30"/>
        </w:rPr>
        <w:t>10行3</w:t>
      </w:r>
      <w:r>
        <w:rPr>
          <w:rFonts w:hint="eastAsia" w:ascii="仿宋_GB2312" w:hAnsi="Calibri" w:eastAsia="仿宋_GB2312"/>
          <w:sz w:val="30"/>
          <w:szCs w:val="30"/>
        </w:rPr>
        <w:t>栏=财资0</w:t>
      </w:r>
      <w:r>
        <w:rPr>
          <w:rFonts w:ascii="仿宋_GB2312" w:hAnsi="Calibri" w:eastAsia="仿宋_GB2312"/>
          <w:sz w:val="30"/>
          <w:szCs w:val="30"/>
        </w:rPr>
        <w:t>1</w:t>
      </w:r>
      <w:r>
        <w:rPr>
          <w:rFonts w:hint="eastAsia" w:ascii="仿宋_GB2312" w:hAnsi="Calibri" w:eastAsia="仿宋_GB2312"/>
          <w:sz w:val="30"/>
          <w:szCs w:val="30"/>
        </w:rPr>
        <w:t>表</w:t>
      </w:r>
      <w:r>
        <w:rPr>
          <w:rFonts w:ascii="仿宋_GB2312" w:hAnsi="Calibri" w:eastAsia="仿宋_GB2312"/>
          <w:sz w:val="30"/>
          <w:szCs w:val="30"/>
        </w:rPr>
        <w:t>28</w:t>
      </w:r>
      <w:r>
        <w:rPr>
          <w:rFonts w:hint="eastAsia" w:ascii="仿宋_GB2312" w:hAnsi="Calibri" w:eastAsia="仿宋_GB2312"/>
          <w:sz w:val="30"/>
          <w:szCs w:val="30"/>
        </w:rPr>
        <w:t>行1栏；</w:t>
      </w:r>
    </w:p>
    <w:p>
      <w:pPr>
        <w:numPr>
          <w:ilvl w:val="0"/>
          <w:numId w:val="6"/>
        </w:numPr>
        <w:spacing w:line="560" w:lineRule="exact"/>
        <w:rPr>
          <w:rFonts w:ascii="仿宋_GB2312" w:hAnsi="Calibri" w:eastAsia="仿宋_GB2312"/>
          <w:sz w:val="30"/>
          <w:szCs w:val="30"/>
        </w:rPr>
      </w:pPr>
      <w:r>
        <w:rPr>
          <w:rFonts w:hint="eastAsia" w:ascii="仿宋_GB2312" w:hAnsi="Calibri" w:eastAsia="仿宋_GB2312"/>
          <w:sz w:val="30"/>
          <w:szCs w:val="30"/>
        </w:rPr>
        <w:t>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1</w:t>
      </w:r>
      <w:r>
        <w:rPr>
          <w:rFonts w:hint="eastAsia" w:ascii="仿宋_GB2312" w:hAnsi="Calibri" w:eastAsia="仿宋_GB2312"/>
          <w:sz w:val="30"/>
          <w:szCs w:val="30"/>
        </w:rPr>
        <w:t>表1行</w:t>
      </w:r>
      <w:r>
        <w:rPr>
          <w:rFonts w:ascii="仿宋_GB2312" w:hAnsi="Calibri" w:eastAsia="仿宋_GB2312"/>
          <w:sz w:val="30"/>
          <w:szCs w:val="30"/>
        </w:rPr>
        <w:t>4</w:t>
      </w:r>
      <w:r>
        <w:rPr>
          <w:rFonts w:hint="eastAsia" w:ascii="仿宋_GB2312" w:hAnsi="Calibri" w:eastAsia="仿宋_GB2312"/>
          <w:sz w:val="30"/>
          <w:szCs w:val="30"/>
        </w:rPr>
        <w:t>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2</w:t>
      </w:r>
      <w:r>
        <w:rPr>
          <w:rFonts w:hint="eastAsia" w:ascii="仿宋_GB2312" w:hAnsi="Calibri" w:eastAsia="仿宋_GB2312"/>
          <w:sz w:val="30"/>
          <w:szCs w:val="30"/>
        </w:rPr>
        <w:t>表1行</w:t>
      </w:r>
      <w:r>
        <w:rPr>
          <w:rFonts w:ascii="仿宋_GB2312" w:hAnsi="Calibri" w:eastAsia="仿宋_GB2312"/>
          <w:sz w:val="30"/>
          <w:szCs w:val="30"/>
        </w:rPr>
        <w:t>4</w:t>
      </w:r>
      <w:r>
        <w:rPr>
          <w:rFonts w:hint="eastAsia" w:ascii="仿宋_GB2312" w:hAnsi="Calibri" w:eastAsia="仿宋_GB2312"/>
          <w:sz w:val="30"/>
          <w:szCs w:val="30"/>
        </w:rPr>
        <w:t>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3</w:t>
      </w:r>
      <w:r>
        <w:rPr>
          <w:rFonts w:hint="eastAsia" w:ascii="仿宋_GB2312" w:hAnsi="Calibri" w:eastAsia="仿宋_GB2312"/>
          <w:sz w:val="30"/>
          <w:szCs w:val="30"/>
        </w:rPr>
        <w:t>表1行</w:t>
      </w:r>
      <w:r>
        <w:rPr>
          <w:rFonts w:ascii="仿宋_GB2312" w:hAnsi="Calibri" w:eastAsia="仿宋_GB2312"/>
          <w:sz w:val="30"/>
          <w:szCs w:val="30"/>
        </w:rPr>
        <w:t>4</w:t>
      </w:r>
      <w:r>
        <w:rPr>
          <w:rFonts w:hint="eastAsia" w:ascii="仿宋_GB2312" w:hAnsi="Calibri" w:eastAsia="仿宋_GB2312"/>
          <w:sz w:val="30"/>
          <w:szCs w:val="30"/>
        </w:rPr>
        <w:t>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3</w:t>
      </w:r>
      <w:r>
        <w:rPr>
          <w:rFonts w:hint="eastAsia" w:ascii="仿宋_GB2312" w:hAnsi="Calibri" w:eastAsia="仿宋_GB2312"/>
          <w:sz w:val="30"/>
          <w:szCs w:val="30"/>
        </w:rPr>
        <w:t>表</w:t>
      </w:r>
      <w:r>
        <w:rPr>
          <w:rFonts w:ascii="仿宋_GB2312" w:hAnsi="Calibri" w:eastAsia="仿宋_GB2312"/>
          <w:sz w:val="30"/>
          <w:szCs w:val="30"/>
        </w:rPr>
        <w:t>10行4</w:t>
      </w:r>
      <w:r>
        <w:rPr>
          <w:rFonts w:hint="eastAsia" w:ascii="仿宋_GB2312" w:hAnsi="Calibri" w:eastAsia="仿宋_GB2312"/>
          <w:sz w:val="30"/>
          <w:szCs w:val="30"/>
        </w:rPr>
        <w:t>栏=财资0</w:t>
      </w:r>
      <w:r>
        <w:rPr>
          <w:rFonts w:ascii="仿宋_GB2312" w:hAnsi="Calibri" w:eastAsia="仿宋_GB2312"/>
          <w:sz w:val="30"/>
          <w:szCs w:val="30"/>
        </w:rPr>
        <w:t>1</w:t>
      </w:r>
      <w:r>
        <w:rPr>
          <w:rFonts w:hint="eastAsia" w:ascii="仿宋_GB2312" w:hAnsi="Calibri" w:eastAsia="仿宋_GB2312"/>
          <w:sz w:val="30"/>
          <w:szCs w:val="30"/>
        </w:rPr>
        <w:t>表</w:t>
      </w:r>
      <w:r>
        <w:rPr>
          <w:rFonts w:ascii="仿宋_GB2312" w:hAnsi="Calibri" w:eastAsia="仿宋_GB2312"/>
          <w:sz w:val="30"/>
          <w:szCs w:val="30"/>
        </w:rPr>
        <w:t>29</w:t>
      </w:r>
      <w:r>
        <w:rPr>
          <w:rFonts w:hint="eastAsia" w:ascii="仿宋_GB2312" w:hAnsi="Calibri" w:eastAsia="仿宋_GB2312"/>
          <w:sz w:val="30"/>
          <w:szCs w:val="30"/>
        </w:rPr>
        <w:t>行1栏；</w:t>
      </w:r>
    </w:p>
    <w:p>
      <w:pPr>
        <w:numPr>
          <w:ilvl w:val="0"/>
          <w:numId w:val="6"/>
        </w:numPr>
        <w:spacing w:line="560" w:lineRule="exact"/>
        <w:rPr>
          <w:rFonts w:ascii="仿宋_GB2312" w:hAnsi="Calibri" w:eastAsia="仿宋_GB2312"/>
          <w:sz w:val="30"/>
          <w:szCs w:val="30"/>
        </w:rPr>
      </w:pPr>
      <w:r>
        <w:rPr>
          <w:rFonts w:hint="eastAsia" w:ascii="仿宋_GB2312" w:hAnsi="Calibri" w:eastAsia="仿宋_GB2312"/>
          <w:sz w:val="30"/>
          <w:szCs w:val="30"/>
        </w:rPr>
        <w:t>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1</w:t>
      </w:r>
      <w:r>
        <w:rPr>
          <w:rFonts w:hint="eastAsia" w:ascii="仿宋_GB2312" w:hAnsi="Calibri" w:eastAsia="仿宋_GB2312"/>
          <w:sz w:val="30"/>
          <w:szCs w:val="30"/>
        </w:rPr>
        <w:t>表1行5栏+财资1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2</w:t>
      </w:r>
      <w:r>
        <w:rPr>
          <w:rFonts w:hint="eastAsia" w:ascii="仿宋_GB2312" w:hAnsi="Calibri" w:eastAsia="仿宋_GB2312"/>
          <w:sz w:val="30"/>
          <w:szCs w:val="30"/>
        </w:rPr>
        <w:t>表1行5栏+财资1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3</w:t>
      </w:r>
      <w:r>
        <w:rPr>
          <w:rFonts w:hint="eastAsia" w:ascii="仿宋_GB2312" w:hAnsi="Calibri" w:eastAsia="仿宋_GB2312"/>
          <w:sz w:val="30"/>
          <w:szCs w:val="30"/>
        </w:rPr>
        <w:t>表1行5栏+财资1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3</w:t>
      </w:r>
      <w:r>
        <w:rPr>
          <w:rFonts w:hint="eastAsia" w:ascii="仿宋_GB2312" w:hAnsi="Calibri" w:eastAsia="仿宋_GB2312"/>
          <w:sz w:val="30"/>
          <w:szCs w:val="30"/>
        </w:rPr>
        <w:t>表</w:t>
      </w:r>
      <w:r>
        <w:rPr>
          <w:rFonts w:ascii="仿宋_GB2312" w:hAnsi="Calibri" w:eastAsia="仿宋_GB2312"/>
          <w:sz w:val="30"/>
          <w:szCs w:val="30"/>
        </w:rPr>
        <w:t>10行</w:t>
      </w:r>
      <w:r>
        <w:rPr>
          <w:rFonts w:hint="eastAsia" w:ascii="仿宋_GB2312" w:hAnsi="Calibri" w:eastAsia="仿宋_GB2312"/>
          <w:sz w:val="30"/>
          <w:szCs w:val="30"/>
        </w:rPr>
        <w:t>5栏=财资0</w:t>
      </w:r>
      <w:r>
        <w:rPr>
          <w:rFonts w:ascii="仿宋_GB2312" w:hAnsi="Calibri" w:eastAsia="仿宋_GB2312"/>
          <w:sz w:val="30"/>
          <w:szCs w:val="30"/>
        </w:rPr>
        <w:t>1</w:t>
      </w:r>
      <w:r>
        <w:rPr>
          <w:rFonts w:hint="eastAsia" w:ascii="仿宋_GB2312" w:hAnsi="Calibri" w:eastAsia="仿宋_GB2312"/>
          <w:sz w:val="30"/>
          <w:szCs w:val="30"/>
        </w:rPr>
        <w:t>表3</w:t>
      </w:r>
      <w:r>
        <w:rPr>
          <w:rFonts w:ascii="仿宋_GB2312" w:hAnsi="Calibri" w:eastAsia="仿宋_GB2312"/>
          <w:sz w:val="30"/>
          <w:szCs w:val="30"/>
        </w:rPr>
        <w:t>0</w:t>
      </w:r>
      <w:r>
        <w:rPr>
          <w:rFonts w:hint="eastAsia" w:ascii="仿宋_GB2312" w:hAnsi="Calibri" w:eastAsia="仿宋_GB2312"/>
          <w:sz w:val="30"/>
          <w:szCs w:val="30"/>
        </w:rPr>
        <w:t>行1栏；</w:t>
      </w:r>
    </w:p>
    <w:p>
      <w:pPr>
        <w:numPr>
          <w:ilvl w:val="0"/>
          <w:numId w:val="6"/>
        </w:numPr>
        <w:spacing w:line="560" w:lineRule="exact"/>
        <w:rPr>
          <w:rFonts w:ascii="仿宋_GB2312" w:hAnsi="Calibri" w:eastAsia="仿宋_GB2312"/>
          <w:sz w:val="30"/>
          <w:szCs w:val="30"/>
        </w:rPr>
      </w:pPr>
      <w:r>
        <w:rPr>
          <w:rFonts w:hint="eastAsia" w:ascii="仿宋_GB2312" w:hAnsi="Calibri" w:eastAsia="仿宋_GB2312"/>
          <w:sz w:val="30"/>
          <w:szCs w:val="30"/>
        </w:rPr>
        <w:t>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1</w:t>
      </w:r>
      <w:r>
        <w:rPr>
          <w:rFonts w:hint="eastAsia" w:ascii="仿宋_GB2312" w:hAnsi="Calibri" w:eastAsia="仿宋_GB2312"/>
          <w:sz w:val="30"/>
          <w:szCs w:val="30"/>
        </w:rPr>
        <w:t>表1行</w:t>
      </w:r>
      <w:r>
        <w:rPr>
          <w:rFonts w:ascii="仿宋_GB2312" w:hAnsi="Calibri" w:eastAsia="仿宋_GB2312"/>
          <w:sz w:val="30"/>
          <w:szCs w:val="30"/>
        </w:rPr>
        <w:t>8</w:t>
      </w:r>
      <w:r>
        <w:rPr>
          <w:rFonts w:hint="eastAsia" w:ascii="仿宋_GB2312" w:hAnsi="Calibri" w:eastAsia="仿宋_GB2312"/>
          <w:sz w:val="30"/>
          <w:szCs w:val="30"/>
        </w:rPr>
        <w:t>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2</w:t>
      </w:r>
      <w:r>
        <w:rPr>
          <w:rFonts w:hint="eastAsia" w:ascii="仿宋_GB2312" w:hAnsi="Calibri" w:eastAsia="仿宋_GB2312"/>
          <w:sz w:val="30"/>
          <w:szCs w:val="30"/>
        </w:rPr>
        <w:t>表1行</w:t>
      </w:r>
      <w:r>
        <w:rPr>
          <w:rFonts w:ascii="仿宋_GB2312" w:hAnsi="Calibri" w:eastAsia="仿宋_GB2312"/>
          <w:sz w:val="30"/>
          <w:szCs w:val="30"/>
        </w:rPr>
        <w:t>8</w:t>
      </w:r>
      <w:r>
        <w:rPr>
          <w:rFonts w:hint="eastAsia" w:ascii="仿宋_GB2312" w:hAnsi="Calibri" w:eastAsia="仿宋_GB2312"/>
          <w:sz w:val="30"/>
          <w:szCs w:val="30"/>
        </w:rPr>
        <w:t>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3</w:t>
      </w:r>
      <w:r>
        <w:rPr>
          <w:rFonts w:hint="eastAsia" w:ascii="仿宋_GB2312" w:hAnsi="Calibri" w:eastAsia="仿宋_GB2312"/>
          <w:sz w:val="30"/>
          <w:szCs w:val="30"/>
        </w:rPr>
        <w:t>表1行</w:t>
      </w:r>
      <w:r>
        <w:rPr>
          <w:rFonts w:ascii="仿宋_GB2312" w:hAnsi="Calibri" w:eastAsia="仿宋_GB2312"/>
          <w:sz w:val="30"/>
          <w:szCs w:val="30"/>
        </w:rPr>
        <w:t>8</w:t>
      </w:r>
      <w:r>
        <w:rPr>
          <w:rFonts w:hint="eastAsia" w:ascii="仿宋_GB2312" w:hAnsi="Calibri" w:eastAsia="仿宋_GB2312"/>
          <w:sz w:val="30"/>
          <w:szCs w:val="30"/>
        </w:rPr>
        <w:t>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3</w:t>
      </w:r>
      <w:r>
        <w:rPr>
          <w:rFonts w:hint="eastAsia" w:ascii="仿宋_GB2312" w:hAnsi="Calibri" w:eastAsia="仿宋_GB2312"/>
          <w:sz w:val="30"/>
          <w:szCs w:val="30"/>
        </w:rPr>
        <w:t>表</w:t>
      </w:r>
      <w:r>
        <w:rPr>
          <w:rFonts w:ascii="仿宋_GB2312" w:hAnsi="Calibri" w:eastAsia="仿宋_GB2312"/>
          <w:sz w:val="30"/>
          <w:szCs w:val="30"/>
        </w:rPr>
        <w:t>10行8</w:t>
      </w:r>
      <w:r>
        <w:rPr>
          <w:rFonts w:hint="eastAsia" w:ascii="仿宋_GB2312" w:hAnsi="Calibri" w:eastAsia="仿宋_GB2312"/>
          <w:sz w:val="30"/>
          <w:szCs w:val="30"/>
        </w:rPr>
        <w:t>栏=财资0</w:t>
      </w:r>
      <w:r>
        <w:rPr>
          <w:rFonts w:ascii="仿宋_GB2312" w:hAnsi="Calibri" w:eastAsia="仿宋_GB2312"/>
          <w:sz w:val="30"/>
          <w:szCs w:val="30"/>
        </w:rPr>
        <w:t>1</w:t>
      </w:r>
      <w:r>
        <w:rPr>
          <w:rFonts w:hint="eastAsia" w:ascii="仿宋_GB2312" w:hAnsi="Calibri" w:eastAsia="仿宋_GB2312"/>
          <w:sz w:val="30"/>
          <w:szCs w:val="30"/>
        </w:rPr>
        <w:t>表</w:t>
      </w:r>
      <w:r>
        <w:rPr>
          <w:rFonts w:ascii="仿宋_GB2312" w:hAnsi="Calibri" w:eastAsia="仿宋_GB2312"/>
          <w:sz w:val="30"/>
          <w:szCs w:val="30"/>
        </w:rPr>
        <w:t>28</w:t>
      </w:r>
      <w:r>
        <w:rPr>
          <w:rFonts w:hint="eastAsia" w:ascii="仿宋_GB2312" w:hAnsi="Calibri" w:eastAsia="仿宋_GB2312"/>
          <w:sz w:val="30"/>
          <w:szCs w:val="30"/>
        </w:rPr>
        <w:t>行</w:t>
      </w:r>
      <w:r>
        <w:rPr>
          <w:rFonts w:ascii="仿宋_GB2312" w:hAnsi="Calibri" w:eastAsia="仿宋_GB2312"/>
          <w:sz w:val="30"/>
          <w:szCs w:val="30"/>
        </w:rPr>
        <w:t>2</w:t>
      </w:r>
      <w:r>
        <w:rPr>
          <w:rFonts w:hint="eastAsia" w:ascii="仿宋_GB2312" w:hAnsi="Calibri" w:eastAsia="仿宋_GB2312"/>
          <w:sz w:val="30"/>
          <w:szCs w:val="30"/>
        </w:rPr>
        <w:t>栏；</w:t>
      </w:r>
    </w:p>
    <w:p>
      <w:pPr>
        <w:numPr>
          <w:ilvl w:val="0"/>
          <w:numId w:val="6"/>
        </w:numPr>
        <w:spacing w:line="560" w:lineRule="exact"/>
        <w:rPr>
          <w:rFonts w:ascii="仿宋_GB2312" w:hAnsi="Calibri" w:eastAsia="仿宋_GB2312"/>
          <w:sz w:val="30"/>
          <w:szCs w:val="30"/>
        </w:rPr>
      </w:pPr>
      <w:r>
        <w:rPr>
          <w:rFonts w:hint="eastAsia" w:ascii="仿宋_GB2312" w:hAnsi="Calibri" w:eastAsia="仿宋_GB2312"/>
          <w:sz w:val="30"/>
          <w:szCs w:val="30"/>
        </w:rPr>
        <w:t>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1</w:t>
      </w:r>
      <w:r>
        <w:rPr>
          <w:rFonts w:hint="eastAsia" w:ascii="仿宋_GB2312" w:hAnsi="Calibri" w:eastAsia="仿宋_GB2312"/>
          <w:sz w:val="30"/>
          <w:szCs w:val="30"/>
        </w:rPr>
        <w:t>表1行</w:t>
      </w:r>
      <w:r>
        <w:rPr>
          <w:rFonts w:ascii="仿宋_GB2312" w:hAnsi="Calibri" w:eastAsia="仿宋_GB2312"/>
          <w:sz w:val="30"/>
          <w:szCs w:val="30"/>
        </w:rPr>
        <w:t>9</w:t>
      </w:r>
      <w:r>
        <w:rPr>
          <w:rFonts w:hint="eastAsia" w:ascii="仿宋_GB2312" w:hAnsi="Calibri" w:eastAsia="仿宋_GB2312"/>
          <w:sz w:val="30"/>
          <w:szCs w:val="30"/>
        </w:rPr>
        <w:t>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2</w:t>
      </w:r>
      <w:r>
        <w:rPr>
          <w:rFonts w:hint="eastAsia" w:ascii="仿宋_GB2312" w:hAnsi="Calibri" w:eastAsia="仿宋_GB2312"/>
          <w:sz w:val="30"/>
          <w:szCs w:val="30"/>
        </w:rPr>
        <w:t>表1行</w:t>
      </w:r>
      <w:r>
        <w:rPr>
          <w:rFonts w:ascii="仿宋_GB2312" w:hAnsi="Calibri" w:eastAsia="仿宋_GB2312"/>
          <w:sz w:val="30"/>
          <w:szCs w:val="30"/>
        </w:rPr>
        <w:t>9</w:t>
      </w:r>
      <w:r>
        <w:rPr>
          <w:rFonts w:hint="eastAsia" w:ascii="仿宋_GB2312" w:hAnsi="Calibri" w:eastAsia="仿宋_GB2312"/>
          <w:sz w:val="30"/>
          <w:szCs w:val="30"/>
        </w:rPr>
        <w:t>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3</w:t>
      </w:r>
      <w:r>
        <w:rPr>
          <w:rFonts w:hint="eastAsia" w:ascii="仿宋_GB2312" w:hAnsi="Calibri" w:eastAsia="仿宋_GB2312"/>
          <w:sz w:val="30"/>
          <w:szCs w:val="30"/>
        </w:rPr>
        <w:t>表1行</w:t>
      </w:r>
      <w:r>
        <w:rPr>
          <w:rFonts w:ascii="仿宋_GB2312" w:hAnsi="Calibri" w:eastAsia="仿宋_GB2312"/>
          <w:sz w:val="30"/>
          <w:szCs w:val="30"/>
        </w:rPr>
        <w:t>9</w:t>
      </w:r>
      <w:r>
        <w:rPr>
          <w:rFonts w:hint="eastAsia" w:ascii="仿宋_GB2312" w:hAnsi="Calibri" w:eastAsia="仿宋_GB2312"/>
          <w:sz w:val="30"/>
          <w:szCs w:val="30"/>
        </w:rPr>
        <w:t>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3</w:t>
      </w:r>
      <w:r>
        <w:rPr>
          <w:rFonts w:hint="eastAsia" w:ascii="仿宋_GB2312" w:hAnsi="Calibri" w:eastAsia="仿宋_GB2312"/>
          <w:sz w:val="30"/>
          <w:szCs w:val="30"/>
        </w:rPr>
        <w:t>表</w:t>
      </w:r>
      <w:r>
        <w:rPr>
          <w:rFonts w:ascii="仿宋_GB2312" w:hAnsi="Calibri" w:eastAsia="仿宋_GB2312"/>
          <w:sz w:val="30"/>
          <w:szCs w:val="30"/>
        </w:rPr>
        <w:t>10行9</w:t>
      </w:r>
      <w:r>
        <w:rPr>
          <w:rFonts w:hint="eastAsia" w:ascii="仿宋_GB2312" w:hAnsi="Calibri" w:eastAsia="仿宋_GB2312"/>
          <w:sz w:val="30"/>
          <w:szCs w:val="30"/>
        </w:rPr>
        <w:t>栏=财资0</w:t>
      </w:r>
      <w:r>
        <w:rPr>
          <w:rFonts w:ascii="仿宋_GB2312" w:hAnsi="Calibri" w:eastAsia="仿宋_GB2312"/>
          <w:sz w:val="30"/>
          <w:szCs w:val="30"/>
        </w:rPr>
        <w:t>1</w:t>
      </w:r>
      <w:r>
        <w:rPr>
          <w:rFonts w:hint="eastAsia" w:ascii="仿宋_GB2312" w:hAnsi="Calibri" w:eastAsia="仿宋_GB2312"/>
          <w:sz w:val="30"/>
          <w:szCs w:val="30"/>
        </w:rPr>
        <w:t>表</w:t>
      </w:r>
      <w:r>
        <w:rPr>
          <w:rFonts w:ascii="仿宋_GB2312" w:hAnsi="Calibri" w:eastAsia="仿宋_GB2312"/>
          <w:sz w:val="30"/>
          <w:szCs w:val="30"/>
        </w:rPr>
        <w:t>29</w:t>
      </w:r>
      <w:r>
        <w:rPr>
          <w:rFonts w:hint="eastAsia" w:ascii="仿宋_GB2312" w:hAnsi="Calibri" w:eastAsia="仿宋_GB2312"/>
          <w:sz w:val="30"/>
          <w:szCs w:val="30"/>
        </w:rPr>
        <w:t>行</w:t>
      </w:r>
      <w:r>
        <w:rPr>
          <w:rFonts w:ascii="仿宋_GB2312" w:hAnsi="Calibri" w:eastAsia="仿宋_GB2312"/>
          <w:sz w:val="30"/>
          <w:szCs w:val="30"/>
        </w:rPr>
        <w:t>2</w:t>
      </w:r>
      <w:r>
        <w:rPr>
          <w:rFonts w:hint="eastAsia" w:ascii="仿宋_GB2312" w:hAnsi="Calibri" w:eastAsia="仿宋_GB2312"/>
          <w:sz w:val="30"/>
          <w:szCs w:val="30"/>
        </w:rPr>
        <w:t>栏；</w:t>
      </w:r>
    </w:p>
    <w:p>
      <w:pPr>
        <w:numPr>
          <w:ilvl w:val="0"/>
          <w:numId w:val="6"/>
        </w:numPr>
        <w:spacing w:line="560" w:lineRule="exact"/>
      </w:pPr>
      <w:r>
        <w:rPr>
          <w:rFonts w:hint="eastAsia" w:ascii="仿宋_GB2312" w:hAnsi="Calibri" w:eastAsia="仿宋_GB2312"/>
          <w:sz w:val="30"/>
          <w:szCs w:val="30"/>
        </w:rPr>
        <w:t>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1</w:t>
      </w:r>
      <w:r>
        <w:rPr>
          <w:rFonts w:hint="eastAsia" w:ascii="仿宋_GB2312" w:hAnsi="Calibri" w:eastAsia="仿宋_GB2312"/>
          <w:sz w:val="30"/>
          <w:szCs w:val="30"/>
        </w:rPr>
        <w:t>表1行</w:t>
      </w:r>
      <w:r>
        <w:rPr>
          <w:rFonts w:ascii="仿宋_GB2312" w:hAnsi="Calibri" w:eastAsia="仿宋_GB2312"/>
          <w:sz w:val="30"/>
          <w:szCs w:val="30"/>
        </w:rPr>
        <w:t>10</w:t>
      </w:r>
      <w:r>
        <w:rPr>
          <w:rFonts w:hint="eastAsia" w:ascii="仿宋_GB2312" w:hAnsi="Calibri" w:eastAsia="仿宋_GB2312"/>
          <w:sz w:val="30"/>
          <w:szCs w:val="30"/>
        </w:rPr>
        <w:t>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2</w:t>
      </w:r>
      <w:r>
        <w:rPr>
          <w:rFonts w:hint="eastAsia" w:ascii="仿宋_GB2312" w:hAnsi="Calibri" w:eastAsia="仿宋_GB2312"/>
          <w:sz w:val="30"/>
          <w:szCs w:val="30"/>
        </w:rPr>
        <w:t>表1行</w:t>
      </w:r>
      <w:r>
        <w:rPr>
          <w:rFonts w:ascii="仿宋_GB2312" w:hAnsi="Calibri" w:eastAsia="仿宋_GB2312"/>
          <w:sz w:val="30"/>
          <w:szCs w:val="30"/>
        </w:rPr>
        <w:t>10</w:t>
      </w:r>
      <w:r>
        <w:rPr>
          <w:rFonts w:hint="eastAsia" w:ascii="仿宋_GB2312" w:hAnsi="Calibri" w:eastAsia="仿宋_GB2312"/>
          <w:sz w:val="30"/>
          <w:szCs w:val="30"/>
        </w:rPr>
        <w:t>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3</w:t>
      </w:r>
      <w:r>
        <w:rPr>
          <w:rFonts w:hint="eastAsia" w:ascii="仿宋_GB2312" w:hAnsi="Calibri" w:eastAsia="仿宋_GB2312"/>
          <w:sz w:val="30"/>
          <w:szCs w:val="30"/>
        </w:rPr>
        <w:t>表1行</w:t>
      </w:r>
      <w:r>
        <w:rPr>
          <w:rFonts w:ascii="仿宋_GB2312" w:hAnsi="Calibri" w:eastAsia="仿宋_GB2312"/>
          <w:sz w:val="30"/>
          <w:szCs w:val="30"/>
        </w:rPr>
        <w:t>10</w:t>
      </w:r>
      <w:r>
        <w:rPr>
          <w:rFonts w:hint="eastAsia" w:ascii="仿宋_GB2312" w:hAnsi="Calibri" w:eastAsia="仿宋_GB2312"/>
          <w:sz w:val="30"/>
          <w:szCs w:val="30"/>
        </w:rPr>
        <w:t>栏+财资1</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3</w:t>
      </w:r>
      <w:r>
        <w:rPr>
          <w:rFonts w:hint="eastAsia" w:ascii="仿宋_GB2312" w:hAnsi="Calibri" w:eastAsia="仿宋_GB2312"/>
          <w:sz w:val="30"/>
          <w:szCs w:val="30"/>
        </w:rPr>
        <w:t>表</w:t>
      </w:r>
      <w:r>
        <w:rPr>
          <w:rFonts w:ascii="仿宋_GB2312" w:hAnsi="Calibri" w:eastAsia="仿宋_GB2312"/>
          <w:sz w:val="30"/>
          <w:szCs w:val="30"/>
        </w:rPr>
        <w:t>10行10</w:t>
      </w:r>
      <w:r>
        <w:rPr>
          <w:rFonts w:hint="eastAsia" w:ascii="仿宋_GB2312" w:hAnsi="Calibri" w:eastAsia="仿宋_GB2312"/>
          <w:sz w:val="30"/>
          <w:szCs w:val="30"/>
        </w:rPr>
        <w:t>栏=财资0</w:t>
      </w:r>
      <w:r>
        <w:rPr>
          <w:rFonts w:ascii="仿宋_GB2312" w:hAnsi="Calibri" w:eastAsia="仿宋_GB2312"/>
          <w:sz w:val="30"/>
          <w:szCs w:val="30"/>
        </w:rPr>
        <w:t>1</w:t>
      </w:r>
      <w:r>
        <w:rPr>
          <w:rFonts w:hint="eastAsia" w:ascii="仿宋_GB2312" w:hAnsi="Calibri" w:eastAsia="仿宋_GB2312"/>
          <w:sz w:val="30"/>
          <w:szCs w:val="30"/>
        </w:rPr>
        <w:t>表3</w:t>
      </w:r>
      <w:r>
        <w:rPr>
          <w:rFonts w:ascii="仿宋_GB2312" w:hAnsi="Calibri" w:eastAsia="仿宋_GB2312"/>
          <w:sz w:val="30"/>
          <w:szCs w:val="30"/>
        </w:rPr>
        <w:t>0</w:t>
      </w:r>
      <w:r>
        <w:rPr>
          <w:rFonts w:hint="eastAsia" w:ascii="仿宋_GB2312" w:hAnsi="Calibri" w:eastAsia="仿宋_GB2312"/>
          <w:sz w:val="30"/>
          <w:szCs w:val="30"/>
        </w:rPr>
        <w:t>行</w:t>
      </w:r>
      <w:r>
        <w:rPr>
          <w:rFonts w:ascii="仿宋_GB2312" w:hAnsi="Calibri" w:eastAsia="仿宋_GB2312"/>
          <w:sz w:val="30"/>
          <w:szCs w:val="30"/>
        </w:rPr>
        <w:t>2</w:t>
      </w:r>
      <w:r>
        <w:rPr>
          <w:rFonts w:hint="eastAsia" w:ascii="仿宋_GB2312" w:hAnsi="Calibri" w:eastAsia="仿宋_GB2312"/>
          <w:sz w:val="30"/>
          <w:szCs w:val="30"/>
        </w:rPr>
        <w:t>栏。</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核实性公式：</w:t>
      </w:r>
    </w:p>
    <w:p>
      <w:pPr>
        <w:pStyle w:val="6"/>
        <w:numPr>
          <w:ilvl w:val="0"/>
          <w:numId w:val="6"/>
        </w:numPr>
        <w:spacing w:line="560" w:lineRule="exact"/>
        <w:ind w:firstLineChars="0"/>
        <w:rPr>
          <w:rFonts w:hAnsi="仿宋"/>
          <w:sz w:val="30"/>
          <w:szCs w:val="30"/>
        </w:rPr>
      </w:pPr>
      <w:r>
        <w:rPr>
          <w:rFonts w:hint="eastAsia" w:hAnsi="仿宋"/>
          <w:sz w:val="30"/>
          <w:szCs w:val="30"/>
        </w:rPr>
        <w:t>（2~</w:t>
      </w:r>
      <w:r>
        <w:rPr>
          <w:rFonts w:hAnsi="仿宋"/>
          <w:sz w:val="30"/>
          <w:szCs w:val="30"/>
        </w:rPr>
        <w:t>9</w:t>
      </w:r>
      <w:r>
        <w:rPr>
          <w:rFonts w:hint="eastAsia" w:hAnsi="仿宋"/>
          <w:sz w:val="30"/>
          <w:szCs w:val="30"/>
        </w:rPr>
        <w:t>）行2、7栏&gt;</w:t>
      </w:r>
      <w:r>
        <w:rPr>
          <w:rFonts w:hAnsi="仿宋"/>
          <w:sz w:val="30"/>
          <w:szCs w:val="30"/>
        </w:rPr>
        <w:t>0,</w:t>
      </w:r>
      <w:r>
        <w:rPr>
          <w:rFonts w:hint="eastAsia" w:hAnsi="仿宋"/>
          <w:sz w:val="30"/>
          <w:szCs w:val="30"/>
        </w:rPr>
        <w:t>则（2~</w:t>
      </w:r>
      <w:r>
        <w:rPr>
          <w:rFonts w:hAnsi="仿宋"/>
          <w:sz w:val="30"/>
          <w:szCs w:val="30"/>
        </w:rPr>
        <w:t>9</w:t>
      </w:r>
      <w:r>
        <w:rPr>
          <w:rFonts w:hint="eastAsia" w:hAnsi="仿宋"/>
          <w:sz w:val="30"/>
          <w:szCs w:val="30"/>
        </w:rPr>
        <w:t>）行</w:t>
      </w:r>
      <w:r>
        <w:rPr>
          <w:rFonts w:hAnsi="仿宋"/>
          <w:sz w:val="30"/>
          <w:szCs w:val="30"/>
        </w:rPr>
        <w:t>3</w:t>
      </w:r>
      <w:r>
        <w:rPr>
          <w:rFonts w:hint="eastAsia" w:hAnsi="仿宋"/>
          <w:sz w:val="30"/>
          <w:szCs w:val="30"/>
        </w:rPr>
        <w:t>、</w:t>
      </w:r>
      <w:r>
        <w:rPr>
          <w:rFonts w:hAnsi="仿宋"/>
          <w:sz w:val="30"/>
          <w:szCs w:val="30"/>
        </w:rPr>
        <w:t>8</w:t>
      </w:r>
      <w:r>
        <w:rPr>
          <w:rFonts w:hint="eastAsia" w:hAnsi="仿宋"/>
          <w:sz w:val="30"/>
          <w:szCs w:val="30"/>
        </w:rPr>
        <w:t>栏&gt;</w:t>
      </w:r>
      <w:r>
        <w:rPr>
          <w:rFonts w:hAnsi="仿宋"/>
          <w:sz w:val="30"/>
          <w:szCs w:val="30"/>
        </w:rPr>
        <w:t>0</w:t>
      </w:r>
      <w:r>
        <w:rPr>
          <w:rFonts w:hint="eastAsia" w:hAnsi="仿宋"/>
          <w:sz w:val="30"/>
          <w:szCs w:val="30"/>
        </w:rPr>
        <w:t>，否则提示核实性错误，需结合实际情况修改或填写情况说明；</w:t>
      </w:r>
    </w:p>
    <w:p>
      <w:pPr>
        <w:pStyle w:val="6"/>
        <w:numPr>
          <w:ilvl w:val="0"/>
          <w:numId w:val="6"/>
        </w:numPr>
        <w:spacing w:line="560" w:lineRule="exact"/>
        <w:ind w:firstLineChars="0"/>
      </w:pPr>
      <w:r>
        <w:rPr>
          <w:rFonts w:hint="eastAsia" w:hAnsi="仿宋"/>
          <w:sz w:val="30"/>
          <w:szCs w:val="30"/>
        </w:rPr>
        <w:t>（2~</w:t>
      </w:r>
      <w:r>
        <w:rPr>
          <w:rFonts w:hAnsi="仿宋"/>
          <w:sz w:val="30"/>
          <w:szCs w:val="30"/>
        </w:rPr>
        <w:t>9</w:t>
      </w:r>
      <w:r>
        <w:rPr>
          <w:rFonts w:hint="eastAsia" w:hAnsi="仿宋"/>
          <w:sz w:val="30"/>
          <w:szCs w:val="30"/>
        </w:rPr>
        <w:t>）行</w:t>
      </w:r>
      <w:r>
        <w:rPr>
          <w:rFonts w:hAnsi="仿宋"/>
          <w:sz w:val="30"/>
          <w:szCs w:val="30"/>
        </w:rPr>
        <w:t>3</w:t>
      </w:r>
      <w:r>
        <w:rPr>
          <w:rFonts w:hint="eastAsia" w:hAnsi="仿宋"/>
          <w:sz w:val="30"/>
          <w:szCs w:val="30"/>
        </w:rPr>
        <w:t>、</w:t>
      </w:r>
      <w:r>
        <w:rPr>
          <w:rFonts w:hAnsi="仿宋"/>
          <w:sz w:val="30"/>
          <w:szCs w:val="30"/>
        </w:rPr>
        <w:t>8</w:t>
      </w:r>
      <w:r>
        <w:rPr>
          <w:rFonts w:hint="eastAsia" w:hAnsi="仿宋"/>
          <w:sz w:val="30"/>
          <w:szCs w:val="30"/>
        </w:rPr>
        <w:t>栏&gt;</w:t>
      </w:r>
      <w:r>
        <w:rPr>
          <w:rFonts w:hAnsi="仿宋"/>
          <w:sz w:val="30"/>
          <w:szCs w:val="30"/>
        </w:rPr>
        <w:t>0,</w:t>
      </w:r>
      <w:r>
        <w:rPr>
          <w:rFonts w:hint="eastAsia" w:hAnsi="仿宋"/>
          <w:sz w:val="30"/>
          <w:szCs w:val="30"/>
        </w:rPr>
        <w:t>则（2~</w:t>
      </w:r>
      <w:r>
        <w:rPr>
          <w:rFonts w:hAnsi="仿宋"/>
          <w:sz w:val="30"/>
          <w:szCs w:val="30"/>
        </w:rPr>
        <w:t>9</w:t>
      </w:r>
      <w:r>
        <w:rPr>
          <w:rFonts w:hint="eastAsia" w:hAnsi="仿宋"/>
          <w:sz w:val="30"/>
          <w:szCs w:val="30"/>
        </w:rPr>
        <w:t>）行2、7栏&gt;</w:t>
      </w:r>
      <w:r>
        <w:rPr>
          <w:rFonts w:hAnsi="仿宋"/>
          <w:sz w:val="30"/>
          <w:szCs w:val="30"/>
        </w:rPr>
        <w:t>0</w:t>
      </w:r>
      <w:r>
        <w:rPr>
          <w:rFonts w:hint="eastAsia" w:hAnsi="仿宋"/>
          <w:sz w:val="30"/>
          <w:szCs w:val="30"/>
        </w:rPr>
        <w:t>，否则提示核实性错误，需结合实际情况修改或填写情况说明；</w:t>
      </w:r>
    </w:p>
    <w:p>
      <w:pPr>
        <w:pStyle w:val="6"/>
        <w:numPr>
          <w:ilvl w:val="0"/>
          <w:numId w:val="6"/>
        </w:numPr>
        <w:spacing w:line="560" w:lineRule="exact"/>
        <w:ind w:firstLineChars="0"/>
        <w:rPr>
          <w:rFonts w:hAnsi="仿宋"/>
          <w:sz w:val="30"/>
          <w:szCs w:val="30"/>
        </w:rPr>
      </w:pPr>
      <w:r>
        <w:rPr>
          <w:rFonts w:hAnsi="仿宋"/>
          <w:sz w:val="30"/>
          <w:szCs w:val="30"/>
        </w:rPr>
        <w:t>2~9</w:t>
      </w:r>
      <w:r>
        <w:rPr>
          <w:rFonts w:hint="eastAsia" w:hAnsi="仿宋"/>
          <w:sz w:val="30"/>
          <w:szCs w:val="30"/>
        </w:rPr>
        <w:t>行</w:t>
      </w:r>
      <w:r>
        <w:rPr>
          <w:rFonts w:hAnsi="仿宋"/>
          <w:sz w:val="30"/>
          <w:szCs w:val="30"/>
        </w:rPr>
        <w:t>|6</w:t>
      </w:r>
      <w:r>
        <w:rPr>
          <w:rFonts w:hint="eastAsia" w:hAnsi="仿宋"/>
          <w:sz w:val="30"/>
          <w:szCs w:val="30"/>
        </w:rPr>
        <w:t>栏</w:t>
      </w:r>
      <w:r>
        <w:rPr>
          <w:rFonts w:hAnsi="仿宋"/>
          <w:sz w:val="30"/>
          <w:szCs w:val="30"/>
        </w:rPr>
        <w:t>-1</w:t>
      </w:r>
      <w:r>
        <w:rPr>
          <w:rFonts w:hint="eastAsia" w:hAnsi="仿宋"/>
          <w:sz w:val="30"/>
          <w:szCs w:val="30"/>
        </w:rPr>
        <w:t>栏</w:t>
      </w:r>
      <w:r>
        <w:rPr>
          <w:rFonts w:hAnsi="仿宋"/>
          <w:sz w:val="30"/>
          <w:szCs w:val="30"/>
        </w:rPr>
        <w:t>|/1</w:t>
      </w:r>
      <w:r>
        <w:rPr>
          <w:rFonts w:hint="eastAsia" w:hAnsi="仿宋"/>
          <w:sz w:val="30"/>
          <w:szCs w:val="30"/>
        </w:rPr>
        <w:t>栏</w:t>
      </w:r>
      <w:r>
        <w:rPr>
          <w:rFonts w:hAnsi="仿宋"/>
          <w:sz w:val="30"/>
          <w:szCs w:val="30"/>
        </w:rPr>
        <w:t>&gt;20%</w:t>
      </w:r>
      <w:r>
        <w:rPr>
          <w:rFonts w:hint="eastAsia" w:hAnsi="仿宋"/>
          <w:sz w:val="30"/>
          <w:szCs w:val="30"/>
        </w:rPr>
        <w:t>（负有管理维护职责数量期末数与期初数增减变动超过</w:t>
      </w:r>
      <w:r>
        <w:rPr>
          <w:rFonts w:hAnsi="仿宋"/>
          <w:sz w:val="30"/>
          <w:szCs w:val="30"/>
        </w:rPr>
        <w:t>20%</w:t>
      </w:r>
      <w:r>
        <w:rPr>
          <w:rFonts w:hint="eastAsia" w:hAnsi="仿宋"/>
          <w:sz w:val="30"/>
          <w:szCs w:val="30"/>
        </w:rPr>
        <w:t>进行提示）</w:t>
      </w:r>
      <w:r>
        <w:rPr>
          <w:rFonts w:hAnsi="仿宋"/>
          <w:sz w:val="30"/>
          <w:szCs w:val="30"/>
        </w:rPr>
        <w:t>,</w:t>
      </w:r>
      <w:r>
        <w:rPr>
          <w:rFonts w:hint="eastAsia" w:hAnsi="仿宋"/>
          <w:sz w:val="30"/>
          <w:szCs w:val="30"/>
        </w:rPr>
        <w:t>提示核实性错误，需结合实际情况修改或填写情况说明；</w:t>
      </w:r>
    </w:p>
    <w:p>
      <w:pPr>
        <w:pStyle w:val="6"/>
        <w:numPr>
          <w:ilvl w:val="0"/>
          <w:numId w:val="6"/>
        </w:numPr>
        <w:spacing w:line="560" w:lineRule="exact"/>
        <w:ind w:firstLineChars="0"/>
        <w:rPr>
          <w:rFonts w:hAnsi="仿宋"/>
          <w:sz w:val="30"/>
          <w:szCs w:val="30"/>
        </w:rPr>
      </w:pPr>
      <w:r>
        <w:rPr>
          <w:rFonts w:hAnsi="仿宋"/>
          <w:sz w:val="30"/>
          <w:szCs w:val="30"/>
        </w:rPr>
        <w:t>2~9</w:t>
      </w:r>
      <w:r>
        <w:rPr>
          <w:rFonts w:hint="eastAsia" w:hAnsi="仿宋"/>
          <w:sz w:val="30"/>
          <w:szCs w:val="30"/>
        </w:rPr>
        <w:t>行</w:t>
      </w:r>
      <w:r>
        <w:rPr>
          <w:rFonts w:hAnsi="仿宋"/>
          <w:sz w:val="30"/>
          <w:szCs w:val="30"/>
        </w:rPr>
        <w:t>|7</w:t>
      </w:r>
      <w:r>
        <w:rPr>
          <w:rFonts w:hint="eastAsia" w:hAnsi="仿宋"/>
          <w:sz w:val="30"/>
          <w:szCs w:val="30"/>
        </w:rPr>
        <w:t>栏</w:t>
      </w:r>
      <w:r>
        <w:rPr>
          <w:rFonts w:hAnsi="仿宋"/>
          <w:sz w:val="30"/>
          <w:szCs w:val="30"/>
        </w:rPr>
        <w:t>-2</w:t>
      </w:r>
      <w:r>
        <w:rPr>
          <w:rFonts w:hint="eastAsia" w:hAnsi="仿宋"/>
          <w:sz w:val="30"/>
          <w:szCs w:val="30"/>
        </w:rPr>
        <w:t>栏</w:t>
      </w:r>
      <w:r>
        <w:rPr>
          <w:rFonts w:hAnsi="仿宋"/>
          <w:sz w:val="30"/>
          <w:szCs w:val="30"/>
        </w:rPr>
        <w:t>|/2</w:t>
      </w:r>
      <w:r>
        <w:rPr>
          <w:rFonts w:hint="eastAsia" w:hAnsi="仿宋"/>
          <w:sz w:val="30"/>
          <w:szCs w:val="30"/>
        </w:rPr>
        <w:t>栏</w:t>
      </w:r>
      <w:r>
        <w:rPr>
          <w:rFonts w:hAnsi="仿宋"/>
          <w:sz w:val="30"/>
          <w:szCs w:val="30"/>
        </w:rPr>
        <w:t>&gt;20%</w:t>
      </w:r>
      <w:r>
        <w:rPr>
          <w:rFonts w:hint="eastAsia" w:hAnsi="仿宋"/>
          <w:sz w:val="30"/>
          <w:szCs w:val="30"/>
        </w:rPr>
        <w:t>（账面数量期末数与期初数增减变动超过</w:t>
      </w:r>
      <w:r>
        <w:rPr>
          <w:rFonts w:hAnsi="仿宋"/>
          <w:sz w:val="30"/>
          <w:szCs w:val="30"/>
        </w:rPr>
        <w:t>20%</w:t>
      </w:r>
      <w:r>
        <w:rPr>
          <w:rFonts w:hint="eastAsia" w:hAnsi="仿宋"/>
          <w:sz w:val="30"/>
          <w:szCs w:val="30"/>
        </w:rPr>
        <w:t>进行提示）</w:t>
      </w:r>
      <w:r>
        <w:rPr>
          <w:rFonts w:hAnsi="仿宋"/>
          <w:sz w:val="30"/>
          <w:szCs w:val="30"/>
        </w:rPr>
        <w:t>,</w:t>
      </w:r>
      <w:r>
        <w:rPr>
          <w:rFonts w:hint="eastAsia" w:hAnsi="仿宋"/>
          <w:sz w:val="30"/>
          <w:szCs w:val="30"/>
        </w:rPr>
        <w:t>提示核实性错误，需结合实际情况修改或填写情况说明；</w:t>
      </w:r>
    </w:p>
    <w:p>
      <w:pPr>
        <w:pStyle w:val="6"/>
        <w:numPr>
          <w:ilvl w:val="0"/>
          <w:numId w:val="6"/>
        </w:numPr>
        <w:spacing w:line="560" w:lineRule="exact"/>
        <w:ind w:firstLineChars="0"/>
        <w:rPr>
          <w:rFonts w:hAnsi="仿宋"/>
          <w:sz w:val="30"/>
          <w:szCs w:val="30"/>
        </w:rPr>
      </w:pPr>
      <w:r>
        <w:rPr>
          <w:rFonts w:hAnsi="仿宋"/>
          <w:sz w:val="30"/>
          <w:szCs w:val="30"/>
        </w:rPr>
        <w:t>1</w:t>
      </w:r>
      <w:r>
        <w:rPr>
          <w:rFonts w:hint="eastAsia" w:hAnsi="仿宋"/>
          <w:sz w:val="30"/>
          <w:szCs w:val="30"/>
        </w:rPr>
        <w:t>行、</w:t>
      </w:r>
      <w:r>
        <w:rPr>
          <w:rFonts w:hAnsi="仿宋"/>
          <w:sz w:val="30"/>
          <w:szCs w:val="30"/>
        </w:rPr>
        <w:t>10</w:t>
      </w:r>
      <w:r>
        <w:rPr>
          <w:rFonts w:hint="eastAsia" w:hAnsi="仿宋"/>
          <w:sz w:val="30"/>
          <w:szCs w:val="30"/>
        </w:rPr>
        <w:t>行|</w:t>
      </w:r>
      <w:r>
        <w:rPr>
          <w:rFonts w:hAnsi="仿宋"/>
          <w:sz w:val="30"/>
          <w:szCs w:val="30"/>
        </w:rPr>
        <w:t>8</w:t>
      </w:r>
      <w:r>
        <w:rPr>
          <w:rFonts w:hint="eastAsia" w:hAnsi="仿宋"/>
          <w:sz w:val="30"/>
          <w:szCs w:val="30"/>
        </w:rPr>
        <w:t>栏-</w:t>
      </w:r>
      <w:r>
        <w:rPr>
          <w:rFonts w:hAnsi="仿宋"/>
          <w:sz w:val="30"/>
          <w:szCs w:val="30"/>
        </w:rPr>
        <w:t>3</w:t>
      </w:r>
      <w:r>
        <w:rPr>
          <w:rFonts w:hint="eastAsia" w:hAnsi="仿宋"/>
          <w:sz w:val="30"/>
          <w:szCs w:val="30"/>
        </w:rPr>
        <w:t>栏|/</w:t>
      </w:r>
      <w:r>
        <w:rPr>
          <w:rFonts w:hAnsi="仿宋"/>
          <w:sz w:val="30"/>
          <w:szCs w:val="30"/>
        </w:rPr>
        <w:t>3</w:t>
      </w:r>
      <w:r>
        <w:rPr>
          <w:rFonts w:hint="eastAsia" w:hAnsi="仿宋"/>
          <w:sz w:val="30"/>
          <w:szCs w:val="30"/>
        </w:rPr>
        <w:t>栏&gt;20%（账面原值年末数与年初数增减变动超过20%进行提示）,提示核实性错误，需结合实际情况修改或填写情况说明。</w:t>
      </w:r>
    </w:p>
    <w:p>
      <w:pPr>
        <w:pStyle w:val="2"/>
        <w:spacing w:line="560" w:lineRule="exact"/>
        <w:rPr>
          <w:b/>
          <w:color w:val="auto"/>
        </w:rPr>
      </w:pPr>
      <w:r>
        <w:rPr>
          <w:rFonts w:hint="eastAsia"/>
          <w:color w:val="auto"/>
        </w:rPr>
        <w:t>十六、政府储备物资情况表（财资1</w:t>
      </w:r>
      <w:r>
        <w:rPr>
          <w:color w:val="auto"/>
        </w:rPr>
        <w:t>3</w:t>
      </w:r>
      <w:r>
        <w:rPr>
          <w:rFonts w:hint="eastAsia"/>
          <w:color w:val="auto"/>
        </w:rPr>
        <w:t>表）</w:t>
      </w:r>
      <w:r>
        <w:rPr>
          <w:color w:val="auto"/>
        </w:rPr>
        <w:t xml:space="preserve"> </w:t>
      </w:r>
    </w:p>
    <w:p>
      <w:pPr>
        <w:adjustRightInd w:val="0"/>
        <w:snapToGrid w:val="0"/>
        <w:spacing w:line="560" w:lineRule="exact"/>
        <w:ind w:firstLine="600" w:firstLineChars="200"/>
        <w:rPr>
          <w:rFonts w:ascii="仿宋_GB2312" w:hAnsi="宋体" w:eastAsia="仿宋_GB2312"/>
          <w:bCs/>
          <w:sz w:val="30"/>
          <w:szCs w:val="30"/>
        </w:rPr>
      </w:pPr>
      <w:r>
        <w:rPr>
          <w:rFonts w:hint="eastAsia" w:ascii="仿宋_GB2312" w:hAnsi="宋体" w:eastAsia="仿宋_GB2312"/>
          <w:bCs/>
          <w:sz w:val="30"/>
          <w:szCs w:val="30"/>
        </w:rPr>
        <w:t>本表反映的是执行政府会计准则制度的行政事业单位管理的政府储备物资的账面期初、期末情况，原则上本表数据由行政事业单位根据本单位财务账填报。</w:t>
      </w:r>
    </w:p>
    <w:p>
      <w:pPr>
        <w:adjustRightInd w:val="0"/>
        <w:snapToGrid w:val="0"/>
        <w:spacing w:line="560" w:lineRule="exact"/>
        <w:ind w:firstLine="600" w:firstLineChars="200"/>
        <w:rPr>
          <w:rFonts w:ascii="仿宋_GB2312" w:hAnsi="宋体" w:eastAsia="仿宋_GB2312"/>
          <w:sz w:val="30"/>
          <w:szCs w:val="30"/>
        </w:rPr>
      </w:pPr>
      <w:r>
        <w:rPr>
          <w:rFonts w:hint="eastAsia" w:ascii="仿宋_GB2312" w:hAnsi="楷体" w:eastAsia="仿宋_GB2312"/>
          <w:bCs/>
          <w:sz w:val="30"/>
          <w:szCs w:val="30"/>
        </w:rPr>
        <w:t>政府储备物资。</w:t>
      </w:r>
      <w:r>
        <w:rPr>
          <w:rFonts w:hint="eastAsia" w:ascii="仿宋_GB2312" w:hAnsi="宋体" w:eastAsia="仿宋_GB2312"/>
          <w:bCs/>
          <w:sz w:val="30"/>
          <w:szCs w:val="30"/>
        </w:rPr>
        <w:t>是指</w:t>
      </w:r>
      <w:r>
        <w:rPr>
          <w:rFonts w:hint="eastAsia" w:ascii="仿宋_GB2312" w:hAnsi="宋体" w:eastAsia="仿宋_GB2312"/>
          <w:sz w:val="30"/>
          <w:szCs w:val="30"/>
        </w:rPr>
        <w:t>为满足实施国家安全与发展战略、进行抗灾救灾、应对公共突发事件等特定公共需求而控制的资产，按照国家政府储备资产相关政策填写，主要包括粮食等农产品和农资储备、能源储备、矿产品原材料储备、应急专用物资储备，不包括企业受托代储的政府储备物资和商业储备资产（即政府部门对该项储备资产无所有权，仅对其进行贴息等）。</w:t>
      </w:r>
    </w:p>
    <w:p>
      <w:pPr>
        <w:spacing w:line="560" w:lineRule="exact"/>
        <w:ind w:firstLine="576" w:firstLineChars="192"/>
        <w:rPr>
          <w:rFonts w:ascii="仿宋_GB2312" w:eastAsia="仿宋_GB2312"/>
          <w:sz w:val="30"/>
          <w:szCs w:val="30"/>
        </w:rPr>
      </w:pPr>
      <w:r>
        <w:rPr>
          <w:rFonts w:hint="eastAsia" w:ascii="仿宋_GB2312" w:hAnsi="黑体" w:eastAsia="仿宋_GB2312"/>
          <w:sz w:val="30"/>
          <w:szCs w:val="30"/>
        </w:rPr>
        <w:t>政府储备物资计价方式。</w:t>
      </w:r>
      <w:r>
        <w:rPr>
          <w:rFonts w:hint="eastAsia" w:ascii="仿宋_GB2312" w:hAnsi="宋体" w:eastAsia="仿宋_GB2312"/>
          <w:sz w:val="30"/>
          <w:szCs w:val="30"/>
        </w:rPr>
        <w:t>政府储备物资的登记入账核算按照《政府会计制度——行政事业单位会计科目和报表》、《政府会计准则第6号——政府储备物资》的规定执行。政</w:t>
      </w:r>
      <w:r>
        <w:rPr>
          <w:rFonts w:hint="eastAsia" w:ascii="仿宋_GB2312" w:hAnsi="宋体" w:eastAsia="仿宋_GB2312"/>
          <w:bCs/>
          <w:sz w:val="30"/>
          <w:szCs w:val="30"/>
        </w:rPr>
        <w:t>府储备物资报</w:t>
      </w:r>
      <w:r>
        <w:rPr>
          <w:rFonts w:hint="eastAsia" w:ascii="仿宋_GB2312" w:hAnsi="宋体" w:eastAsia="仿宋_GB2312"/>
          <w:sz w:val="30"/>
          <w:szCs w:val="30"/>
        </w:rPr>
        <w:t>表原则上按照账面价值进行计价。对于应当确认为政府储备物资，但已确认为存货、固定资产等其他资产的，应当将该资产按其账面价值在政府储备物资报表进行反映。没有账面价值的,按照下列原则确定其初始入账成本：一是可以取得相关原始凭据的，其成本按照有关原始凭据注明的金额确定；二是没有相关凭据可供取得，但按规定经过资产评估的，其成本按照评估价值确定；三是没有相关凭据可供取得、也未经资产评估</w:t>
      </w:r>
      <w:r>
        <w:rPr>
          <w:rFonts w:hint="eastAsia" w:ascii="仿宋_GB2312" w:eastAsia="仿宋_GB2312"/>
          <w:sz w:val="30"/>
          <w:szCs w:val="30"/>
        </w:rPr>
        <w:t>的，其成本按照重置成本确定。</w:t>
      </w:r>
    </w:p>
    <w:p>
      <w:pPr>
        <w:spacing w:line="560" w:lineRule="exact"/>
        <w:ind w:firstLine="578" w:firstLineChars="192"/>
        <w:rPr>
          <w:rFonts w:ascii="仿宋_GB2312" w:eastAsia="仿宋_GB2312"/>
          <w:b/>
          <w:bCs/>
          <w:sz w:val="30"/>
          <w:szCs w:val="30"/>
        </w:rPr>
      </w:pPr>
      <w:r>
        <w:rPr>
          <w:rFonts w:hint="eastAsia" w:ascii="仿宋_GB2312" w:eastAsia="仿宋_GB2312"/>
          <w:b/>
          <w:bCs/>
          <w:sz w:val="30"/>
          <w:szCs w:val="30"/>
        </w:rPr>
        <w:t>主要指标说明：</w:t>
      </w:r>
    </w:p>
    <w:p>
      <w:pPr>
        <w:adjustRightInd w:val="0"/>
        <w:snapToGrid w:val="0"/>
        <w:spacing w:line="560" w:lineRule="exact"/>
        <w:rPr>
          <w:rFonts w:ascii="仿宋_GB2312" w:hAnsi="宋体" w:eastAsia="仿宋_GB2312"/>
          <w:bCs/>
          <w:sz w:val="30"/>
          <w:szCs w:val="30"/>
        </w:rPr>
      </w:pPr>
      <w:r>
        <w:rPr>
          <w:rFonts w:hint="eastAsia" w:ascii="仿宋_GB2312" w:hAnsi="宋体" w:eastAsia="仿宋_GB2312"/>
          <w:bCs/>
          <w:sz w:val="30"/>
          <w:szCs w:val="30"/>
        </w:rPr>
        <w:t xml:space="preserve">    1. 粮食等农产品和农资储备。包括粮食、棉花、食糖、肉类、食盐、边销茶、生丝、化肥、农药和救灾备荒种子等。由各级负责储备的管理部门（单位）填报。</w:t>
      </w:r>
    </w:p>
    <w:p>
      <w:pPr>
        <w:adjustRightInd w:val="0"/>
        <w:snapToGrid w:val="0"/>
        <w:spacing w:line="560" w:lineRule="exact"/>
        <w:ind w:firstLine="600" w:firstLineChars="200"/>
        <w:rPr>
          <w:rFonts w:ascii="仿宋_GB2312" w:hAnsi="宋体" w:eastAsia="仿宋_GB2312"/>
          <w:bCs/>
          <w:sz w:val="30"/>
          <w:szCs w:val="30"/>
        </w:rPr>
      </w:pPr>
      <w:r>
        <w:rPr>
          <w:rFonts w:hint="eastAsia" w:ascii="仿宋_GB2312" w:hAnsi="宋体" w:eastAsia="仿宋_GB2312"/>
          <w:bCs/>
          <w:sz w:val="30"/>
          <w:szCs w:val="30"/>
        </w:rPr>
        <w:t>2. 能源储备。由国家粮食和物资储备局和其他负责重要能源储备的部门（单位）填报。</w:t>
      </w:r>
    </w:p>
    <w:p>
      <w:pPr>
        <w:adjustRightInd w:val="0"/>
        <w:snapToGrid w:val="0"/>
        <w:spacing w:line="560" w:lineRule="exact"/>
        <w:ind w:firstLine="600" w:firstLineChars="200"/>
        <w:rPr>
          <w:rFonts w:ascii="仿宋_GB2312" w:hAnsi="宋体" w:eastAsia="仿宋_GB2312"/>
          <w:bCs/>
          <w:sz w:val="30"/>
          <w:szCs w:val="30"/>
        </w:rPr>
      </w:pPr>
      <w:r>
        <w:rPr>
          <w:rFonts w:hint="eastAsia" w:ascii="仿宋_GB2312" w:hAnsi="宋体" w:eastAsia="仿宋_GB2312"/>
          <w:bCs/>
          <w:sz w:val="30"/>
          <w:szCs w:val="30"/>
        </w:rPr>
        <w:t>3. 矿产品原材料储备。包括天然橡胶等。由国家粮食和物资储备局和其他负责矿产品原材料储备的部门（单位）填报。</w:t>
      </w:r>
    </w:p>
    <w:p>
      <w:pPr>
        <w:adjustRightInd w:val="0"/>
        <w:snapToGrid w:val="0"/>
        <w:spacing w:line="560" w:lineRule="exact"/>
        <w:ind w:firstLine="600" w:firstLineChars="200"/>
        <w:rPr>
          <w:rFonts w:ascii="仿宋_GB2312" w:hAnsi="宋体" w:eastAsia="仿宋_GB2312"/>
          <w:bCs/>
          <w:sz w:val="30"/>
          <w:szCs w:val="30"/>
        </w:rPr>
      </w:pPr>
      <w:r>
        <w:rPr>
          <w:rFonts w:hint="eastAsia" w:ascii="仿宋_GB2312" w:hAnsi="宋体" w:eastAsia="仿宋_GB2312"/>
          <w:bCs/>
          <w:sz w:val="30"/>
          <w:szCs w:val="30"/>
        </w:rPr>
        <w:t>4.</w:t>
      </w:r>
      <w:r>
        <w:rPr>
          <w:rFonts w:hint="eastAsia"/>
          <w:bCs/>
        </w:rPr>
        <w:t xml:space="preserve"> </w:t>
      </w:r>
      <w:r>
        <w:rPr>
          <w:rFonts w:hint="eastAsia" w:ascii="仿宋_GB2312" w:hAnsi="宋体" w:eastAsia="仿宋_GB2312"/>
          <w:bCs/>
          <w:sz w:val="30"/>
          <w:szCs w:val="30"/>
        </w:rPr>
        <w:t>应急专用物资储备。包括应急抢险救灾物资、医药、重大动物疫病应急物资、国防交通物资、国家区域性交通应急装备物资等。由各级负责储备的管理部门（单位）填报。</w:t>
      </w:r>
    </w:p>
    <w:p>
      <w:pPr>
        <w:snapToGrid w:val="0"/>
        <w:spacing w:line="560" w:lineRule="exact"/>
        <w:ind w:firstLine="600" w:firstLineChars="200"/>
        <w:rPr>
          <w:rFonts w:ascii="仿宋_GB2312" w:hAnsi="仿宋" w:eastAsia="仿宋_GB2312"/>
          <w:bCs/>
          <w:spacing w:val="6"/>
          <w:sz w:val="30"/>
          <w:szCs w:val="30"/>
        </w:rPr>
      </w:pPr>
      <w:r>
        <w:rPr>
          <w:rFonts w:hint="eastAsia" w:ascii="仿宋_GB2312" w:hAnsi="宋体" w:eastAsia="仿宋_GB2312"/>
          <w:bCs/>
          <w:sz w:val="30"/>
          <w:szCs w:val="30"/>
        </w:rPr>
        <w:t>5.</w:t>
      </w:r>
      <w:r>
        <w:rPr>
          <w:rFonts w:hint="eastAsia"/>
          <w:bCs/>
        </w:rPr>
        <w:t xml:space="preserve"> </w:t>
      </w:r>
      <w:r>
        <w:rPr>
          <w:rFonts w:hint="eastAsia" w:ascii="仿宋_GB2312" w:hAnsi="宋体" w:eastAsia="仿宋_GB2312"/>
          <w:bCs/>
          <w:sz w:val="30"/>
          <w:szCs w:val="30"/>
        </w:rPr>
        <w:t>政府储备物资资产报告工作涉及国家安全和秘密的，应当符合国家有关保密制度的规定和要求。</w:t>
      </w:r>
    </w:p>
    <w:p>
      <w:pPr>
        <w:snapToGrid w:val="0"/>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逻辑性审核公式：</w:t>
      </w:r>
    </w:p>
    <w:p>
      <w:pPr>
        <w:snapToGrid w:val="0"/>
        <w:spacing w:line="560" w:lineRule="exact"/>
        <w:ind w:firstLine="602" w:firstLineChars="200"/>
        <w:rPr>
          <w:rFonts w:ascii="仿宋_GB2312" w:hAnsi="仿宋" w:eastAsia="仿宋_GB2312"/>
          <w:b/>
          <w:sz w:val="30"/>
          <w:szCs w:val="30"/>
        </w:rPr>
      </w:pPr>
      <w:r>
        <w:rPr>
          <w:rFonts w:hint="eastAsia" w:ascii="仿宋_GB2312" w:hAnsi="仿宋" w:eastAsia="仿宋_GB2312"/>
          <w:b/>
          <w:sz w:val="30"/>
          <w:szCs w:val="30"/>
        </w:rPr>
        <w:t>表内公式：</w:t>
      </w:r>
      <w:bookmarkStart w:id="19" w:name="_Hlk22771444"/>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w:t>
      </w:r>
      <w:r>
        <w:rPr>
          <w:rFonts w:ascii="仿宋_GB2312" w:eastAsia="仿宋_GB2312"/>
          <w:sz w:val="30"/>
          <w:szCs w:val="30"/>
        </w:rPr>
        <w:t>1</w:t>
      </w:r>
      <w:r>
        <w:rPr>
          <w:rFonts w:hint="eastAsia" w:ascii="仿宋_GB2312" w:eastAsia="仿宋_GB2312"/>
          <w:sz w:val="30"/>
          <w:szCs w:val="30"/>
        </w:rPr>
        <w:t>~</w:t>
      </w:r>
      <w:r>
        <w:rPr>
          <w:rFonts w:ascii="仿宋_GB2312" w:eastAsia="仿宋_GB2312"/>
          <w:sz w:val="30"/>
          <w:szCs w:val="30"/>
        </w:rPr>
        <w:t>4</w:t>
      </w:r>
      <w:r>
        <w:rPr>
          <w:rFonts w:hint="eastAsia" w:ascii="仿宋_GB2312" w:eastAsia="仿宋_GB2312"/>
          <w:sz w:val="30"/>
          <w:szCs w:val="30"/>
        </w:rPr>
        <w:t>栏＝（2+</w:t>
      </w:r>
      <w:r>
        <w:rPr>
          <w:rFonts w:ascii="仿宋_GB2312" w:eastAsia="仿宋_GB2312"/>
          <w:sz w:val="30"/>
          <w:szCs w:val="30"/>
        </w:rPr>
        <w:t>13+14</w:t>
      </w:r>
      <w:r>
        <w:rPr>
          <w:rFonts w:hint="eastAsia" w:ascii="仿宋_GB2312" w:eastAsia="仿宋_GB2312"/>
          <w:sz w:val="30"/>
          <w:szCs w:val="30"/>
        </w:rPr>
        <w:t>+</w:t>
      </w:r>
      <w:r>
        <w:rPr>
          <w:rFonts w:ascii="仿宋_GB2312" w:eastAsia="仿宋_GB2312"/>
          <w:sz w:val="30"/>
          <w:szCs w:val="30"/>
        </w:rPr>
        <w:t>16</w:t>
      </w:r>
      <w:r>
        <w:rPr>
          <w:rFonts w:hint="eastAsia" w:ascii="仿宋_GB2312" w:eastAsia="仿宋_GB2312"/>
          <w:sz w:val="30"/>
          <w:szCs w:val="30"/>
        </w:rPr>
        <w:t>）行</w:t>
      </w:r>
      <w:r>
        <w:rPr>
          <w:rFonts w:ascii="仿宋_GB2312" w:eastAsia="仿宋_GB2312"/>
          <w:sz w:val="30"/>
          <w:szCs w:val="30"/>
        </w:rPr>
        <w:t>1</w:t>
      </w:r>
      <w:r>
        <w:rPr>
          <w:rFonts w:hint="eastAsia" w:ascii="仿宋_GB2312" w:eastAsia="仿宋_GB2312"/>
          <w:sz w:val="30"/>
          <w:szCs w:val="30"/>
        </w:rPr>
        <w:t>~</w:t>
      </w:r>
      <w:r>
        <w:rPr>
          <w:rFonts w:ascii="仿宋_GB2312" w:eastAsia="仿宋_GB2312"/>
          <w:sz w:val="30"/>
          <w:szCs w:val="30"/>
        </w:rPr>
        <w:t>4</w:t>
      </w:r>
      <w:r>
        <w:rPr>
          <w:rFonts w:hint="eastAsia" w:ascii="仿宋_GB2312" w:eastAsia="仿宋_GB2312"/>
          <w:sz w:val="30"/>
          <w:szCs w:val="30"/>
        </w:rPr>
        <w:t>栏；</w:t>
      </w:r>
    </w:p>
    <w:p>
      <w:pPr>
        <w:numPr>
          <w:ilvl w:val="0"/>
          <w:numId w:val="6"/>
        </w:numPr>
        <w:spacing w:line="560" w:lineRule="exact"/>
        <w:rPr>
          <w:rFonts w:ascii="仿宋_GB2312" w:eastAsia="仿宋_GB2312"/>
          <w:sz w:val="30"/>
          <w:szCs w:val="30"/>
        </w:rPr>
      </w:pPr>
      <w:r>
        <w:rPr>
          <w:rFonts w:ascii="仿宋_GB2312" w:eastAsia="仿宋_GB2312"/>
          <w:sz w:val="30"/>
          <w:szCs w:val="30"/>
        </w:rPr>
        <w:t>2</w:t>
      </w:r>
      <w:r>
        <w:rPr>
          <w:rFonts w:hint="eastAsia" w:ascii="仿宋_GB2312" w:eastAsia="仿宋_GB2312"/>
          <w:sz w:val="30"/>
          <w:szCs w:val="30"/>
        </w:rPr>
        <w:t>行</w:t>
      </w:r>
      <w:bookmarkStart w:id="20" w:name="_Hlk54774091"/>
      <w:r>
        <w:rPr>
          <w:rFonts w:ascii="仿宋_GB2312" w:eastAsia="仿宋_GB2312"/>
          <w:sz w:val="30"/>
          <w:szCs w:val="30"/>
        </w:rPr>
        <w:t>1</w:t>
      </w:r>
      <w:r>
        <w:rPr>
          <w:rFonts w:hint="eastAsia" w:ascii="仿宋_GB2312" w:eastAsia="仿宋_GB2312"/>
          <w:sz w:val="30"/>
          <w:szCs w:val="30"/>
        </w:rPr>
        <w:t>~</w:t>
      </w:r>
      <w:r>
        <w:rPr>
          <w:rFonts w:ascii="仿宋_GB2312" w:eastAsia="仿宋_GB2312"/>
          <w:sz w:val="30"/>
          <w:szCs w:val="30"/>
        </w:rPr>
        <w:t>4</w:t>
      </w:r>
      <w:bookmarkEnd w:id="20"/>
      <w:r>
        <w:rPr>
          <w:rFonts w:hint="eastAsia" w:ascii="仿宋_GB2312" w:eastAsia="仿宋_GB2312"/>
          <w:sz w:val="30"/>
          <w:szCs w:val="30"/>
        </w:rPr>
        <w:t>栏＝（3+</w:t>
      </w:r>
      <w:r>
        <w:rPr>
          <w:rFonts w:ascii="仿宋_GB2312" w:eastAsia="仿宋_GB2312"/>
          <w:sz w:val="30"/>
          <w:szCs w:val="30"/>
        </w:rPr>
        <w:t>4</w:t>
      </w:r>
      <w:r>
        <w:rPr>
          <w:rFonts w:hint="eastAsia" w:ascii="仿宋_GB2312" w:eastAsia="仿宋_GB2312"/>
          <w:sz w:val="30"/>
          <w:szCs w:val="30"/>
        </w:rPr>
        <w:t>+</w:t>
      </w:r>
      <w:r>
        <w:rPr>
          <w:rFonts w:ascii="仿宋_GB2312" w:eastAsia="仿宋_GB2312"/>
          <w:sz w:val="30"/>
          <w:szCs w:val="30"/>
        </w:rPr>
        <w:t>5</w:t>
      </w:r>
      <w:r>
        <w:rPr>
          <w:rFonts w:hint="eastAsia" w:ascii="仿宋_GB2312" w:eastAsia="仿宋_GB2312"/>
          <w:sz w:val="30"/>
          <w:szCs w:val="30"/>
        </w:rPr>
        <w:t>+</w:t>
      </w:r>
      <w:r>
        <w:rPr>
          <w:rFonts w:ascii="仿宋_GB2312" w:eastAsia="仿宋_GB2312"/>
          <w:sz w:val="30"/>
          <w:szCs w:val="30"/>
        </w:rPr>
        <w:t>6</w:t>
      </w:r>
      <w:r>
        <w:rPr>
          <w:rFonts w:hint="eastAsia" w:ascii="仿宋_GB2312" w:eastAsia="仿宋_GB2312"/>
          <w:sz w:val="30"/>
          <w:szCs w:val="30"/>
        </w:rPr>
        <w:t>+7</w:t>
      </w:r>
      <w:r>
        <w:rPr>
          <w:rFonts w:ascii="仿宋_GB2312" w:eastAsia="仿宋_GB2312"/>
          <w:sz w:val="30"/>
          <w:szCs w:val="30"/>
        </w:rPr>
        <w:t>+8+9+10+11+12）</w:t>
      </w:r>
      <w:r>
        <w:rPr>
          <w:rFonts w:hint="eastAsia" w:ascii="仿宋_GB2312" w:eastAsia="仿宋_GB2312"/>
          <w:sz w:val="30"/>
          <w:szCs w:val="30"/>
        </w:rPr>
        <w:t>行</w:t>
      </w:r>
      <w:r>
        <w:rPr>
          <w:rFonts w:ascii="仿宋_GB2312" w:eastAsia="仿宋_GB2312"/>
          <w:sz w:val="30"/>
          <w:szCs w:val="30"/>
        </w:rPr>
        <w:t>1</w:t>
      </w:r>
      <w:r>
        <w:rPr>
          <w:rFonts w:hint="eastAsia" w:ascii="仿宋_GB2312" w:eastAsia="仿宋_GB2312"/>
          <w:sz w:val="30"/>
          <w:szCs w:val="30"/>
        </w:rPr>
        <w:t>~</w:t>
      </w:r>
      <w:r>
        <w:rPr>
          <w:rFonts w:ascii="仿宋_GB2312" w:eastAsia="仿宋_GB2312"/>
          <w:sz w:val="30"/>
          <w:szCs w:val="30"/>
        </w:rPr>
        <w:t>4</w:t>
      </w:r>
      <w:r>
        <w:rPr>
          <w:rFonts w:hint="eastAsia" w:ascii="仿宋_GB2312" w:eastAsia="仿宋_GB2312"/>
          <w:sz w:val="30"/>
          <w:szCs w:val="30"/>
        </w:rPr>
        <w:t>栏；</w:t>
      </w:r>
    </w:p>
    <w:p>
      <w:pPr>
        <w:numPr>
          <w:ilvl w:val="0"/>
          <w:numId w:val="6"/>
        </w:numPr>
        <w:spacing w:line="560" w:lineRule="exact"/>
        <w:rPr>
          <w:rFonts w:ascii="仿宋_GB2312" w:eastAsia="仿宋_GB2312"/>
          <w:sz w:val="30"/>
          <w:szCs w:val="30"/>
        </w:rPr>
      </w:pPr>
      <w:r>
        <w:rPr>
          <w:rFonts w:ascii="仿宋_GB2312" w:eastAsia="仿宋_GB2312"/>
          <w:sz w:val="30"/>
          <w:szCs w:val="30"/>
        </w:rPr>
        <w:t>14</w:t>
      </w:r>
      <w:r>
        <w:rPr>
          <w:rFonts w:hint="eastAsia" w:ascii="仿宋_GB2312" w:eastAsia="仿宋_GB2312"/>
          <w:sz w:val="30"/>
          <w:szCs w:val="30"/>
        </w:rPr>
        <w:t>行</w:t>
      </w:r>
      <w:r>
        <w:rPr>
          <w:rFonts w:ascii="仿宋_GB2312" w:eastAsia="仿宋_GB2312"/>
          <w:sz w:val="30"/>
          <w:szCs w:val="30"/>
        </w:rPr>
        <w:t>1</w:t>
      </w:r>
      <w:r>
        <w:rPr>
          <w:rFonts w:hint="eastAsia" w:ascii="仿宋_GB2312" w:eastAsia="仿宋_GB2312"/>
          <w:sz w:val="30"/>
          <w:szCs w:val="30"/>
        </w:rPr>
        <w:t>~</w:t>
      </w:r>
      <w:r>
        <w:rPr>
          <w:rFonts w:ascii="仿宋_GB2312" w:eastAsia="仿宋_GB2312"/>
          <w:sz w:val="30"/>
          <w:szCs w:val="30"/>
        </w:rPr>
        <w:t>4</w:t>
      </w:r>
      <w:r>
        <w:rPr>
          <w:rFonts w:hint="eastAsia" w:ascii="仿宋_GB2312" w:eastAsia="仿宋_GB2312"/>
          <w:sz w:val="30"/>
          <w:szCs w:val="30"/>
        </w:rPr>
        <w:t>栏&gt;=1</w:t>
      </w:r>
      <w:r>
        <w:rPr>
          <w:rFonts w:ascii="仿宋_GB2312" w:eastAsia="仿宋_GB2312"/>
          <w:sz w:val="30"/>
          <w:szCs w:val="30"/>
        </w:rPr>
        <w:t>5</w:t>
      </w:r>
      <w:r>
        <w:rPr>
          <w:rFonts w:hint="eastAsia" w:ascii="仿宋_GB2312" w:eastAsia="仿宋_GB2312"/>
          <w:sz w:val="30"/>
          <w:szCs w:val="30"/>
        </w:rPr>
        <w:t>行</w:t>
      </w:r>
      <w:r>
        <w:rPr>
          <w:rFonts w:ascii="仿宋_GB2312" w:eastAsia="仿宋_GB2312"/>
          <w:sz w:val="30"/>
          <w:szCs w:val="30"/>
        </w:rPr>
        <w:t>1</w:t>
      </w:r>
      <w:r>
        <w:rPr>
          <w:rFonts w:hint="eastAsia" w:ascii="仿宋_GB2312" w:eastAsia="仿宋_GB2312"/>
          <w:sz w:val="30"/>
          <w:szCs w:val="30"/>
        </w:rPr>
        <w:t>~</w:t>
      </w:r>
      <w:r>
        <w:rPr>
          <w:rFonts w:ascii="仿宋_GB2312" w:eastAsia="仿宋_GB2312"/>
          <w:sz w:val="30"/>
          <w:szCs w:val="30"/>
        </w:rPr>
        <w:t>4</w:t>
      </w:r>
      <w:r>
        <w:rPr>
          <w:rFonts w:hint="eastAsia" w:ascii="仿宋_GB2312" w:eastAsia="仿宋_GB2312"/>
          <w:sz w:val="30"/>
          <w:szCs w:val="30"/>
        </w:rPr>
        <w:t>栏；</w:t>
      </w:r>
    </w:p>
    <w:p>
      <w:pPr>
        <w:numPr>
          <w:ilvl w:val="0"/>
          <w:numId w:val="6"/>
        </w:numPr>
        <w:spacing w:line="560" w:lineRule="exact"/>
        <w:rPr>
          <w:rFonts w:ascii="仿宋_GB2312" w:eastAsia="仿宋_GB2312"/>
          <w:sz w:val="30"/>
          <w:szCs w:val="30"/>
        </w:rPr>
      </w:pPr>
      <w:r>
        <w:rPr>
          <w:rFonts w:ascii="仿宋_GB2312" w:eastAsia="仿宋_GB2312"/>
          <w:sz w:val="30"/>
          <w:szCs w:val="30"/>
        </w:rPr>
        <w:t>16</w:t>
      </w:r>
      <w:r>
        <w:rPr>
          <w:rFonts w:hint="eastAsia" w:ascii="仿宋_GB2312" w:eastAsia="仿宋_GB2312"/>
          <w:sz w:val="30"/>
          <w:szCs w:val="30"/>
        </w:rPr>
        <w:t>行</w:t>
      </w:r>
      <w:r>
        <w:rPr>
          <w:rFonts w:ascii="仿宋_GB2312" w:eastAsia="仿宋_GB2312"/>
          <w:sz w:val="30"/>
          <w:szCs w:val="30"/>
        </w:rPr>
        <w:t>1</w:t>
      </w:r>
      <w:r>
        <w:rPr>
          <w:rFonts w:hint="eastAsia" w:ascii="仿宋_GB2312" w:eastAsia="仿宋_GB2312"/>
          <w:sz w:val="30"/>
          <w:szCs w:val="30"/>
        </w:rPr>
        <w:t>~</w:t>
      </w:r>
      <w:r>
        <w:rPr>
          <w:rFonts w:ascii="仿宋_GB2312" w:eastAsia="仿宋_GB2312"/>
          <w:sz w:val="30"/>
          <w:szCs w:val="30"/>
        </w:rPr>
        <w:t>4</w:t>
      </w:r>
      <w:r>
        <w:rPr>
          <w:rFonts w:hint="eastAsia" w:ascii="仿宋_GB2312" w:eastAsia="仿宋_GB2312"/>
          <w:sz w:val="30"/>
          <w:szCs w:val="30"/>
        </w:rPr>
        <w:t>栏=（1</w:t>
      </w:r>
      <w:r>
        <w:rPr>
          <w:rFonts w:ascii="仿宋_GB2312" w:eastAsia="仿宋_GB2312"/>
          <w:sz w:val="30"/>
          <w:szCs w:val="30"/>
        </w:rPr>
        <w:t>7+18+19+20+21</w:t>
      </w:r>
      <w:r>
        <w:rPr>
          <w:rFonts w:hint="eastAsia" w:ascii="仿宋_GB2312" w:eastAsia="仿宋_GB2312"/>
          <w:sz w:val="30"/>
          <w:szCs w:val="30"/>
        </w:rPr>
        <w:t>）行</w:t>
      </w:r>
      <w:r>
        <w:rPr>
          <w:rFonts w:ascii="仿宋_GB2312" w:eastAsia="仿宋_GB2312"/>
          <w:sz w:val="30"/>
          <w:szCs w:val="30"/>
        </w:rPr>
        <w:t>1</w:t>
      </w:r>
      <w:r>
        <w:rPr>
          <w:rFonts w:hint="eastAsia" w:ascii="仿宋_GB2312" w:eastAsia="仿宋_GB2312"/>
          <w:sz w:val="30"/>
          <w:szCs w:val="30"/>
        </w:rPr>
        <w:t>~</w:t>
      </w:r>
      <w:r>
        <w:rPr>
          <w:rFonts w:ascii="仿宋_GB2312" w:eastAsia="仿宋_GB2312"/>
          <w:sz w:val="30"/>
          <w:szCs w:val="30"/>
        </w:rPr>
        <w:t>4</w:t>
      </w:r>
      <w:r>
        <w:rPr>
          <w:rFonts w:hint="eastAsia" w:ascii="仿宋_GB2312" w:eastAsia="仿宋_GB2312"/>
          <w:sz w:val="30"/>
          <w:szCs w:val="30"/>
        </w:rPr>
        <w:t>栏；</w:t>
      </w:r>
    </w:p>
    <w:p>
      <w:pPr>
        <w:numPr>
          <w:ilvl w:val="0"/>
          <w:numId w:val="6"/>
        </w:numPr>
        <w:spacing w:line="560" w:lineRule="exact"/>
        <w:rPr>
          <w:rFonts w:ascii="仿宋_GB2312" w:eastAsia="仿宋_GB2312"/>
          <w:sz w:val="30"/>
          <w:szCs w:val="30"/>
        </w:rPr>
      </w:pPr>
      <w:r>
        <w:rPr>
          <w:rFonts w:hint="eastAsia" w:ascii="仿宋_GB2312" w:hAnsi="仿宋" w:eastAsia="仿宋_GB2312"/>
          <w:sz w:val="30"/>
          <w:szCs w:val="30"/>
        </w:rPr>
        <w:t>各</w:t>
      </w:r>
      <w:r>
        <w:rPr>
          <w:rFonts w:ascii="仿宋_GB2312" w:hAnsi="仿宋" w:eastAsia="仿宋_GB2312"/>
          <w:sz w:val="30"/>
          <w:szCs w:val="30"/>
        </w:rPr>
        <w:t>指标大于等于</w:t>
      </w:r>
      <w:r>
        <w:rPr>
          <w:rFonts w:hint="eastAsia" w:ascii="仿宋_GB2312" w:hAnsi="仿宋" w:eastAsia="仿宋_GB2312"/>
          <w:sz w:val="30"/>
          <w:szCs w:val="30"/>
        </w:rPr>
        <w:t>0；</w:t>
      </w:r>
    </w:p>
    <w:p>
      <w:pPr>
        <w:numPr>
          <w:ilvl w:val="0"/>
          <w:numId w:val="6"/>
        </w:numPr>
        <w:spacing w:line="560" w:lineRule="exact"/>
        <w:rPr>
          <w:rFonts w:ascii="仿宋_GB2312" w:eastAsia="仿宋_GB2312"/>
          <w:sz w:val="30"/>
          <w:szCs w:val="30"/>
        </w:rPr>
      </w:pPr>
      <w:r>
        <w:rPr>
          <w:rFonts w:hint="eastAsia" w:ascii="仿宋_GB2312" w:hAnsi="仿宋" w:eastAsia="仿宋_GB2312"/>
          <w:sz w:val="30"/>
          <w:szCs w:val="30"/>
        </w:rPr>
        <w:t>各项数量单位不能为空</w:t>
      </w:r>
      <w:r>
        <w:rPr>
          <w:rFonts w:hint="eastAsia" w:ascii="仿宋_GB2312" w:eastAsia="仿宋_GB2312"/>
          <w:sz w:val="30"/>
          <w:szCs w:val="30"/>
        </w:rPr>
        <w:t>。</w:t>
      </w:r>
    </w:p>
    <w:bookmarkEnd w:id="19"/>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表间公式：</w:t>
      </w:r>
    </w:p>
    <w:p>
      <w:pPr>
        <w:numPr>
          <w:ilvl w:val="0"/>
          <w:numId w:val="3"/>
        </w:numPr>
        <w:adjustRightInd w:val="0"/>
        <w:snapToGrid w:val="0"/>
        <w:spacing w:line="560" w:lineRule="exact"/>
        <w:ind w:left="988"/>
        <w:rPr>
          <w:sz w:val="30"/>
          <w:szCs w:val="30"/>
        </w:rPr>
      </w:pPr>
      <w:r>
        <w:rPr>
          <w:rFonts w:hint="eastAsia" w:ascii="仿宋_GB2312" w:hAnsi="仿宋" w:eastAsia="仿宋_GB2312"/>
          <w:sz w:val="30"/>
          <w:szCs w:val="30"/>
        </w:rPr>
        <w:t>1行2栏=财资01表</w:t>
      </w:r>
      <w:r>
        <w:rPr>
          <w:rFonts w:ascii="仿宋_GB2312" w:hAnsi="仿宋" w:eastAsia="仿宋_GB2312"/>
          <w:sz w:val="30"/>
          <w:szCs w:val="30"/>
        </w:rPr>
        <w:t>31</w:t>
      </w:r>
      <w:r>
        <w:rPr>
          <w:rFonts w:hint="eastAsia" w:ascii="仿宋_GB2312" w:hAnsi="仿宋" w:eastAsia="仿宋_GB2312"/>
          <w:sz w:val="30"/>
          <w:szCs w:val="30"/>
        </w:rPr>
        <w:t>行1栏；</w:t>
      </w:r>
    </w:p>
    <w:p>
      <w:pPr>
        <w:numPr>
          <w:ilvl w:val="0"/>
          <w:numId w:val="3"/>
        </w:numPr>
        <w:adjustRightInd w:val="0"/>
        <w:snapToGrid w:val="0"/>
        <w:spacing w:line="560" w:lineRule="exact"/>
        <w:ind w:left="988"/>
        <w:rPr>
          <w:sz w:val="30"/>
          <w:szCs w:val="30"/>
        </w:rPr>
      </w:pPr>
      <w:r>
        <w:rPr>
          <w:rFonts w:hint="eastAsia" w:ascii="仿宋_GB2312" w:hAnsi="仿宋" w:eastAsia="仿宋_GB2312"/>
          <w:sz w:val="30"/>
          <w:szCs w:val="30"/>
        </w:rPr>
        <w:t>1行</w:t>
      </w:r>
      <w:r>
        <w:rPr>
          <w:rFonts w:ascii="仿宋_GB2312" w:hAnsi="仿宋" w:eastAsia="仿宋_GB2312"/>
          <w:sz w:val="30"/>
          <w:szCs w:val="30"/>
        </w:rPr>
        <w:t>4</w:t>
      </w:r>
      <w:r>
        <w:rPr>
          <w:rFonts w:hint="eastAsia" w:ascii="仿宋_GB2312" w:hAnsi="仿宋" w:eastAsia="仿宋_GB2312"/>
          <w:sz w:val="30"/>
          <w:szCs w:val="30"/>
        </w:rPr>
        <w:t>栏=财资01表</w:t>
      </w:r>
      <w:r>
        <w:rPr>
          <w:rFonts w:ascii="仿宋_GB2312" w:hAnsi="仿宋" w:eastAsia="仿宋_GB2312"/>
          <w:sz w:val="30"/>
          <w:szCs w:val="30"/>
        </w:rPr>
        <w:t>31</w:t>
      </w:r>
      <w:r>
        <w:rPr>
          <w:rFonts w:hint="eastAsia" w:ascii="仿宋_GB2312" w:hAnsi="仿宋" w:eastAsia="仿宋_GB2312"/>
          <w:sz w:val="30"/>
          <w:szCs w:val="30"/>
        </w:rPr>
        <w:t>行2栏。</w:t>
      </w:r>
    </w:p>
    <w:p>
      <w:pPr>
        <w:snapToGrid w:val="0"/>
        <w:spacing w:line="560" w:lineRule="exact"/>
        <w:ind w:firstLine="602" w:firstLineChars="200"/>
        <w:rPr>
          <w:rFonts w:ascii="仿宋_GB2312" w:eastAsia="仿宋_GB2312"/>
          <w:b/>
          <w:sz w:val="30"/>
          <w:szCs w:val="30"/>
        </w:rPr>
      </w:pPr>
      <w:r>
        <w:rPr>
          <w:rFonts w:hint="eastAsia" w:ascii="仿宋_GB2312" w:eastAsia="仿宋_GB2312"/>
          <w:b/>
          <w:sz w:val="30"/>
          <w:szCs w:val="30"/>
        </w:rPr>
        <w:t>核实性公式：</w:t>
      </w:r>
    </w:p>
    <w:p>
      <w:pPr>
        <w:numPr>
          <w:ilvl w:val="0"/>
          <w:numId w:val="6"/>
        </w:numPr>
        <w:spacing w:line="560" w:lineRule="exact"/>
        <w:rPr>
          <w:rFonts w:ascii="仿宋_GB2312" w:hAnsi="仿宋" w:eastAsia="仿宋_GB2312"/>
          <w:sz w:val="30"/>
          <w:szCs w:val="30"/>
        </w:rPr>
      </w:pPr>
      <w:r>
        <w:rPr>
          <w:rFonts w:hint="eastAsia" w:ascii="仿宋_GB2312" w:hAnsi="仿宋" w:eastAsia="仿宋_GB2312"/>
          <w:sz w:val="30"/>
          <w:szCs w:val="30"/>
        </w:rPr>
        <w:t>（1、</w:t>
      </w:r>
      <w:r>
        <w:rPr>
          <w:rFonts w:ascii="仿宋_GB2312" w:hAnsi="仿宋" w:eastAsia="仿宋_GB2312"/>
          <w:sz w:val="30"/>
          <w:szCs w:val="30"/>
        </w:rPr>
        <w:t>2</w:t>
      </w:r>
      <w:r>
        <w:rPr>
          <w:rFonts w:hint="eastAsia" w:ascii="仿宋_GB2312" w:hAnsi="仿宋" w:eastAsia="仿宋_GB2312"/>
          <w:sz w:val="30"/>
          <w:szCs w:val="30"/>
        </w:rPr>
        <w:t>、1</w:t>
      </w:r>
      <w:r>
        <w:rPr>
          <w:rFonts w:ascii="仿宋_GB2312" w:hAnsi="仿宋" w:eastAsia="仿宋_GB2312"/>
          <w:sz w:val="30"/>
          <w:szCs w:val="30"/>
        </w:rPr>
        <w:t>3</w:t>
      </w:r>
      <w:r>
        <w:rPr>
          <w:rFonts w:hint="eastAsia" w:ascii="仿宋_GB2312" w:hAnsi="仿宋" w:eastAsia="仿宋_GB2312"/>
          <w:sz w:val="30"/>
          <w:szCs w:val="30"/>
        </w:rPr>
        <w:t>、1</w:t>
      </w:r>
      <w:r>
        <w:rPr>
          <w:rFonts w:ascii="仿宋_GB2312" w:hAnsi="仿宋" w:eastAsia="仿宋_GB2312"/>
          <w:sz w:val="30"/>
          <w:szCs w:val="30"/>
        </w:rPr>
        <w:t>4</w:t>
      </w:r>
      <w:r>
        <w:rPr>
          <w:rFonts w:hint="eastAsia" w:ascii="仿宋_GB2312" w:hAnsi="仿宋" w:eastAsia="仿宋_GB2312"/>
          <w:sz w:val="30"/>
          <w:szCs w:val="30"/>
        </w:rPr>
        <w:t>、1</w:t>
      </w:r>
      <w:r>
        <w:rPr>
          <w:rFonts w:ascii="仿宋_GB2312" w:hAnsi="仿宋" w:eastAsia="仿宋_GB2312"/>
          <w:sz w:val="30"/>
          <w:szCs w:val="30"/>
        </w:rPr>
        <w:t>6）</w:t>
      </w:r>
      <w:r>
        <w:rPr>
          <w:rFonts w:hint="eastAsia" w:ascii="仿宋_GB2312" w:hAnsi="仿宋" w:eastAsia="仿宋_GB2312"/>
          <w:sz w:val="30"/>
          <w:szCs w:val="30"/>
        </w:rPr>
        <w:t>行1、3栏&gt;</w:t>
      </w:r>
      <w:r>
        <w:rPr>
          <w:rFonts w:ascii="仿宋_GB2312" w:hAnsi="仿宋" w:eastAsia="仿宋_GB2312"/>
          <w:sz w:val="30"/>
          <w:szCs w:val="30"/>
        </w:rPr>
        <w:t>0,</w:t>
      </w:r>
      <w:r>
        <w:rPr>
          <w:rFonts w:hint="eastAsia" w:ascii="仿宋_GB2312" w:hAnsi="仿宋" w:eastAsia="仿宋_GB2312"/>
          <w:sz w:val="30"/>
          <w:szCs w:val="30"/>
        </w:rPr>
        <w:t>则（</w:t>
      </w:r>
      <w:r>
        <w:rPr>
          <w:rFonts w:ascii="仿宋_GB2312" w:hAnsi="仿宋" w:eastAsia="仿宋_GB2312"/>
          <w:sz w:val="30"/>
          <w:szCs w:val="30"/>
        </w:rPr>
        <w:t>1</w:t>
      </w:r>
      <w:r>
        <w:rPr>
          <w:rFonts w:hint="eastAsia" w:ascii="仿宋_GB2312" w:hAnsi="仿宋" w:eastAsia="仿宋_GB2312"/>
          <w:sz w:val="30"/>
          <w:szCs w:val="30"/>
        </w:rPr>
        <w:t>、2、1</w:t>
      </w:r>
      <w:r>
        <w:rPr>
          <w:rFonts w:ascii="仿宋_GB2312" w:hAnsi="仿宋" w:eastAsia="仿宋_GB2312"/>
          <w:sz w:val="30"/>
          <w:szCs w:val="30"/>
        </w:rPr>
        <w:t>3</w:t>
      </w:r>
      <w:r>
        <w:rPr>
          <w:rFonts w:hint="eastAsia" w:ascii="仿宋_GB2312" w:hAnsi="仿宋" w:eastAsia="仿宋_GB2312"/>
          <w:sz w:val="30"/>
          <w:szCs w:val="30"/>
        </w:rPr>
        <w:t>、1</w:t>
      </w:r>
      <w:r>
        <w:rPr>
          <w:rFonts w:ascii="仿宋_GB2312" w:hAnsi="仿宋" w:eastAsia="仿宋_GB2312"/>
          <w:sz w:val="30"/>
          <w:szCs w:val="30"/>
        </w:rPr>
        <w:t>4</w:t>
      </w:r>
      <w:r>
        <w:rPr>
          <w:rFonts w:hint="eastAsia" w:ascii="仿宋_GB2312" w:hAnsi="仿宋" w:eastAsia="仿宋_GB2312"/>
          <w:sz w:val="30"/>
          <w:szCs w:val="30"/>
        </w:rPr>
        <w:t>、1</w:t>
      </w:r>
      <w:r>
        <w:rPr>
          <w:rFonts w:ascii="仿宋_GB2312" w:hAnsi="仿宋" w:eastAsia="仿宋_GB2312"/>
          <w:sz w:val="30"/>
          <w:szCs w:val="30"/>
        </w:rPr>
        <w:t>6）</w:t>
      </w:r>
      <w:r>
        <w:rPr>
          <w:rFonts w:hint="eastAsia" w:ascii="仿宋_GB2312" w:hAnsi="仿宋" w:eastAsia="仿宋_GB2312"/>
          <w:sz w:val="30"/>
          <w:szCs w:val="30"/>
        </w:rPr>
        <w:t>行</w:t>
      </w:r>
      <w:r>
        <w:rPr>
          <w:rFonts w:ascii="仿宋_GB2312" w:hAnsi="仿宋" w:eastAsia="仿宋_GB2312"/>
          <w:sz w:val="30"/>
          <w:szCs w:val="30"/>
        </w:rPr>
        <w:t>2</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栏&gt;</w:t>
      </w:r>
      <w:r>
        <w:rPr>
          <w:rFonts w:ascii="仿宋_GB2312" w:hAnsi="仿宋" w:eastAsia="仿宋_GB2312"/>
          <w:sz w:val="30"/>
          <w:szCs w:val="30"/>
        </w:rPr>
        <w:t>0</w:t>
      </w:r>
      <w:r>
        <w:rPr>
          <w:rFonts w:hint="eastAsia" w:ascii="仿宋_GB2312" w:hAnsi="仿宋" w:eastAsia="仿宋_GB2312"/>
          <w:spacing w:val="6"/>
          <w:sz w:val="30"/>
          <w:szCs w:val="30"/>
        </w:rPr>
        <w:t>，否则提示核实性错误，需结合实际情况修改或填写情况说明</w:t>
      </w:r>
      <w:r>
        <w:rPr>
          <w:rFonts w:hint="eastAsia" w:ascii="仿宋_GB2312" w:hAnsi="仿宋" w:eastAsia="仿宋_GB2312"/>
          <w:sz w:val="30"/>
          <w:szCs w:val="30"/>
        </w:rPr>
        <w:t>；</w:t>
      </w:r>
    </w:p>
    <w:p>
      <w:pPr>
        <w:numPr>
          <w:ilvl w:val="0"/>
          <w:numId w:val="6"/>
        </w:numPr>
        <w:spacing w:line="560" w:lineRule="exact"/>
        <w:rPr>
          <w:rFonts w:ascii="仿宋_GB2312" w:hAnsi="仿宋" w:eastAsia="仿宋_GB2312"/>
          <w:sz w:val="30"/>
          <w:szCs w:val="30"/>
        </w:rPr>
      </w:pPr>
      <w:r>
        <w:rPr>
          <w:rFonts w:hint="eastAsia" w:ascii="仿宋_GB2312" w:hAnsi="仿宋" w:eastAsia="仿宋_GB2312"/>
          <w:sz w:val="30"/>
          <w:szCs w:val="30"/>
        </w:rPr>
        <w:t>（</w:t>
      </w:r>
      <w:r>
        <w:rPr>
          <w:rFonts w:ascii="仿宋_GB2312" w:hAnsi="仿宋" w:eastAsia="仿宋_GB2312"/>
          <w:sz w:val="30"/>
          <w:szCs w:val="30"/>
        </w:rPr>
        <w:t>1</w:t>
      </w:r>
      <w:r>
        <w:rPr>
          <w:rFonts w:hint="eastAsia" w:ascii="仿宋_GB2312" w:hAnsi="仿宋" w:eastAsia="仿宋_GB2312"/>
          <w:sz w:val="30"/>
          <w:szCs w:val="30"/>
        </w:rPr>
        <w:t>、2、1</w:t>
      </w:r>
      <w:r>
        <w:rPr>
          <w:rFonts w:ascii="仿宋_GB2312" w:hAnsi="仿宋" w:eastAsia="仿宋_GB2312"/>
          <w:sz w:val="30"/>
          <w:szCs w:val="30"/>
        </w:rPr>
        <w:t>3</w:t>
      </w:r>
      <w:r>
        <w:rPr>
          <w:rFonts w:hint="eastAsia" w:ascii="仿宋_GB2312" w:hAnsi="仿宋" w:eastAsia="仿宋_GB2312"/>
          <w:sz w:val="30"/>
          <w:szCs w:val="30"/>
        </w:rPr>
        <w:t>、1</w:t>
      </w:r>
      <w:r>
        <w:rPr>
          <w:rFonts w:ascii="仿宋_GB2312" w:hAnsi="仿宋" w:eastAsia="仿宋_GB2312"/>
          <w:sz w:val="30"/>
          <w:szCs w:val="30"/>
        </w:rPr>
        <w:t>4</w:t>
      </w:r>
      <w:r>
        <w:rPr>
          <w:rFonts w:hint="eastAsia" w:ascii="仿宋_GB2312" w:hAnsi="仿宋" w:eastAsia="仿宋_GB2312"/>
          <w:sz w:val="30"/>
          <w:szCs w:val="30"/>
        </w:rPr>
        <w:t>、1</w:t>
      </w:r>
      <w:r>
        <w:rPr>
          <w:rFonts w:ascii="仿宋_GB2312" w:hAnsi="仿宋" w:eastAsia="仿宋_GB2312"/>
          <w:sz w:val="30"/>
          <w:szCs w:val="30"/>
        </w:rPr>
        <w:t>6）</w:t>
      </w:r>
      <w:r>
        <w:rPr>
          <w:rFonts w:hint="eastAsia" w:ascii="仿宋_GB2312" w:hAnsi="仿宋" w:eastAsia="仿宋_GB2312"/>
          <w:sz w:val="30"/>
          <w:szCs w:val="30"/>
        </w:rPr>
        <w:t>行</w:t>
      </w:r>
      <w:r>
        <w:rPr>
          <w:rFonts w:ascii="仿宋_GB2312" w:hAnsi="仿宋" w:eastAsia="仿宋_GB2312"/>
          <w:sz w:val="30"/>
          <w:szCs w:val="30"/>
        </w:rPr>
        <w:t>2</w:t>
      </w:r>
      <w:r>
        <w:rPr>
          <w:rFonts w:hint="eastAsia" w:ascii="仿宋_GB2312" w:hAnsi="仿宋" w:eastAsia="仿宋_GB2312"/>
          <w:sz w:val="30"/>
          <w:szCs w:val="30"/>
        </w:rPr>
        <w:t>、</w:t>
      </w:r>
      <w:r>
        <w:rPr>
          <w:rFonts w:ascii="仿宋_GB2312" w:hAnsi="仿宋" w:eastAsia="仿宋_GB2312"/>
          <w:sz w:val="30"/>
          <w:szCs w:val="30"/>
        </w:rPr>
        <w:t>4</w:t>
      </w:r>
      <w:r>
        <w:rPr>
          <w:rFonts w:hint="eastAsia" w:ascii="仿宋_GB2312" w:hAnsi="仿宋" w:eastAsia="仿宋_GB2312"/>
          <w:sz w:val="30"/>
          <w:szCs w:val="30"/>
        </w:rPr>
        <w:t>栏&gt;</w:t>
      </w:r>
      <w:r>
        <w:rPr>
          <w:rFonts w:ascii="仿宋_GB2312" w:hAnsi="仿宋" w:eastAsia="仿宋_GB2312"/>
          <w:sz w:val="30"/>
          <w:szCs w:val="30"/>
        </w:rPr>
        <w:t>0,</w:t>
      </w:r>
      <w:r>
        <w:rPr>
          <w:rFonts w:hint="eastAsia" w:ascii="仿宋_GB2312" w:hAnsi="仿宋" w:eastAsia="仿宋_GB2312"/>
          <w:sz w:val="30"/>
          <w:szCs w:val="30"/>
        </w:rPr>
        <w:t>则（</w:t>
      </w:r>
      <w:r>
        <w:rPr>
          <w:rFonts w:ascii="仿宋_GB2312" w:hAnsi="仿宋" w:eastAsia="仿宋_GB2312"/>
          <w:sz w:val="30"/>
          <w:szCs w:val="30"/>
        </w:rPr>
        <w:t>1</w:t>
      </w:r>
      <w:r>
        <w:rPr>
          <w:rFonts w:hint="eastAsia" w:ascii="仿宋_GB2312" w:hAnsi="仿宋" w:eastAsia="仿宋_GB2312"/>
          <w:sz w:val="30"/>
          <w:szCs w:val="30"/>
        </w:rPr>
        <w:t>、2、1</w:t>
      </w:r>
      <w:r>
        <w:rPr>
          <w:rFonts w:ascii="仿宋_GB2312" w:hAnsi="仿宋" w:eastAsia="仿宋_GB2312"/>
          <w:sz w:val="30"/>
          <w:szCs w:val="30"/>
        </w:rPr>
        <w:t>3</w:t>
      </w:r>
      <w:r>
        <w:rPr>
          <w:rFonts w:hint="eastAsia" w:ascii="仿宋_GB2312" w:hAnsi="仿宋" w:eastAsia="仿宋_GB2312"/>
          <w:sz w:val="30"/>
          <w:szCs w:val="30"/>
        </w:rPr>
        <w:t>、1</w:t>
      </w:r>
      <w:r>
        <w:rPr>
          <w:rFonts w:ascii="仿宋_GB2312" w:hAnsi="仿宋" w:eastAsia="仿宋_GB2312"/>
          <w:sz w:val="30"/>
          <w:szCs w:val="30"/>
        </w:rPr>
        <w:t>4</w:t>
      </w:r>
      <w:r>
        <w:rPr>
          <w:rFonts w:hint="eastAsia" w:ascii="仿宋_GB2312" w:hAnsi="仿宋" w:eastAsia="仿宋_GB2312"/>
          <w:sz w:val="30"/>
          <w:szCs w:val="30"/>
        </w:rPr>
        <w:t>、1</w:t>
      </w:r>
      <w:r>
        <w:rPr>
          <w:rFonts w:ascii="仿宋_GB2312" w:hAnsi="仿宋" w:eastAsia="仿宋_GB2312"/>
          <w:sz w:val="30"/>
          <w:szCs w:val="30"/>
        </w:rPr>
        <w:t>6）</w:t>
      </w:r>
      <w:r>
        <w:rPr>
          <w:rFonts w:hint="eastAsia" w:ascii="仿宋_GB2312" w:hAnsi="仿宋" w:eastAsia="仿宋_GB2312"/>
          <w:sz w:val="30"/>
          <w:szCs w:val="30"/>
        </w:rPr>
        <w:t>行</w:t>
      </w:r>
      <w:r>
        <w:rPr>
          <w:rFonts w:ascii="仿宋_GB2312" w:hAnsi="仿宋" w:eastAsia="仿宋_GB2312"/>
          <w:sz w:val="30"/>
          <w:szCs w:val="30"/>
        </w:rPr>
        <w:t>1</w:t>
      </w:r>
      <w:r>
        <w:rPr>
          <w:rFonts w:hint="eastAsia" w:ascii="仿宋_GB2312" w:hAnsi="仿宋" w:eastAsia="仿宋_GB2312"/>
          <w:sz w:val="30"/>
          <w:szCs w:val="30"/>
        </w:rPr>
        <w:t>、</w:t>
      </w:r>
      <w:r>
        <w:rPr>
          <w:rFonts w:ascii="仿宋_GB2312" w:hAnsi="仿宋" w:eastAsia="仿宋_GB2312"/>
          <w:sz w:val="30"/>
          <w:szCs w:val="30"/>
        </w:rPr>
        <w:t>3</w:t>
      </w:r>
      <w:r>
        <w:rPr>
          <w:rFonts w:hint="eastAsia" w:ascii="仿宋_GB2312" w:hAnsi="仿宋" w:eastAsia="仿宋_GB2312"/>
          <w:sz w:val="30"/>
          <w:szCs w:val="30"/>
        </w:rPr>
        <w:t>栏&gt;</w:t>
      </w:r>
      <w:r>
        <w:rPr>
          <w:rFonts w:ascii="仿宋_GB2312" w:hAnsi="仿宋" w:eastAsia="仿宋_GB2312"/>
          <w:sz w:val="30"/>
          <w:szCs w:val="30"/>
        </w:rPr>
        <w:t>0</w:t>
      </w:r>
      <w:r>
        <w:rPr>
          <w:rFonts w:hint="eastAsia" w:ascii="仿宋_GB2312" w:hAnsi="仿宋" w:eastAsia="仿宋_GB2312"/>
          <w:spacing w:val="6"/>
          <w:sz w:val="30"/>
          <w:szCs w:val="30"/>
        </w:rPr>
        <w:t>，否则提示核实性错误，需结合实际情况修改或填写情况说明</w:t>
      </w:r>
      <w:r>
        <w:rPr>
          <w:rFonts w:hint="eastAsia" w:ascii="仿宋_GB2312" w:hAnsi="仿宋" w:eastAsia="仿宋_GB2312"/>
          <w:sz w:val="30"/>
          <w:szCs w:val="30"/>
        </w:rPr>
        <w:t>；</w:t>
      </w:r>
    </w:p>
    <w:p>
      <w:pPr>
        <w:pStyle w:val="6"/>
        <w:numPr>
          <w:ilvl w:val="0"/>
          <w:numId w:val="6"/>
        </w:numPr>
        <w:spacing w:line="560" w:lineRule="exact"/>
        <w:ind w:firstLineChars="0"/>
        <w:rPr>
          <w:rFonts w:hAnsi="仿宋"/>
          <w:sz w:val="30"/>
          <w:szCs w:val="30"/>
        </w:rPr>
      </w:pPr>
      <w:r>
        <w:rPr>
          <w:rFonts w:hAnsi="仿宋"/>
          <w:sz w:val="30"/>
          <w:szCs w:val="30"/>
        </w:rPr>
        <w:t>2</w:t>
      </w:r>
      <w:r>
        <w:rPr>
          <w:rFonts w:hint="eastAsia" w:hAnsi="仿宋"/>
          <w:sz w:val="30"/>
          <w:szCs w:val="30"/>
        </w:rPr>
        <w:t>行、13行、14行、16行</w:t>
      </w:r>
      <w:r>
        <w:rPr>
          <w:rFonts w:hAnsi="仿宋"/>
          <w:sz w:val="30"/>
          <w:szCs w:val="30"/>
        </w:rPr>
        <w:t>|3</w:t>
      </w:r>
      <w:r>
        <w:rPr>
          <w:rFonts w:hint="eastAsia" w:hAnsi="仿宋"/>
          <w:sz w:val="30"/>
          <w:szCs w:val="30"/>
        </w:rPr>
        <w:t>栏</w:t>
      </w:r>
      <w:r>
        <w:rPr>
          <w:rFonts w:hAnsi="仿宋"/>
          <w:sz w:val="30"/>
          <w:szCs w:val="30"/>
        </w:rPr>
        <w:t>-1</w:t>
      </w:r>
      <w:r>
        <w:rPr>
          <w:rFonts w:hint="eastAsia" w:hAnsi="仿宋"/>
          <w:sz w:val="30"/>
          <w:szCs w:val="30"/>
        </w:rPr>
        <w:t>栏</w:t>
      </w:r>
      <w:r>
        <w:rPr>
          <w:rFonts w:hAnsi="仿宋"/>
          <w:sz w:val="30"/>
          <w:szCs w:val="30"/>
        </w:rPr>
        <w:t>|/1</w:t>
      </w:r>
      <w:r>
        <w:rPr>
          <w:rFonts w:hint="eastAsia" w:hAnsi="仿宋"/>
          <w:sz w:val="30"/>
          <w:szCs w:val="30"/>
        </w:rPr>
        <w:t>栏</w:t>
      </w:r>
      <w:r>
        <w:rPr>
          <w:rFonts w:hAnsi="仿宋"/>
          <w:sz w:val="30"/>
          <w:szCs w:val="30"/>
        </w:rPr>
        <w:t>&gt;20%</w:t>
      </w:r>
      <w:r>
        <w:rPr>
          <w:rFonts w:hint="eastAsia" w:hAnsi="仿宋"/>
          <w:sz w:val="30"/>
          <w:szCs w:val="30"/>
        </w:rPr>
        <w:t>（账面数量期末数与期初数增减变动超过</w:t>
      </w:r>
      <w:r>
        <w:rPr>
          <w:rFonts w:hAnsi="仿宋"/>
          <w:sz w:val="30"/>
          <w:szCs w:val="30"/>
        </w:rPr>
        <w:t>20%</w:t>
      </w:r>
      <w:r>
        <w:rPr>
          <w:rFonts w:hint="eastAsia" w:hAnsi="仿宋"/>
          <w:sz w:val="30"/>
          <w:szCs w:val="30"/>
        </w:rPr>
        <w:t>进行提示）</w:t>
      </w:r>
      <w:r>
        <w:rPr>
          <w:rFonts w:hAnsi="仿宋"/>
          <w:sz w:val="30"/>
          <w:szCs w:val="30"/>
        </w:rPr>
        <w:t>,</w:t>
      </w:r>
      <w:r>
        <w:rPr>
          <w:rFonts w:hint="eastAsia" w:hAnsi="仿宋"/>
          <w:sz w:val="30"/>
          <w:szCs w:val="30"/>
        </w:rPr>
        <w:t>提示核实性错误，需结合实际情况修改或填写情况说明；</w:t>
      </w:r>
    </w:p>
    <w:p>
      <w:pPr>
        <w:pStyle w:val="6"/>
        <w:numPr>
          <w:ilvl w:val="0"/>
          <w:numId w:val="6"/>
        </w:numPr>
        <w:spacing w:line="560" w:lineRule="exact"/>
        <w:ind w:firstLineChars="0"/>
        <w:rPr>
          <w:rFonts w:hAnsi="仿宋"/>
          <w:sz w:val="30"/>
          <w:szCs w:val="30"/>
        </w:rPr>
      </w:pPr>
      <w:r>
        <w:rPr>
          <w:rFonts w:hAnsi="仿宋"/>
          <w:sz w:val="30"/>
          <w:szCs w:val="30"/>
        </w:rPr>
        <w:t>2</w:t>
      </w:r>
      <w:r>
        <w:rPr>
          <w:rFonts w:hint="eastAsia" w:hAnsi="仿宋"/>
          <w:sz w:val="30"/>
          <w:szCs w:val="30"/>
        </w:rPr>
        <w:t>行、13行、14行、16行</w:t>
      </w:r>
      <w:r>
        <w:rPr>
          <w:rFonts w:hAnsi="仿宋"/>
          <w:sz w:val="30"/>
          <w:szCs w:val="30"/>
        </w:rPr>
        <w:t>|4</w:t>
      </w:r>
      <w:r>
        <w:rPr>
          <w:rFonts w:hint="eastAsia" w:hAnsi="仿宋"/>
          <w:sz w:val="30"/>
          <w:szCs w:val="30"/>
        </w:rPr>
        <w:t>栏</w:t>
      </w:r>
      <w:r>
        <w:rPr>
          <w:rFonts w:hAnsi="仿宋"/>
          <w:sz w:val="30"/>
          <w:szCs w:val="30"/>
        </w:rPr>
        <w:t>-2</w:t>
      </w:r>
      <w:r>
        <w:rPr>
          <w:rFonts w:hint="eastAsia" w:hAnsi="仿宋"/>
          <w:sz w:val="30"/>
          <w:szCs w:val="30"/>
        </w:rPr>
        <w:t>栏</w:t>
      </w:r>
      <w:r>
        <w:rPr>
          <w:rFonts w:hAnsi="仿宋"/>
          <w:sz w:val="30"/>
          <w:szCs w:val="30"/>
        </w:rPr>
        <w:t>|/2</w:t>
      </w:r>
      <w:r>
        <w:rPr>
          <w:rFonts w:hint="eastAsia" w:hAnsi="仿宋"/>
          <w:sz w:val="30"/>
          <w:szCs w:val="30"/>
        </w:rPr>
        <w:t>栏</w:t>
      </w:r>
      <w:r>
        <w:rPr>
          <w:rFonts w:hAnsi="仿宋"/>
          <w:sz w:val="30"/>
          <w:szCs w:val="30"/>
        </w:rPr>
        <w:t>&gt;20%</w:t>
      </w:r>
      <w:r>
        <w:rPr>
          <w:rFonts w:hint="eastAsia" w:hAnsi="仿宋"/>
          <w:sz w:val="30"/>
          <w:szCs w:val="30"/>
        </w:rPr>
        <w:t>（账面价值年末数与年初数增减变动超过20%进行提示）</w:t>
      </w:r>
      <w:r>
        <w:rPr>
          <w:rFonts w:hAnsi="仿宋"/>
          <w:sz w:val="30"/>
          <w:szCs w:val="30"/>
        </w:rPr>
        <w:t>,</w:t>
      </w:r>
      <w:r>
        <w:rPr>
          <w:rFonts w:hint="eastAsia" w:hAnsi="仿宋"/>
          <w:sz w:val="30"/>
          <w:szCs w:val="30"/>
        </w:rPr>
        <w:t>提示核实性错误，需结合实际情况修改或填写情况说明。</w:t>
      </w:r>
    </w:p>
    <w:p>
      <w:pPr>
        <w:pStyle w:val="2"/>
        <w:spacing w:line="560" w:lineRule="exact"/>
        <w:rPr>
          <w:b/>
          <w:color w:val="auto"/>
        </w:rPr>
      </w:pPr>
      <w:r>
        <w:rPr>
          <w:rFonts w:hint="eastAsia"/>
          <w:color w:val="auto"/>
        </w:rPr>
        <w:t>十七、文物文化资产情况表（财资1</w:t>
      </w:r>
      <w:r>
        <w:rPr>
          <w:color w:val="auto"/>
        </w:rPr>
        <w:t>4</w:t>
      </w:r>
      <w:r>
        <w:rPr>
          <w:rFonts w:hint="eastAsia"/>
          <w:color w:val="auto"/>
        </w:rPr>
        <w:t>表）</w:t>
      </w:r>
    </w:p>
    <w:p>
      <w:pPr>
        <w:spacing w:line="560" w:lineRule="exact"/>
        <w:ind w:firstLine="599" w:firstLineChars="192"/>
        <w:rPr>
          <w:rFonts w:ascii="仿宋_GB2312" w:hAnsi="仿宋" w:eastAsia="仿宋_GB2312"/>
          <w:spacing w:val="6"/>
          <w:sz w:val="30"/>
          <w:szCs w:val="30"/>
        </w:rPr>
      </w:pPr>
      <w:r>
        <w:rPr>
          <w:rFonts w:hint="eastAsia" w:ascii="仿宋_GB2312" w:hAnsi="仿宋" w:eastAsia="仿宋_GB2312"/>
          <w:spacing w:val="6"/>
          <w:sz w:val="30"/>
          <w:szCs w:val="30"/>
        </w:rPr>
        <w:t>本表反映收藏、保管国有文物的行政事业单位为满足社会公共需求而控制的文物文化资产情况。单位根据文物文化资产情况手工填列。</w:t>
      </w:r>
    </w:p>
    <w:p>
      <w:pPr>
        <w:spacing w:line="560" w:lineRule="exact"/>
        <w:ind w:firstLine="599" w:firstLineChars="192"/>
        <w:rPr>
          <w:rFonts w:ascii="仿宋_GB2312" w:hAnsi="仿宋" w:eastAsia="仿宋_GB2312"/>
          <w:spacing w:val="6"/>
          <w:sz w:val="30"/>
          <w:szCs w:val="30"/>
        </w:rPr>
      </w:pPr>
      <w:r>
        <w:rPr>
          <w:rFonts w:hint="eastAsia" w:ascii="仿宋_GB2312" w:hAnsi="仿宋" w:eastAsia="仿宋_GB2312"/>
          <w:spacing w:val="6"/>
          <w:sz w:val="30"/>
          <w:szCs w:val="30"/>
        </w:rPr>
        <w:t>文物文化资产的登记入账核算按照《国有文物资源资产管理暂行办法》、《政府会计制度-行政事业单位会计科目和报表》中“文物文化资产”的规定执行。数量中，“账面数”中填列已入账数量，“备查簿”中填列成本无法可靠取得，在备查簿中登记数量。同时，“价值”按照财务账价值填列。</w:t>
      </w:r>
    </w:p>
    <w:p>
      <w:pPr>
        <w:spacing w:line="560" w:lineRule="exact"/>
        <w:ind w:firstLine="578" w:firstLineChars="192"/>
        <w:rPr>
          <w:rFonts w:ascii="仿宋_GB2312" w:hAnsi="仿宋" w:eastAsia="仿宋_GB2312"/>
          <w:b/>
          <w:bCs/>
          <w:sz w:val="30"/>
          <w:szCs w:val="30"/>
        </w:rPr>
      </w:pPr>
      <w:r>
        <w:rPr>
          <w:rFonts w:hint="eastAsia" w:ascii="仿宋_GB2312" w:eastAsia="仿宋_GB2312"/>
          <w:b/>
          <w:bCs/>
          <w:sz w:val="30"/>
          <w:szCs w:val="30"/>
        </w:rPr>
        <w:t>主要指标说明：</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不可移动文物。《中华人民共和国文物保护法》规定，古文化遗址、古墓葬、古建筑、石窟寺、石刻、壁画、近代现代重要史迹和代表性建筑等不可移动文物，根据它们的历史、艺术和科学价值，可以分别确定为全国重点文物保护单位，省级文物保护单位，市县级文物保护单位。其中：</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全国重点文物保护单位是由国务院文物行政部门在省级、市县级文物保护单位中选择具有重大历史、艺术、科学价值的文物保护单位，报国务院核定公布。</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省级文物保护单位，由省、自治区、直辖市人民政府核定公布，并报国务院备案。</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市县级文物保护单位，分别由设区的市、自治州和县级人民政府核定公布，并报省、自治区、直辖市人民政府备案。</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尚未核定公布为文物保护单位的不可移动文物，由县级人民政府文物行政部门予以登记并公布。</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2.可移动文物。历史上各时代重要实物、艺术品、文献、手稿、图书资料、代表性实物等可移动文物，分为珍贵文物、一般文物和未定级文物。珍贵文物分为一级文物、二级文物、三级文物。</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3.其他文物文化资产。是指除不可移动文物、可移动文物以外的其他文物文化资产。</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逻辑性审核公式：</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表内公式：</w:t>
      </w:r>
    </w:p>
    <w:p>
      <w:pPr>
        <w:numPr>
          <w:ilvl w:val="0"/>
          <w:numId w:val="8"/>
        </w:numPr>
        <w:snapToGrid w:val="0"/>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1栏=（2+</w:t>
      </w:r>
      <w:r>
        <w:rPr>
          <w:rFonts w:ascii="仿宋_GB2312" w:hAnsi="仿宋" w:eastAsia="仿宋_GB2312"/>
          <w:bCs/>
          <w:spacing w:val="6"/>
          <w:sz w:val="30"/>
          <w:szCs w:val="30"/>
        </w:rPr>
        <w:t>3</w:t>
      </w:r>
      <w:r>
        <w:rPr>
          <w:rFonts w:hint="eastAsia" w:ascii="仿宋_GB2312" w:hAnsi="仿宋" w:eastAsia="仿宋_GB2312"/>
          <w:bCs/>
          <w:spacing w:val="6"/>
          <w:sz w:val="30"/>
          <w:szCs w:val="30"/>
        </w:rPr>
        <w:t>）栏；</w:t>
      </w:r>
    </w:p>
    <w:p>
      <w:pPr>
        <w:numPr>
          <w:ilvl w:val="0"/>
          <w:numId w:val="8"/>
        </w:numPr>
        <w:snapToGrid w:val="0"/>
        <w:spacing w:line="560" w:lineRule="exact"/>
        <w:rPr>
          <w:rFonts w:ascii="仿宋_GB2312" w:hAnsi="仿宋" w:eastAsia="仿宋_GB2312"/>
          <w:bCs/>
          <w:spacing w:val="6"/>
          <w:sz w:val="30"/>
          <w:szCs w:val="30"/>
        </w:rPr>
      </w:pPr>
      <w:r>
        <w:rPr>
          <w:rFonts w:ascii="仿宋_GB2312" w:hAnsi="仿宋" w:eastAsia="仿宋_GB2312"/>
          <w:bCs/>
          <w:spacing w:val="6"/>
          <w:sz w:val="30"/>
          <w:szCs w:val="30"/>
        </w:rPr>
        <w:t>5</w:t>
      </w:r>
      <w:r>
        <w:rPr>
          <w:rFonts w:hint="eastAsia" w:ascii="仿宋_GB2312" w:hAnsi="仿宋" w:eastAsia="仿宋_GB2312"/>
          <w:bCs/>
          <w:spacing w:val="6"/>
          <w:sz w:val="30"/>
          <w:szCs w:val="30"/>
        </w:rPr>
        <w:t>栏=（6+</w:t>
      </w:r>
      <w:r>
        <w:rPr>
          <w:rFonts w:ascii="仿宋_GB2312" w:hAnsi="仿宋" w:eastAsia="仿宋_GB2312"/>
          <w:bCs/>
          <w:spacing w:val="6"/>
          <w:sz w:val="30"/>
          <w:szCs w:val="30"/>
        </w:rPr>
        <w:t>7</w:t>
      </w:r>
      <w:r>
        <w:rPr>
          <w:rFonts w:hint="eastAsia" w:ascii="仿宋_GB2312" w:hAnsi="仿宋" w:eastAsia="仿宋_GB2312"/>
          <w:bCs/>
          <w:spacing w:val="6"/>
          <w:sz w:val="30"/>
          <w:szCs w:val="30"/>
        </w:rPr>
        <w:t>）栏；</w:t>
      </w:r>
    </w:p>
    <w:p>
      <w:pPr>
        <w:numPr>
          <w:ilvl w:val="0"/>
          <w:numId w:val="8"/>
        </w:numPr>
        <w:snapToGrid w:val="0"/>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1行=（</w:t>
      </w:r>
      <w:r>
        <w:rPr>
          <w:rFonts w:ascii="仿宋_GB2312" w:hAnsi="仿宋" w:eastAsia="仿宋_GB2312"/>
          <w:bCs/>
          <w:spacing w:val="6"/>
          <w:sz w:val="30"/>
          <w:szCs w:val="30"/>
        </w:rPr>
        <w:t>2</w:t>
      </w:r>
      <w:r>
        <w:rPr>
          <w:rFonts w:hint="eastAsia" w:ascii="仿宋_GB2312" w:hAnsi="仿宋" w:eastAsia="仿宋_GB2312"/>
          <w:bCs/>
          <w:spacing w:val="6"/>
          <w:sz w:val="30"/>
          <w:szCs w:val="30"/>
        </w:rPr>
        <w:t>+</w:t>
      </w:r>
      <w:r>
        <w:rPr>
          <w:rFonts w:ascii="仿宋_GB2312" w:hAnsi="仿宋" w:eastAsia="仿宋_GB2312"/>
          <w:bCs/>
          <w:spacing w:val="6"/>
          <w:sz w:val="30"/>
          <w:szCs w:val="30"/>
        </w:rPr>
        <w:t>7</w:t>
      </w:r>
      <w:r>
        <w:rPr>
          <w:rFonts w:hint="eastAsia" w:ascii="仿宋_GB2312" w:hAnsi="仿宋" w:eastAsia="仿宋_GB2312"/>
          <w:bCs/>
          <w:spacing w:val="6"/>
          <w:sz w:val="30"/>
          <w:szCs w:val="30"/>
        </w:rPr>
        <w:t>+</w:t>
      </w:r>
      <w:r>
        <w:rPr>
          <w:rFonts w:ascii="仿宋_GB2312" w:hAnsi="仿宋" w:eastAsia="仿宋_GB2312"/>
          <w:bCs/>
          <w:spacing w:val="6"/>
          <w:sz w:val="30"/>
          <w:szCs w:val="30"/>
        </w:rPr>
        <w:t>13</w:t>
      </w:r>
      <w:r>
        <w:rPr>
          <w:rFonts w:hint="eastAsia" w:ascii="仿宋_GB2312" w:hAnsi="仿宋" w:eastAsia="仿宋_GB2312"/>
          <w:bCs/>
          <w:spacing w:val="6"/>
          <w:sz w:val="30"/>
          <w:szCs w:val="30"/>
        </w:rPr>
        <w:t>）行；</w:t>
      </w:r>
    </w:p>
    <w:p>
      <w:pPr>
        <w:numPr>
          <w:ilvl w:val="0"/>
          <w:numId w:val="8"/>
        </w:numPr>
        <w:snapToGrid w:val="0"/>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2行=（3+</w:t>
      </w:r>
      <w:r>
        <w:rPr>
          <w:rFonts w:ascii="仿宋_GB2312" w:hAnsi="仿宋" w:eastAsia="仿宋_GB2312"/>
          <w:bCs/>
          <w:spacing w:val="6"/>
          <w:sz w:val="30"/>
          <w:szCs w:val="30"/>
        </w:rPr>
        <w:t>4</w:t>
      </w:r>
      <w:r>
        <w:rPr>
          <w:rFonts w:hint="eastAsia" w:ascii="仿宋_GB2312" w:hAnsi="仿宋" w:eastAsia="仿宋_GB2312"/>
          <w:bCs/>
          <w:spacing w:val="6"/>
          <w:sz w:val="30"/>
          <w:szCs w:val="30"/>
        </w:rPr>
        <w:t>+</w:t>
      </w:r>
      <w:r>
        <w:rPr>
          <w:rFonts w:ascii="仿宋_GB2312" w:hAnsi="仿宋" w:eastAsia="仿宋_GB2312"/>
          <w:bCs/>
          <w:spacing w:val="6"/>
          <w:sz w:val="30"/>
          <w:szCs w:val="30"/>
        </w:rPr>
        <w:t>5</w:t>
      </w:r>
      <w:r>
        <w:rPr>
          <w:rFonts w:hint="eastAsia" w:ascii="仿宋_GB2312" w:hAnsi="仿宋" w:eastAsia="仿宋_GB2312"/>
          <w:bCs/>
          <w:spacing w:val="6"/>
          <w:sz w:val="30"/>
          <w:szCs w:val="30"/>
        </w:rPr>
        <w:t>+</w:t>
      </w:r>
      <w:r>
        <w:rPr>
          <w:rFonts w:ascii="仿宋_GB2312" w:hAnsi="仿宋" w:eastAsia="仿宋_GB2312"/>
          <w:bCs/>
          <w:spacing w:val="6"/>
          <w:sz w:val="30"/>
          <w:szCs w:val="30"/>
        </w:rPr>
        <w:t>6</w:t>
      </w:r>
      <w:r>
        <w:rPr>
          <w:rFonts w:hint="eastAsia" w:ascii="仿宋_GB2312" w:hAnsi="仿宋" w:eastAsia="仿宋_GB2312"/>
          <w:bCs/>
          <w:spacing w:val="6"/>
          <w:sz w:val="30"/>
          <w:szCs w:val="30"/>
        </w:rPr>
        <w:t>）行；</w:t>
      </w:r>
    </w:p>
    <w:p>
      <w:pPr>
        <w:numPr>
          <w:ilvl w:val="0"/>
          <w:numId w:val="8"/>
        </w:numPr>
        <w:snapToGrid w:val="0"/>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7行=（8+</w:t>
      </w:r>
      <w:r>
        <w:rPr>
          <w:rFonts w:ascii="仿宋_GB2312" w:hAnsi="仿宋" w:eastAsia="仿宋_GB2312"/>
          <w:bCs/>
          <w:spacing w:val="6"/>
          <w:sz w:val="30"/>
          <w:szCs w:val="30"/>
        </w:rPr>
        <w:t>9</w:t>
      </w:r>
      <w:r>
        <w:rPr>
          <w:rFonts w:hint="eastAsia" w:ascii="仿宋_GB2312" w:hAnsi="仿宋" w:eastAsia="仿宋_GB2312"/>
          <w:bCs/>
          <w:spacing w:val="6"/>
          <w:sz w:val="30"/>
          <w:szCs w:val="30"/>
        </w:rPr>
        <w:t>+</w:t>
      </w:r>
      <w:r>
        <w:rPr>
          <w:rFonts w:ascii="仿宋_GB2312" w:hAnsi="仿宋" w:eastAsia="仿宋_GB2312"/>
          <w:bCs/>
          <w:spacing w:val="6"/>
          <w:sz w:val="30"/>
          <w:szCs w:val="30"/>
        </w:rPr>
        <w:t>10</w:t>
      </w:r>
      <w:r>
        <w:rPr>
          <w:rFonts w:hint="eastAsia" w:ascii="仿宋_GB2312" w:hAnsi="仿宋" w:eastAsia="仿宋_GB2312"/>
          <w:bCs/>
          <w:spacing w:val="6"/>
          <w:sz w:val="30"/>
          <w:szCs w:val="30"/>
        </w:rPr>
        <w:t>+</w:t>
      </w:r>
      <w:r>
        <w:rPr>
          <w:rFonts w:ascii="仿宋_GB2312" w:hAnsi="仿宋" w:eastAsia="仿宋_GB2312"/>
          <w:bCs/>
          <w:spacing w:val="6"/>
          <w:sz w:val="30"/>
          <w:szCs w:val="30"/>
        </w:rPr>
        <w:t>11</w:t>
      </w:r>
      <w:r>
        <w:rPr>
          <w:rFonts w:hint="eastAsia" w:ascii="仿宋_GB2312" w:hAnsi="仿宋" w:eastAsia="仿宋_GB2312"/>
          <w:bCs/>
          <w:spacing w:val="6"/>
          <w:sz w:val="30"/>
          <w:szCs w:val="30"/>
        </w:rPr>
        <w:t>+</w:t>
      </w:r>
      <w:r>
        <w:rPr>
          <w:rFonts w:ascii="仿宋_GB2312" w:hAnsi="仿宋" w:eastAsia="仿宋_GB2312"/>
          <w:bCs/>
          <w:spacing w:val="6"/>
          <w:sz w:val="30"/>
          <w:szCs w:val="30"/>
        </w:rPr>
        <w:t>12</w:t>
      </w:r>
      <w:r>
        <w:rPr>
          <w:rFonts w:hint="eastAsia" w:ascii="仿宋_GB2312" w:hAnsi="仿宋" w:eastAsia="仿宋_GB2312"/>
          <w:bCs/>
          <w:spacing w:val="6"/>
          <w:sz w:val="30"/>
          <w:szCs w:val="30"/>
        </w:rPr>
        <w:t>）行；</w:t>
      </w:r>
    </w:p>
    <w:p>
      <w:pPr>
        <w:numPr>
          <w:ilvl w:val="0"/>
          <w:numId w:val="8"/>
        </w:numPr>
        <w:snapToGrid w:val="0"/>
        <w:spacing w:line="560" w:lineRule="exact"/>
        <w:rPr>
          <w:rFonts w:ascii="仿宋_GB2312" w:hAnsi="仿宋" w:eastAsia="仿宋_GB2312"/>
          <w:bCs/>
          <w:spacing w:val="6"/>
          <w:sz w:val="30"/>
          <w:szCs w:val="30"/>
        </w:rPr>
      </w:pPr>
      <w:r>
        <w:rPr>
          <w:rFonts w:hint="eastAsia" w:ascii="仿宋_GB2312" w:hAnsi="仿宋" w:eastAsia="仿宋_GB2312"/>
          <w:sz w:val="30"/>
          <w:szCs w:val="30"/>
        </w:rPr>
        <w:t>各</w:t>
      </w:r>
      <w:r>
        <w:rPr>
          <w:rFonts w:ascii="仿宋_GB2312" w:hAnsi="仿宋" w:eastAsia="仿宋_GB2312"/>
          <w:sz w:val="30"/>
          <w:szCs w:val="30"/>
        </w:rPr>
        <w:t>指标大于等于</w:t>
      </w:r>
      <w:r>
        <w:rPr>
          <w:rFonts w:hint="eastAsia" w:ascii="仿宋_GB2312" w:hAnsi="仿宋" w:eastAsia="仿宋_GB2312"/>
          <w:sz w:val="30"/>
          <w:szCs w:val="30"/>
        </w:rPr>
        <w:t>0</w:t>
      </w:r>
      <w:r>
        <w:rPr>
          <w:rFonts w:hint="eastAsia" w:ascii="仿宋_GB2312" w:hAnsi="仿宋" w:eastAsia="仿宋_GB2312"/>
          <w:bCs/>
          <w:spacing w:val="6"/>
          <w:sz w:val="30"/>
          <w:szCs w:val="30"/>
        </w:rPr>
        <w:t>。</w:t>
      </w:r>
    </w:p>
    <w:p>
      <w:pPr>
        <w:snapToGrid w:val="0"/>
        <w:spacing w:line="560" w:lineRule="exact"/>
        <w:ind w:firstLine="602" w:firstLineChars="200"/>
        <w:rPr>
          <w:rFonts w:ascii="仿宋_GB2312" w:hAnsi="仿宋" w:eastAsia="仿宋_GB2312"/>
          <w:b/>
          <w:bCs/>
          <w:sz w:val="30"/>
          <w:szCs w:val="30"/>
        </w:rPr>
      </w:pPr>
      <w:r>
        <w:rPr>
          <w:rFonts w:hint="eastAsia" w:ascii="仿宋_GB2312" w:hAnsi="仿宋" w:eastAsia="仿宋_GB2312"/>
          <w:b/>
          <w:bCs/>
          <w:sz w:val="30"/>
          <w:szCs w:val="30"/>
        </w:rPr>
        <w:t>表间公式：</w:t>
      </w:r>
    </w:p>
    <w:p>
      <w:pPr>
        <w:numPr>
          <w:ilvl w:val="0"/>
          <w:numId w:val="8"/>
        </w:numPr>
        <w:snapToGrid w:val="0"/>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1行4栏=财资0</w:t>
      </w:r>
      <w:r>
        <w:rPr>
          <w:rFonts w:ascii="仿宋_GB2312" w:hAnsi="仿宋" w:eastAsia="仿宋_GB2312"/>
          <w:bCs/>
          <w:spacing w:val="6"/>
          <w:sz w:val="30"/>
          <w:szCs w:val="30"/>
        </w:rPr>
        <w:t>1</w:t>
      </w:r>
      <w:r>
        <w:rPr>
          <w:rFonts w:hint="eastAsia" w:ascii="仿宋_GB2312" w:hAnsi="仿宋" w:eastAsia="仿宋_GB2312"/>
          <w:bCs/>
          <w:spacing w:val="6"/>
          <w:sz w:val="30"/>
          <w:szCs w:val="30"/>
        </w:rPr>
        <w:t>表3</w:t>
      </w:r>
      <w:r>
        <w:rPr>
          <w:rFonts w:ascii="仿宋_GB2312" w:hAnsi="仿宋" w:eastAsia="仿宋_GB2312"/>
          <w:bCs/>
          <w:spacing w:val="6"/>
          <w:sz w:val="30"/>
          <w:szCs w:val="30"/>
        </w:rPr>
        <w:t>2</w:t>
      </w:r>
      <w:r>
        <w:rPr>
          <w:rFonts w:hint="eastAsia" w:ascii="仿宋_GB2312" w:hAnsi="仿宋" w:eastAsia="仿宋_GB2312"/>
          <w:bCs/>
          <w:spacing w:val="6"/>
          <w:sz w:val="30"/>
          <w:szCs w:val="30"/>
        </w:rPr>
        <w:t>行1栏；</w:t>
      </w:r>
    </w:p>
    <w:p>
      <w:pPr>
        <w:numPr>
          <w:ilvl w:val="0"/>
          <w:numId w:val="8"/>
        </w:numPr>
        <w:snapToGrid w:val="0"/>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1行</w:t>
      </w:r>
      <w:r>
        <w:rPr>
          <w:rFonts w:ascii="仿宋_GB2312" w:hAnsi="仿宋" w:eastAsia="仿宋_GB2312"/>
          <w:bCs/>
          <w:spacing w:val="6"/>
          <w:sz w:val="30"/>
          <w:szCs w:val="30"/>
        </w:rPr>
        <w:t>8</w:t>
      </w:r>
      <w:r>
        <w:rPr>
          <w:rFonts w:hint="eastAsia" w:ascii="仿宋_GB2312" w:hAnsi="仿宋" w:eastAsia="仿宋_GB2312"/>
          <w:bCs/>
          <w:spacing w:val="6"/>
          <w:sz w:val="30"/>
          <w:szCs w:val="30"/>
        </w:rPr>
        <w:t>栏=财资0</w:t>
      </w:r>
      <w:r>
        <w:rPr>
          <w:rFonts w:ascii="仿宋_GB2312" w:hAnsi="仿宋" w:eastAsia="仿宋_GB2312"/>
          <w:bCs/>
          <w:spacing w:val="6"/>
          <w:sz w:val="30"/>
          <w:szCs w:val="30"/>
        </w:rPr>
        <w:t>1</w:t>
      </w:r>
      <w:r>
        <w:rPr>
          <w:rFonts w:hint="eastAsia" w:ascii="仿宋_GB2312" w:hAnsi="仿宋" w:eastAsia="仿宋_GB2312"/>
          <w:bCs/>
          <w:spacing w:val="6"/>
          <w:sz w:val="30"/>
          <w:szCs w:val="30"/>
        </w:rPr>
        <w:t>表</w:t>
      </w:r>
      <w:r>
        <w:rPr>
          <w:rFonts w:ascii="仿宋_GB2312" w:hAnsi="仿宋" w:eastAsia="仿宋_GB2312"/>
          <w:bCs/>
          <w:spacing w:val="6"/>
          <w:sz w:val="30"/>
          <w:szCs w:val="30"/>
        </w:rPr>
        <w:t>32</w:t>
      </w:r>
      <w:r>
        <w:rPr>
          <w:rFonts w:hint="eastAsia" w:ascii="仿宋_GB2312" w:hAnsi="仿宋" w:eastAsia="仿宋_GB2312"/>
          <w:bCs/>
          <w:spacing w:val="6"/>
          <w:sz w:val="30"/>
          <w:szCs w:val="30"/>
        </w:rPr>
        <w:t>行2栏。</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核实性公式：</w:t>
      </w:r>
    </w:p>
    <w:p>
      <w:pPr>
        <w:pStyle w:val="6"/>
        <w:numPr>
          <w:ilvl w:val="0"/>
          <w:numId w:val="8"/>
        </w:numPr>
        <w:spacing w:line="560" w:lineRule="exact"/>
        <w:ind w:firstLineChars="0"/>
        <w:rPr>
          <w:rFonts w:hAnsi="仿宋"/>
          <w:sz w:val="30"/>
          <w:szCs w:val="30"/>
        </w:rPr>
      </w:pPr>
      <w:r>
        <w:rPr>
          <w:rFonts w:hint="eastAsia" w:hAnsi="仿宋"/>
          <w:sz w:val="30"/>
          <w:szCs w:val="30"/>
        </w:rPr>
        <w:t>2栏、</w:t>
      </w:r>
      <w:r>
        <w:rPr>
          <w:rFonts w:hAnsi="仿宋"/>
          <w:sz w:val="30"/>
          <w:szCs w:val="30"/>
        </w:rPr>
        <w:t>6</w:t>
      </w:r>
      <w:r>
        <w:rPr>
          <w:rFonts w:hint="eastAsia" w:hAnsi="仿宋"/>
          <w:sz w:val="30"/>
          <w:szCs w:val="30"/>
        </w:rPr>
        <w:t>栏&gt;</w:t>
      </w:r>
      <w:r>
        <w:rPr>
          <w:rFonts w:hAnsi="仿宋"/>
          <w:sz w:val="30"/>
          <w:szCs w:val="30"/>
        </w:rPr>
        <w:t>0,</w:t>
      </w:r>
      <w:r>
        <w:rPr>
          <w:rFonts w:hint="eastAsia" w:hAnsi="仿宋"/>
          <w:sz w:val="30"/>
          <w:szCs w:val="30"/>
        </w:rPr>
        <w:t>则</w:t>
      </w:r>
      <w:r>
        <w:rPr>
          <w:rFonts w:hAnsi="仿宋"/>
          <w:sz w:val="30"/>
          <w:szCs w:val="30"/>
        </w:rPr>
        <w:t>4</w:t>
      </w:r>
      <w:r>
        <w:rPr>
          <w:rFonts w:hint="eastAsia" w:hAnsi="仿宋"/>
          <w:sz w:val="30"/>
          <w:szCs w:val="30"/>
        </w:rPr>
        <w:t>栏、</w:t>
      </w:r>
      <w:r>
        <w:rPr>
          <w:rFonts w:hAnsi="仿宋"/>
          <w:sz w:val="30"/>
          <w:szCs w:val="30"/>
        </w:rPr>
        <w:t>8</w:t>
      </w:r>
      <w:r>
        <w:rPr>
          <w:rFonts w:hint="eastAsia" w:hAnsi="仿宋"/>
          <w:sz w:val="30"/>
          <w:szCs w:val="30"/>
        </w:rPr>
        <w:t>栏&gt;</w:t>
      </w:r>
      <w:r>
        <w:rPr>
          <w:rFonts w:hAnsi="仿宋"/>
          <w:sz w:val="30"/>
          <w:szCs w:val="30"/>
        </w:rPr>
        <w:t>0</w:t>
      </w:r>
      <w:r>
        <w:rPr>
          <w:rFonts w:hint="eastAsia" w:hAnsi="仿宋"/>
          <w:sz w:val="30"/>
          <w:szCs w:val="30"/>
        </w:rPr>
        <w:t>，否则提示核实性错误，需结合实际情况修改或填写情况说明；</w:t>
      </w:r>
    </w:p>
    <w:p>
      <w:pPr>
        <w:pStyle w:val="6"/>
        <w:numPr>
          <w:ilvl w:val="0"/>
          <w:numId w:val="8"/>
        </w:numPr>
        <w:spacing w:line="560" w:lineRule="exact"/>
        <w:ind w:firstLineChars="0"/>
        <w:rPr>
          <w:rFonts w:hAnsi="仿宋"/>
          <w:sz w:val="30"/>
          <w:szCs w:val="30"/>
        </w:rPr>
      </w:pPr>
      <w:r>
        <w:rPr>
          <w:rFonts w:hAnsi="仿宋"/>
          <w:sz w:val="30"/>
          <w:szCs w:val="30"/>
        </w:rPr>
        <w:t>4</w:t>
      </w:r>
      <w:r>
        <w:rPr>
          <w:rFonts w:hint="eastAsia" w:hAnsi="仿宋"/>
          <w:sz w:val="30"/>
          <w:szCs w:val="30"/>
        </w:rPr>
        <w:t>栏、</w:t>
      </w:r>
      <w:r>
        <w:rPr>
          <w:rFonts w:hAnsi="仿宋"/>
          <w:sz w:val="30"/>
          <w:szCs w:val="30"/>
        </w:rPr>
        <w:t>8</w:t>
      </w:r>
      <w:r>
        <w:rPr>
          <w:rFonts w:hint="eastAsia" w:hAnsi="仿宋"/>
          <w:sz w:val="30"/>
          <w:szCs w:val="30"/>
        </w:rPr>
        <w:t>栏&gt;</w:t>
      </w:r>
      <w:r>
        <w:rPr>
          <w:rFonts w:hAnsi="仿宋"/>
          <w:sz w:val="30"/>
          <w:szCs w:val="30"/>
        </w:rPr>
        <w:t>0,</w:t>
      </w:r>
      <w:r>
        <w:rPr>
          <w:rFonts w:hint="eastAsia" w:hAnsi="仿宋"/>
          <w:sz w:val="30"/>
          <w:szCs w:val="30"/>
        </w:rPr>
        <w:t>则</w:t>
      </w:r>
      <w:r>
        <w:rPr>
          <w:rFonts w:hAnsi="仿宋"/>
          <w:sz w:val="30"/>
          <w:szCs w:val="30"/>
        </w:rPr>
        <w:t>2</w:t>
      </w:r>
      <w:r>
        <w:rPr>
          <w:rFonts w:hint="eastAsia" w:hAnsi="仿宋"/>
          <w:sz w:val="30"/>
          <w:szCs w:val="30"/>
        </w:rPr>
        <w:t>栏、</w:t>
      </w:r>
      <w:r>
        <w:rPr>
          <w:rFonts w:hAnsi="仿宋"/>
          <w:sz w:val="30"/>
          <w:szCs w:val="30"/>
        </w:rPr>
        <w:t>6</w:t>
      </w:r>
      <w:r>
        <w:rPr>
          <w:rFonts w:hint="eastAsia" w:hAnsi="仿宋"/>
          <w:sz w:val="30"/>
          <w:szCs w:val="30"/>
        </w:rPr>
        <w:t>栏&gt;</w:t>
      </w:r>
      <w:r>
        <w:rPr>
          <w:rFonts w:hAnsi="仿宋"/>
          <w:sz w:val="30"/>
          <w:szCs w:val="30"/>
        </w:rPr>
        <w:t>0</w:t>
      </w:r>
      <w:r>
        <w:rPr>
          <w:rFonts w:hint="eastAsia" w:hAnsi="仿宋"/>
          <w:sz w:val="30"/>
          <w:szCs w:val="30"/>
        </w:rPr>
        <w:t>，否则提示核实性错误，需结合实际情况修改或填写情况说明；</w:t>
      </w:r>
    </w:p>
    <w:p>
      <w:pPr>
        <w:pStyle w:val="6"/>
        <w:numPr>
          <w:ilvl w:val="0"/>
          <w:numId w:val="6"/>
        </w:numPr>
        <w:spacing w:line="560" w:lineRule="exact"/>
        <w:ind w:firstLineChars="0"/>
        <w:rPr>
          <w:rFonts w:hAnsi="仿宋"/>
          <w:sz w:val="30"/>
          <w:szCs w:val="30"/>
        </w:rPr>
      </w:pPr>
      <w:r>
        <w:rPr>
          <w:rFonts w:hint="eastAsia" w:hAnsi="仿宋"/>
          <w:sz w:val="30"/>
          <w:szCs w:val="30"/>
        </w:rPr>
        <w:t>2行|5栏-1栏|/1栏&gt;10%或7行|5栏-1栏|/1栏&gt;50%或</w:t>
      </w:r>
      <w:r>
        <w:rPr>
          <w:rFonts w:hAnsi="仿宋"/>
          <w:sz w:val="30"/>
          <w:szCs w:val="30"/>
        </w:rPr>
        <w:t>13</w:t>
      </w:r>
      <w:r>
        <w:rPr>
          <w:rFonts w:hint="eastAsia" w:hAnsi="仿宋"/>
          <w:sz w:val="30"/>
          <w:szCs w:val="30"/>
        </w:rPr>
        <w:t>行|5栏-1栏|/1栏&gt;</w:t>
      </w:r>
      <w:r>
        <w:rPr>
          <w:rFonts w:hAnsi="仿宋"/>
          <w:sz w:val="30"/>
          <w:szCs w:val="30"/>
        </w:rPr>
        <w:t>100</w:t>
      </w:r>
      <w:r>
        <w:rPr>
          <w:rFonts w:hint="eastAsia" w:hAnsi="仿宋"/>
          <w:sz w:val="30"/>
          <w:szCs w:val="30"/>
        </w:rPr>
        <w:t>%（本表中的主要指标数量小计年末数与年初数不可移动文物增减变动超过10%进行提示、可移动文物增减变动超过50%进行提示、其他文物文化资产增减变动超过</w:t>
      </w:r>
      <w:r>
        <w:rPr>
          <w:rFonts w:hAnsi="仿宋"/>
          <w:sz w:val="30"/>
          <w:szCs w:val="30"/>
        </w:rPr>
        <w:t>100</w:t>
      </w:r>
      <w:r>
        <w:rPr>
          <w:rFonts w:hint="eastAsia" w:hAnsi="仿宋"/>
          <w:sz w:val="30"/>
          <w:szCs w:val="30"/>
        </w:rPr>
        <w:t>%进行提示）,提示核实性错误，需结合实际情况修改或填写情况说明；</w:t>
      </w:r>
    </w:p>
    <w:p>
      <w:pPr>
        <w:pStyle w:val="6"/>
        <w:numPr>
          <w:ilvl w:val="0"/>
          <w:numId w:val="6"/>
        </w:numPr>
        <w:spacing w:line="560" w:lineRule="exact"/>
        <w:ind w:firstLineChars="0"/>
        <w:rPr>
          <w:rFonts w:hAnsi="仿宋"/>
          <w:sz w:val="30"/>
          <w:szCs w:val="30"/>
        </w:rPr>
      </w:pPr>
      <w:r>
        <w:rPr>
          <w:rFonts w:hint="eastAsia" w:hAnsi="仿宋"/>
          <w:sz w:val="30"/>
          <w:szCs w:val="30"/>
        </w:rPr>
        <w:t>2行|8栏-4栏|/4栏或7行|8栏-4栏|/4栏&gt;300%或</w:t>
      </w:r>
      <w:r>
        <w:rPr>
          <w:rFonts w:hAnsi="仿宋"/>
          <w:sz w:val="30"/>
          <w:szCs w:val="30"/>
        </w:rPr>
        <w:t>13</w:t>
      </w:r>
      <w:r>
        <w:rPr>
          <w:rFonts w:hint="eastAsia" w:hAnsi="仿宋"/>
          <w:sz w:val="30"/>
          <w:szCs w:val="30"/>
        </w:rPr>
        <w:t>行|8栏-4栏|/4栏&gt;300%（本表中的主要指标价值小计年末数与年初数增减变动超过300%进行提示）,提示核实性错误，需结合实际情况修改或填写情况说明；</w:t>
      </w:r>
    </w:p>
    <w:p>
      <w:pPr>
        <w:pStyle w:val="6"/>
        <w:numPr>
          <w:ilvl w:val="0"/>
          <w:numId w:val="6"/>
        </w:numPr>
        <w:spacing w:line="560" w:lineRule="exact"/>
        <w:ind w:firstLineChars="0"/>
        <w:rPr>
          <w:rFonts w:hAnsi="仿宋"/>
          <w:sz w:val="30"/>
          <w:szCs w:val="30"/>
        </w:rPr>
      </w:pPr>
      <w:r>
        <w:rPr>
          <w:rFonts w:hint="eastAsia" w:hAnsi="仿宋"/>
          <w:sz w:val="30"/>
          <w:szCs w:val="30"/>
        </w:rPr>
        <w:t>（有错修改，无错说明）本表期初数应等于上年本表期末数。</w:t>
      </w:r>
    </w:p>
    <w:p>
      <w:pPr>
        <w:pStyle w:val="2"/>
        <w:spacing w:line="560" w:lineRule="exact"/>
        <w:rPr>
          <w:b/>
          <w:color w:val="auto"/>
        </w:rPr>
      </w:pPr>
      <w:r>
        <w:rPr>
          <w:rFonts w:hint="eastAsia"/>
          <w:color w:val="auto"/>
        </w:rPr>
        <w:t>十八、保障性住房（财资15表）</w:t>
      </w:r>
    </w:p>
    <w:p>
      <w:pPr>
        <w:snapToGrid w:val="0"/>
        <w:spacing w:line="560" w:lineRule="exact"/>
        <w:ind w:firstLine="600" w:firstLineChars="200"/>
        <w:rPr>
          <w:rFonts w:ascii="仿宋_GB2312" w:hAnsi="仿宋" w:eastAsia="仿宋_GB2312"/>
          <w:sz w:val="30"/>
          <w:szCs w:val="30"/>
        </w:rPr>
      </w:pPr>
      <w:r>
        <w:rPr>
          <w:rFonts w:hint="eastAsia" w:ascii="仿宋_GB2312" w:hAnsi="宋体" w:eastAsia="仿宋_GB2312"/>
          <w:sz w:val="30"/>
          <w:szCs w:val="30"/>
        </w:rPr>
        <w:t>本表反映行政事业单位已入账的保障性住房期初、期末账面数，包括公租房、经济适用房、保障性租赁住房和共有产权住房</w:t>
      </w:r>
      <w:r>
        <w:rPr>
          <w:rFonts w:hint="eastAsia" w:ascii="仿宋_GB2312" w:hAnsi="宋体" w:eastAsia="仿宋_GB2312"/>
          <w:bCs/>
          <w:sz w:val="30"/>
          <w:szCs w:val="30"/>
        </w:rPr>
        <w:t>。</w:t>
      </w:r>
      <w:r>
        <w:rPr>
          <w:rFonts w:hint="eastAsia" w:ascii="仿宋_GB2312" w:hAnsi="仿宋" w:eastAsia="仿宋_GB2312"/>
          <w:sz w:val="30"/>
          <w:szCs w:val="30"/>
        </w:rPr>
        <w:t>保障性住房的登记入账核算按照《政府会计制度-行政事业单位会计科目和报表》中“保障性住房”的规定执行。有账面价值的资产,按照账面价值进行计价。没有价值的可以按照历史成本、重置成本、公允价值等方法进行计价。住房和城乡建设相关单位根据保障性住房资产情况手工填列。房屋面积根据保障性住房资产信息卡总建筑面积自动提取，允许手工修改。</w:t>
      </w:r>
    </w:p>
    <w:p>
      <w:pPr>
        <w:snapToGrid w:val="0"/>
        <w:spacing w:line="560" w:lineRule="exact"/>
        <w:ind w:firstLine="602" w:firstLineChars="200"/>
        <w:rPr>
          <w:rFonts w:ascii="仿宋_GB2312" w:hAnsi="仿宋" w:eastAsia="仿宋_GB2312"/>
          <w:b/>
          <w:bCs/>
          <w:sz w:val="30"/>
          <w:szCs w:val="30"/>
        </w:rPr>
      </w:pPr>
      <w:r>
        <w:rPr>
          <w:rFonts w:hint="eastAsia" w:ascii="仿宋_GB2312" w:hAnsi="仿宋" w:eastAsia="仿宋_GB2312"/>
          <w:b/>
          <w:bCs/>
          <w:sz w:val="30"/>
          <w:szCs w:val="30"/>
        </w:rPr>
        <w:t>主要指标</w:t>
      </w:r>
      <w:r>
        <w:rPr>
          <w:rFonts w:ascii="仿宋_GB2312" w:hAnsi="仿宋" w:eastAsia="仿宋_GB2312"/>
          <w:b/>
          <w:bCs/>
          <w:sz w:val="30"/>
          <w:szCs w:val="30"/>
        </w:rPr>
        <w:t>说明：</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1.公租房：根据《公共租赁住房资产管理暂行办法》规定，是指地方政府住房保障主管部门持有的，纳入城镇住房保障规划和年度计划，向符合条件的保障对象提供的住房。公租房资产包括公租房项目中的住宅，以及配套的非住宅资产（公共用房、经营性用房、车位、设施设备用房等房屋建筑物）。住房城乡建设部、财政部、国家发展改革委联合印发的《关于公共租赁住房和廉租房并轨运行的通知》（建保〔2013〕178号）规定，从2014年起各地公租房和廉租房并轨运行，统称为公租房。</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2.经济适用房：是指政府提供政策优惠，限定套型面积和销售价格，按照合理标准建设，面向城市低收入住房困难家庭供应，政府持有的（含共有产权）具有保障性质的政策性住房。购房人拥有有限产权，购房满5年可转让，但应按照规定交纳土地收益等价款，政府具有优先回购权。</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3</w:t>
      </w:r>
      <w:r>
        <w:rPr>
          <w:rFonts w:ascii="仿宋_GB2312" w:hAnsi="仿宋" w:eastAsia="仿宋_GB2312"/>
          <w:sz w:val="30"/>
          <w:szCs w:val="30"/>
        </w:rPr>
        <w:t>.</w:t>
      </w:r>
      <w:r>
        <w:rPr>
          <w:rFonts w:hint="eastAsia" w:ascii="仿宋_GB2312" w:hAnsi="仿宋" w:eastAsia="仿宋_GB2312"/>
          <w:sz w:val="30"/>
          <w:szCs w:val="30"/>
        </w:rPr>
        <w:t>保障性租赁住房：根据国务院办公厅发布的《关于加快发展保障性租赁住房的意见》要求，主要解决符合条件的新市民、青年人等群体住房困难问题，以建筑面积不超过7</w:t>
      </w:r>
      <w:r>
        <w:rPr>
          <w:rFonts w:ascii="仿宋_GB2312" w:hAnsi="仿宋" w:eastAsia="仿宋_GB2312"/>
          <w:sz w:val="30"/>
          <w:szCs w:val="30"/>
        </w:rPr>
        <w:t>0</w:t>
      </w:r>
      <w:r>
        <w:rPr>
          <w:rFonts w:hint="eastAsia" w:ascii="仿宋_GB2312" w:hAnsi="仿宋" w:eastAsia="仿宋_GB2312"/>
          <w:sz w:val="30"/>
          <w:szCs w:val="30"/>
        </w:rPr>
        <w:t>平方米的小户型为主，租金低于同地段、同品质市场租赁住房租金，准入和退出具体条件、小户型的具体面积由城市人民政府按照保基本的原则合理确定。</w:t>
      </w:r>
    </w:p>
    <w:p>
      <w:pPr>
        <w:snapToGrid w:val="0"/>
        <w:spacing w:line="560" w:lineRule="exact"/>
        <w:ind w:firstLine="600" w:firstLineChars="200"/>
        <w:rPr>
          <w:rFonts w:ascii="仿宋_GB2312" w:hAnsi="仿宋" w:eastAsia="仿宋_GB2312"/>
          <w:sz w:val="30"/>
          <w:szCs w:val="30"/>
        </w:rPr>
      </w:pPr>
      <w:r>
        <w:rPr>
          <w:rFonts w:ascii="仿宋_GB2312" w:hAnsi="仿宋" w:eastAsia="仿宋_GB2312"/>
          <w:sz w:val="30"/>
          <w:szCs w:val="30"/>
        </w:rPr>
        <w:t>4.</w:t>
      </w:r>
      <w:r>
        <w:rPr>
          <w:rFonts w:hint="eastAsia" w:ascii="仿宋_GB2312" w:hAnsi="仿宋" w:eastAsia="仿宋_GB2312"/>
          <w:sz w:val="30"/>
          <w:szCs w:val="30"/>
        </w:rPr>
        <w:t>共有产权房：是指政府提供政策支持，由建设单位开发建设，销售价格低于同地段、同品质商品住房价格水平，并限定使用和处分权力，实行政府与购房人按份共有产权的政策性商品住房。</w:t>
      </w:r>
    </w:p>
    <w:p>
      <w:pPr>
        <w:snapToGrid w:val="0"/>
        <w:spacing w:line="560" w:lineRule="exact"/>
        <w:ind w:firstLine="600" w:firstLineChars="200"/>
        <w:rPr>
          <w:rFonts w:ascii="仿宋_GB2312" w:hAnsi="仿宋" w:eastAsia="仿宋_GB2312"/>
          <w:sz w:val="30"/>
          <w:szCs w:val="30"/>
        </w:rPr>
      </w:pPr>
      <w:r>
        <w:rPr>
          <w:rFonts w:hint="eastAsia" w:ascii="仿宋_GB2312" w:hAnsi="仿宋" w:eastAsia="仿宋_GB2312"/>
          <w:sz w:val="30"/>
          <w:szCs w:val="30"/>
        </w:rPr>
        <w:t>本次填报不涉及“限价商品房”、“棚改安置住房”。</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逻辑性审核公式：</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表内公式：</w:t>
      </w:r>
    </w:p>
    <w:p>
      <w:pPr>
        <w:numPr>
          <w:ilvl w:val="0"/>
          <w:numId w:val="6"/>
        </w:numPr>
        <w:spacing w:line="560" w:lineRule="exact"/>
        <w:rPr>
          <w:rFonts w:ascii="仿宋_GB2312" w:hAnsi="Calibri" w:eastAsia="仿宋_GB2312"/>
          <w:sz w:val="30"/>
          <w:szCs w:val="30"/>
        </w:rPr>
      </w:pPr>
      <w:r>
        <w:rPr>
          <w:rFonts w:hint="eastAsia" w:ascii="仿宋_GB2312" w:hAnsi="Calibri" w:eastAsia="仿宋_GB2312"/>
          <w:sz w:val="30"/>
          <w:szCs w:val="30"/>
        </w:rPr>
        <w:t>1行1</w:t>
      </w:r>
      <w:r>
        <w:rPr>
          <w:rFonts w:ascii="仿宋_GB2312" w:hAnsi="Calibri" w:eastAsia="仿宋_GB2312"/>
          <w:sz w:val="30"/>
          <w:szCs w:val="30"/>
        </w:rPr>
        <w:t>~11</w:t>
      </w:r>
      <w:r>
        <w:rPr>
          <w:rFonts w:hint="eastAsia" w:ascii="仿宋_GB2312" w:hAnsi="Calibri" w:eastAsia="仿宋_GB2312"/>
          <w:sz w:val="30"/>
          <w:szCs w:val="30"/>
        </w:rPr>
        <w:t>栏=（2</w:t>
      </w:r>
      <w:r>
        <w:rPr>
          <w:rFonts w:ascii="仿宋_GB2312" w:hAnsi="Calibri" w:eastAsia="仿宋_GB2312"/>
          <w:sz w:val="30"/>
          <w:szCs w:val="30"/>
        </w:rPr>
        <w:t>+3+4+5</w:t>
      </w:r>
      <w:r>
        <w:rPr>
          <w:rFonts w:hint="eastAsia" w:ascii="仿宋_GB2312" w:hAnsi="Calibri" w:eastAsia="仿宋_GB2312"/>
          <w:sz w:val="30"/>
          <w:szCs w:val="30"/>
        </w:rPr>
        <w:t>）行1</w:t>
      </w:r>
      <w:r>
        <w:rPr>
          <w:rFonts w:ascii="仿宋_GB2312" w:hAnsi="Calibri" w:eastAsia="仿宋_GB2312"/>
          <w:sz w:val="30"/>
          <w:szCs w:val="30"/>
        </w:rPr>
        <w:t>~11</w:t>
      </w:r>
      <w:r>
        <w:rPr>
          <w:rFonts w:hint="eastAsia" w:ascii="仿宋_GB2312" w:hAnsi="Calibri" w:eastAsia="仿宋_GB2312"/>
          <w:sz w:val="30"/>
          <w:szCs w:val="30"/>
        </w:rPr>
        <w:t>栏</w:t>
      </w:r>
      <w:r>
        <w:rPr>
          <w:rFonts w:ascii="仿宋_GB2312" w:hAnsi="Calibri" w:eastAsia="仿宋_GB2312"/>
          <w:sz w:val="30"/>
          <w:szCs w:val="30"/>
        </w:rPr>
        <w:t>；</w:t>
      </w:r>
    </w:p>
    <w:p>
      <w:pPr>
        <w:numPr>
          <w:ilvl w:val="0"/>
          <w:numId w:val="6"/>
        </w:numPr>
        <w:spacing w:line="560" w:lineRule="exact"/>
        <w:rPr>
          <w:rFonts w:ascii="仿宋_GB2312" w:hAnsi="Calibri" w:eastAsia="仿宋_GB2312"/>
          <w:sz w:val="30"/>
          <w:szCs w:val="30"/>
        </w:rPr>
      </w:pPr>
      <w:r>
        <w:rPr>
          <w:rFonts w:ascii="仿宋_GB2312" w:hAnsi="Calibri" w:eastAsia="仿宋_GB2312"/>
          <w:sz w:val="30"/>
          <w:szCs w:val="30"/>
        </w:rPr>
        <w:t>5</w:t>
      </w:r>
      <w:r>
        <w:rPr>
          <w:rFonts w:hint="eastAsia" w:ascii="仿宋_GB2312" w:hAnsi="Calibri" w:eastAsia="仿宋_GB2312"/>
          <w:sz w:val="30"/>
          <w:szCs w:val="30"/>
        </w:rPr>
        <w:t>栏=（</w:t>
      </w:r>
      <w:r>
        <w:rPr>
          <w:rFonts w:ascii="仿宋_GB2312" w:hAnsi="Calibri" w:eastAsia="仿宋_GB2312"/>
          <w:sz w:val="30"/>
          <w:szCs w:val="30"/>
        </w:rPr>
        <w:t>3</w:t>
      </w:r>
      <w:r>
        <w:rPr>
          <w:rFonts w:hint="eastAsia" w:ascii="仿宋_GB2312" w:hAnsi="Calibri" w:eastAsia="仿宋_GB2312"/>
          <w:sz w:val="30"/>
          <w:szCs w:val="30"/>
        </w:rPr>
        <w:t>-</w:t>
      </w:r>
      <w:r>
        <w:rPr>
          <w:rFonts w:ascii="仿宋_GB2312" w:hAnsi="Calibri" w:eastAsia="仿宋_GB2312"/>
          <w:sz w:val="30"/>
          <w:szCs w:val="30"/>
        </w:rPr>
        <w:t>4</w:t>
      </w:r>
      <w:r>
        <w:rPr>
          <w:rFonts w:hint="eastAsia" w:ascii="仿宋_GB2312" w:hAnsi="Calibri" w:eastAsia="仿宋_GB2312"/>
          <w:sz w:val="30"/>
          <w:szCs w:val="30"/>
        </w:rPr>
        <w:t>）栏；</w:t>
      </w:r>
    </w:p>
    <w:p>
      <w:pPr>
        <w:numPr>
          <w:ilvl w:val="0"/>
          <w:numId w:val="6"/>
        </w:numPr>
        <w:spacing w:line="560" w:lineRule="exact"/>
        <w:rPr>
          <w:rFonts w:ascii="仿宋_GB2312" w:hAnsi="Calibri" w:eastAsia="仿宋_GB2312"/>
          <w:sz w:val="30"/>
          <w:szCs w:val="30"/>
        </w:rPr>
      </w:pPr>
      <w:r>
        <w:rPr>
          <w:rFonts w:ascii="仿宋_GB2312" w:hAnsi="Calibri" w:eastAsia="仿宋_GB2312"/>
          <w:sz w:val="30"/>
          <w:szCs w:val="30"/>
        </w:rPr>
        <w:t>11</w:t>
      </w:r>
      <w:r>
        <w:rPr>
          <w:rFonts w:hint="eastAsia" w:ascii="仿宋_GB2312" w:hAnsi="Calibri" w:eastAsia="仿宋_GB2312"/>
          <w:sz w:val="30"/>
          <w:szCs w:val="30"/>
        </w:rPr>
        <w:t>栏=（</w:t>
      </w:r>
      <w:r>
        <w:rPr>
          <w:rFonts w:ascii="仿宋_GB2312" w:hAnsi="Calibri" w:eastAsia="仿宋_GB2312"/>
          <w:sz w:val="30"/>
          <w:szCs w:val="30"/>
        </w:rPr>
        <w:t>9</w:t>
      </w:r>
      <w:r>
        <w:rPr>
          <w:rFonts w:hint="eastAsia" w:ascii="仿宋_GB2312" w:hAnsi="Calibri" w:eastAsia="仿宋_GB2312"/>
          <w:sz w:val="30"/>
          <w:szCs w:val="30"/>
        </w:rPr>
        <w:t>-</w:t>
      </w:r>
      <w:r>
        <w:rPr>
          <w:rFonts w:ascii="仿宋_GB2312" w:hAnsi="Calibri" w:eastAsia="仿宋_GB2312"/>
          <w:sz w:val="30"/>
          <w:szCs w:val="30"/>
        </w:rPr>
        <w:t>10</w:t>
      </w:r>
      <w:r>
        <w:rPr>
          <w:rFonts w:hint="eastAsia" w:ascii="仿宋_GB2312" w:hAnsi="Calibri" w:eastAsia="仿宋_GB2312"/>
          <w:sz w:val="30"/>
          <w:szCs w:val="30"/>
        </w:rPr>
        <w:t>）栏；</w:t>
      </w:r>
    </w:p>
    <w:p>
      <w:pPr>
        <w:numPr>
          <w:ilvl w:val="0"/>
          <w:numId w:val="6"/>
        </w:numPr>
        <w:spacing w:line="560" w:lineRule="exact"/>
        <w:rPr>
          <w:rFonts w:ascii="仿宋_GB2312" w:hAnsi="Calibri" w:eastAsia="仿宋_GB2312"/>
          <w:sz w:val="30"/>
          <w:szCs w:val="30"/>
        </w:rPr>
      </w:pPr>
      <w:r>
        <w:rPr>
          <w:rFonts w:hint="eastAsia" w:ascii="仿宋_GB2312" w:hAnsi="仿宋" w:eastAsia="仿宋_GB2312"/>
          <w:sz w:val="30"/>
          <w:szCs w:val="30"/>
        </w:rPr>
        <w:t>各</w:t>
      </w:r>
      <w:r>
        <w:rPr>
          <w:rFonts w:ascii="仿宋_GB2312" w:hAnsi="仿宋" w:eastAsia="仿宋_GB2312"/>
          <w:sz w:val="30"/>
          <w:szCs w:val="30"/>
        </w:rPr>
        <w:t>指标大于等于</w:t>
      </w:r>
      <w:r>
        <w:rPr>
          <w:rFonts w:hint="eastAsia" w:ascii="仿宋_GB2312" w:hAnsi="仿宋" w:eastAsia="仿宋_GB2312"/>
          <w:sz w:val="30"/>
          <w:szCs w:val="30"/>
        </w:rPr>
        <w:t>0</w:t>
      </w:r>
      <w:r>
        <w:rPr>
          <w:rFonts w:hint="eastAsia" w:ascii="仿宋_GB2312" w:hAnsi="Calibri" w:eastAsia="仿宋_GB2312"/>
          <w:sz w:val="30"/>
          <w:szCs w:val="30"/>
        </w:rPr>
        <w:t>。</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表间公式：</w:t>
      </w:r>
    </w:p>
    <w:p>
      <w:pPr>
        <w:numPr>
          <w:ilvl w:val="0"/>
          <w:numId w:val="6"/>
        </w:numPr>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1行</w:t>
      </w:r>
      <w:r>
        <w:rPr>
          <w:rFonts w:ascii="仿宋_GB2312" w:hAnsi="仿宋" w:eastAsia="仿宋_GB2312"/>
          <w:bCs/>
          <w:spacing w:val="6"/>
          <w:sz w:val="30"/>
          <w:szCs w:val="30"/>
        </w:rPr>
        <w:t>3</w:t>
      </w:r>
      <w:r>
        <w:rPr>
          <w:rFonts w:hint="eastAsia" w:ascii="仿宋_GB2312" w:hAnsi="仿宋" w:eastAsia="仿宋_GB2312"/>
          <w:bCs/>
          <w:spacing w:val="6"/>
          <w:sz w:val="30"/>
          <w:szCs w:val="30"/>
        </w:rPr>
        <w:t>栏=财资0</w:t>
      </w:r>
      <w:r>
        <w:rPr>
          <w:rFonts w:ascii="仿宋_GB2312" w:hAnsi="仿宋" w:eastAsia="仿宋_GB2312"/>
          <w:bCs/>
          <w:spacing w:val="6"/>
          <w:sz w:val="30"/>
          <w:szCs w:val="30"/>
        </w:rPr>
        <w:t>1</w:t>
      </w:r>
      <w:r>
        <w:rPr>
          <w:rFonts w:hint="eastAsia" w:ascii="仿宋_GB2312" w:hAnsi="仿宋" w:eastAsia="仿宋_GB2312"/>
          <w:bCs/>
          <w:spacing w:val="6"/>
          <w:sz w:val="30"/>
          <w:szCs w:val="30"/>
        </w:rPr>
        <w:t>表3</w:t>
      </w:r>
      <w:r>
        <w:rPr>
          <w:rFonts w:ascii="仿宋_GB2312" w:hAnsi="仿宋" w:eastAsia="仿宋_GB2312"/>
          <w:bCs/>
          <w:spacing w:val="6"/>
          <w:sz w:val="30"/>
          <w:szCs w:val="30"/>
        </w:rPr>
        <w:t>3</w:t>
      </w:r>
      <w:r>
        <w:rPr>
          <w:rFonts w:hint="eastAsia" w:ascii="仿宋_GB2312" w:hAnsi="仿宋" w:eastAsia="仿宋_GB2312"/>
          <w:bCs/>
          <w:spacing w:val="6"/>
          <w:sz w:val="30"/>
          <w:szCs w:val="30"/>
        </w:rPr>
        <w:t>行1栏；</w:t>
      </w:r>
    </w:p>
    <w:p>
      <w:pPr>
        <w:numPr>
          <w:ilvl w:val="0"/>
          <w:numId w:val="6"/>
        </w:numPr>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1行</w:t>
      </w:r>
      <w:r>
        <w:rPr>
          <w:rFonts w:ascii="仿宋_GB2312" w:hAnsi="仿宋" w:eastAsia="仿宋_GB2312"/>
          <w:bCs/>
          <w:spacing w:val="6"/>
          <w:sz w:val="30"/>
          <w:szCs w:val="30"/>
        </w:rPr>
        <w:t>4</w:t>
      </w:r>
      <w:r>
        <w:rPr>
          <w:rFonts w:hint="eastAsia" w:ascii="仿宋_GB2312" w:hAnsi="仿宋" w:eastAsia="仿宋_GB2312"/>
          <w:bCs/>
          <w:spacing w:val="6"/>
          <w:sz w:val="30"/>
          <w:szCs w:val="30"/>
        </w:rPr>
        <w:t>栏=财资0</w:t>
      </w:r>
      <w:r>
        <w:rPr>
          <w:rFonts w:ascii="仿宋_GB2312" w:hAnsi="仿宋" w:eastAsia="仿宋_GB2312"/>
          <w:bCs/>
          <w:spacing w:val="6"/>
          <w:sz w:val="30"/>
          <w:szCs w:val="30"/>
        </w:rPr>
        <w:t>1</w:t>
      </w:r>
      <w:r>
        <w:rPr>
          <w:rFonts w:hint="eastAsia" w:ascii="仿宋_GB2312" w:hAnsi="仿宋" w:eastAsia="仿宋_GB2312"/>
          <w:bCs/>
          <w:spacing w:val="6"/>
          <w:sz w:val="30"/>
          <w:szCs w:val="30"/>
        </w:rPr>
        <w:t>表3</w:t>
      </w:r>
      <w:r>
        <w:rPr>
          <w:rFonts w:ascii="仿宋_GB2312" w:hAnsi="仿宋" w:eastAsia="仿宋_GB2312"/>
          <w:bCs/>
          <w:spacing w:val="6"/>
          <w:sz w:val="30"/>
          <w:szCs w:val="30"/>
        </w:rPr>
        <w:t>4</w:t>
      </w:r>
      <w:r>
        <w:rPr>
          <w:rFonts w:hint="eastAsia" w:ascii="仿宋_GB2312" w:hAnsi="仿宋" w:eastAsia="仿宋_GB2312"/>
          <w:bCs/>
          <w:spacing w:val="6"/>
          <w:sz w:val="30"/>
          <w:szCs w:val="30"/>
        </w:rPr>
        <w:t>行1栏；</w:t>
      </w:r>
    </w:p>
    <w:p>
      <w:pPr>
        <w:numPr>
          <w:ilvl w:val="0"/>
          <w:numId w:val="6"/>
        </w:numPr>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1行</w:t>
      </w:r>
      <w:r>
        <w:rPr>
          <w:rFonts w:ascii="仿宋_GB2312" w:hAnsi="仿宋" w:eastAsia="仿宋_GB2312"/>
          <w:bCs/>
          <w:spacing w:val="6"/>
          <w:sz w:val="30"/>
          <w:szCs w:val="30"/>
        </w:rPr>
        <w:t>5</w:t>
      </w:r>
      <w:r>
        <w:rPr>
          <w:rFonts w:hint="eastAsia" w:ascii="仿宋_GB2312" w:hAnsi="仿宋" w:eastAsia="仿宋_GB2312"/>
          <w:bCs/>
          <w:spacing w:val="6"/>
          <w:sz w:val="30"/>
          <w:szCs w:val="30"/>
        </w:rPr>
        <w:t>栏=财资0</w:t>
      </w:r>
      <w:r>
        <w:rPr>
          <w:rFonts w:ascii="仿宋_GB2312" w:hAnsi="仿宋" w:eastAsia="仿宋_GB2312"/>
          <w:bCs/>
          <w:spacing w:val="6"/>
          <w:sz w:val="30"/>
          <w:szCs w:val="30"/>
        </w:rPr>
        <w:t>1</w:t>
      </w:r>
      <w:r>
        <w:rPr>
          <w:rFonts w:hint="eastAsia" w:ascii="仿宋_GB2312" w:hAnsi="仿宋" w:eastAsia="仿宋_GB2312"/>
          <w:bCs/>
          <w:spacing w:val="6"/>
          <w:sz w:val="30"/>
          <w:szCs w:val="30"/>
        </w:rPr>
        <w:t>表3</w:t>
      </w:r>
      <w:r>
        <w:rPr>
          <w:rFonts w:ascii="仿宋_GB2312" w:hAnsi="仿宋" w:eastAsia="仿宋_GB2312"/>
          <w:bCs/>
          <w:spacing w:val="6"/>
          <w:sz w:val="30"/>
          <w:szCs w:val="30"/>
        </w:rPr>
        <w:t>5</w:t>
      </w:r>
      <w:r>
        <w:rPr>
          <w:rFonts w:hint="eastAsia" w:ascii="仿宋_GB2312" w:hAnsi="仿宋" w:eastAsia="仿宋_GB2312"/>
          <w:bCs/>
          <w:spacing w:val="6"/>
          <w:sz w:val="30"/>
          <w:szCs w:val="30"/>
        </w:rPr>
        <w:t>行1栏；</w:t>
      </w:r>
    </w:p>
    <w:p>
      <w:pPr>
        <w:numPr>
          <w:ilvl w:val="0"/>
          <w:numId w:val="6"/>
        </w:numPr>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1行</w:t>
      </w:r>
      <w:r>
        <w:rPr>
          <w:rFonts w:ascii="仿宋_GB2312" w:hAnsi="仿宋" w:eastAsia="仿宋_GB2312"/>
          <w:bCs/>
          <w:spacing w:val="6"/>
          <w:sz w:val="30"/>
          <w:szCs w:val="30"/>
        </w:rPr>
        <w:t>9</w:t>
      </w:r>
      <w:r>
        <w:rPr>
          <w:rFonts w:hint="eastAsia" w:ascii="仿宋_GB2312" w:hAnsi="仿宋" w:eastAsia="仿宋_GB2312"/>
          <w:bCs/>
          <w:spacing w:val="6"/>
          <w:sz w:val="30"/>
          <w:szCs w:val="30"/>
        </w:rPr>
        <w:t>栏=财资0</w:t>
      </w:r>
      <w:r>
        <w:rPr>
          <w:rFonts w:ascii="仿宋_GB2312" w:hAnsi="仿宋" w:eastAsia="仿宋_GB2312"/>
          <w:bCs/>
          <w:spacing w:val="6"/>
          <w:sz w:val="30"/>
          <w:szCs w:val="30"/>
        </w:rPr>
        <w:t>1</w:t>
      </w:r>
      <w:r>
        <w:rPr>
          <w:rFonts w:hint="eastAsia" w:ascii="仿宋_GB2312" w:hAnsi="仿宋" w:eastAsia="仿宋_GB2312"/>
          <w:bCs/>
          <w:spacing w:val="6"/>
          <w:sz w:val="30"/>
          <w:szCs w:val="30"/>
        </w:rPr>
        <w:t>表3</w:t>
      </w:r>
      <w:r>
        <w:rPr>
          <w:rFonts w:ascii="仿宋_GB2312" w:hAnsi="仿宋" w:eastAsia="仿宋_GB2312"/>
          <w:bCs/>
          <w:spacing w:val="6"/>
          <w:sz w:val="30"/>
          <w:szCs w:val="30"/>
        </w:rPr>
        <w:t>3</w:t>
      </w:r>
      <w:r>
        <w:rPr>
          <w:rFonts w:hint="eastAsia" w:ascii="仿宋_GB2312" w:hAnsi="仿宋" w:eastAsia="仿宋_GB2312"/>
          <w:bCs/>
          <w:spacing w:val="6"/>
          <w:sz w:val="30"/>
          <w:szCs w:val="30"/>
        </w:rPr>
        <w:t>行</w:t>
      </w:r>
      <w:r>
        <w:rPr>
          <w:rFonts w:ascii="仿宋_GB2312" w:hAnsi="仿宋" w:eastAsia="仿宋_GB2312"/>
          <w:bCs/>
          <w:spacing w:val="6"/>
          <w:sz w:val="30"/>
          <w:szCs w:val="30"/>
        </w:rPr>
        <w:t>2</w:t>
      </w:r>
      <w:r>
        <w:rPr>
          <w:rFonts w:hint="eastAsia" w:ascii="仿宋_GB2312" w:hAnsi="仿宋" w:eastAsia="仿宋_GB2312"/>
          <w:bCs/>
          <w:spacing w:val="6"/>
          <w:sz w:val="30"/>
          <w:szCs w:val="30"/>
        </w:rPr>
        <w:t>栏；</w:t>
      </w:r>
    </w:p>
    <w:p>
      <w:pPr>
        <w:numPr>
          <w:ilvl w:val="0"/>
          <w:numId w:val="6"/>
        </w:numPr>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1行</w:t>
      </w:r>
      <w:r>
        <w:rPr>
          <w:rFonts w:ascii="仿宋_GB2312" w:hAnsi="仿宋" w:eastAsia="仿宋_GB2312"/>
          <w:bCs/>
          <w:spacing w:val="6"/>
          <w:sz w:val="30"/>
          <w:szCs w:val="30"/>
        </w:rPr>
        <w:t>10</w:t>
      </w:r>
      <w:r>
        <w:rPr>
          <w:rFonts w:hint="eastAsia" w:ascii="仿宋_GB2312" w:hAnsi="仿宋" w:eastAsia="仿宋_GB2312"/>
          <w:bCs/>
          <w:spacing w:val="6"/>
          <w:sz w:val="30"/>
          <w:szCs w:val="30"/>
        </w:rPr>
        <w:t>栏=财资0</w:t>
      </w:r>
      <w:r>
        <w:rPr>
          <w:rFonts w:ascii="仿宋_GB2312" w:hAnsi="仿宋" w:eastAsia="仿宋_GB2312"/>
          <w:bCs/>
          <w:spacing w:val="6"/>
          <w:sz w:val="30"/>
          <w:szCs w:val="30"/>
        </w:rPr>
        <w:t>1</w:t>
      </w:r>
      <w:r>
        <w:rPr>
          <w:rFonts w:hint="eastAsia" w:ascii="仿宋_GB2312" w:hAnsi="仿宋" w:eastAsia="仿宋_GB2312"/>
          <w:bCs/>
          <w:spacing w:val="6"/>
          <w:sz w:val="30"/>
          <w:szCs w:val="30"/>
        </w:rPr>
        <w:t>表3</w:t>
      </w:r>
      <w:r>
        <w:rPr>
          <w:rFonts w:ascii="仿宋_GB2312" w:hAnsi="仿宋" w:eastAsia="仿宋_GB2312"/>
          <w:bCs/>
          <w:spacing w:val="6"/>
          <w:sz w:val="30"/>
          <w:szCs w:val="30"/>
        </w:rPr>
        <w:t>4</w:t>
      </w:r>
      <w:r>
        <w:rPr>
          <w:rFonts w:hint="eastAsia" w:ascii="仿宋_GB2312" w:hAnsi="仿宋" w:eastAsia="仿宋_GB2312"/>
          <w:bCs/>
          <w:spacing w:val="6"/>
          <w:sz w:val="30"/>
          <w:szCs w:val="30"/>
        </w:rPr>
        <w:t>行</w:t>
      </w:r>
      <w:r>
        <w:rPr>
          <w:rFonts w:ascii="仿宋_GB2312" w:hAnsi="仿宋" w:eastAsia="仿宋_GB2312"/>
          <w:bCs/>
          <w:spacing w:val="6"/>
          <w:sz w:val="30"/>
          <w:szCs w:val="30"/>
        </w:rPr>
        <w:t>2</w:t>
      </w:r>
      <w:r>
        <w:rPr>
          <w:rFonts w:hint="eastAsia" w:ascii="仿宋_GB2312" w:hAnsi="仿宋" w:eastAsia="仿宋_GB2312"/>
          <w:bCs/>
          <w:spacing w:val="6"/>
          <w:sz w:val="30"/>
          <w:szCs w:val="30"/>
        </w:rPr>
        <w:t>栏；</w:t>
      </w:r>
    </w:p>
    <w:p>
      <w:pPr>
        <w:numPr>
          <w:ilvl w:val="0"/>
          <w:numId w:val="6"/>
        </w:numPr>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1行</w:t>
      </w:r>
      <w:r>
        <w:rPr>
          <w:rFonts w:ascii="仿宋_GB2312" w:hAnsi="仿宋" w:eastAsia="仿宋_GB2312"/>
          <w:bCs/>
          <w:spacing w:val="6"/>
          <w:sz w:val="30"/>
          <w:szCs w:val="30"/>
        </w:rPr>
        <w:t>11</w:t>
      </w:r>
      <w:r>
        <w:rPr>
          <w:rFonts w:hint="eastAsia" w:ascii="仿宋_GB2312" w:hAnsi="仿宋" w:eastAsia="仿宋_GB2312"/>
          <w:bCs/>
          <w:spacing w:val="6"/>
          <w:sz w:val="30"/>
          <w:szCs w:val="30"/>
        </w:rPr>
        <w:t>栏=财资0</w:t>
      </w:r>
      <w:r>
        <w:rPr>
          <w:rFonts w:ascii="仿宋_GB2312" w:hAnsi="仿宋" w:eastAsia="仿宋_GB2312"/>
          <w:bCs/>
          <w:spacing w:val="6"/>
          <w:sz w:val="30"/>
          <w:szCs w:val="30"/>
        </w:rPr>
        <w:t>1</w:t>
      </w:r>
      <w:r>
        <w:rPr>
          <w:rFonts w:hint="eastAsia" w:ascii="仿宋_GB2312" w:hAnsi="仿宋" w:eastAsia="仿宋_GB2312"/>
          <w:bCs/>
          <w:spacing w:val="6"/>
          <w:sz w:val="30"/>
          <w:szCs w:val="30"/>
        </w:rPr>
        <w:t>表3</w:t>
      </w:r>
      <w:r>
        <w:rPr>
          <w:rFonts w:ascii="仿宋_GB2312" w:hAnsi="仿宋" w:eastAsia="仿宋_GB2312"/>
          <w:bCs/>
          <w:spacing w:val="6"/>
          <w:sz w:val="30"/>
          <w:szCs w:val="30"/>
        </w:rPr>
        <w:t>5</w:t>
      </w:r>
      <w:r>
        <w:rPr>
          <w:rFonts w:hint="eastAsia" w:ascii="仿宋_GB2312" w:hAnsi="仿宋" w:eastAsia="仿宋_GB2312"/>
          <w:bCs/>
          <w:spacing w:val="6"/>
          <w:sz w:val="30"/>
          <w:szCs w:val="30"/>
        </w:rPr>
        <w:t>行</w:t>
      </w:r>
      <w:r>
        <w:rPr>
          <w:rFonts w:ascii="仿宋_GB2312" w:hAnsi="仿宋" w:eastAsia="仿宋_GB2312"/>
          <w:bCs/>
          <w:spacing w:val="6"/>
          <w:sz w:val="30"/>
          <w:szCs w:val="30"/>
        </w:rPr>
        <w:t>2</w:t>
      </w:r>
      <w:r>
        <w:rPr>
          <w:rFonts w:hint="eastAsia" w:ascii="仿宋_GB2312" w:hAnsi="仿宋" w:eastAsia="仿宋_GB2312"/>
          <w:bCs/>
          <w:spacing w:val="6"/>
          <w:sz w:val="30"/>
          <w:szCs w:val="30"/>
        </w:rPr>
        <w:t>栏。</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核实性公式：</w:t>
      </w:r>
    </w:p>
    <w:p>
      <w:pPr>
        <w:pStyle w:val="6"/>
        <w:numPr>
          <w:ilvl w:val="0"/>
          <w:numId w:val="8"/>
        </w:numPr>
        <w:spacing w:line="560" w:lineRule="exact"/>
        <w:ind w:firstLineChars="0"/>
        <w:rPr>
          <w:rFonts w:hAnsi="仿宋"/>
          <w:sz w:val="30"/>
          <w:szCs w:val="30"/>
        </w:rPr>
      </w:pPr>
      <w:r>
        <w:rPr>
          <w:rFonts w:hAnsi="仿宋"/>
          <w:sz w:val="30"/>
          <w:szCs w:val="30"/>
        </w:rPr>
        <w:t>2</w:t>
      </w:r>
      <w:r>
        <w:rPr>
          <w:rFonts w:hint="eastAsia" w:hAnsi="仿宋"/>
          <w:sz w:val="30"/>
          <w:szCs w:val="30"/>
        </w:rPr>
        <w:t>栏、</w:t>
      </w:r>
      <w:r>
        <w:rPr>
          <w:rFonts w:hAnsi="仿宋"/>
          <w:sz w:val="30"/>
          <w:szCs w:val="30"/>
        </w:rPr>
        <w:t>7</w:t>
      </w:r>
      <w:r>
        <w:rPr>
          <w:rFonts w:hint="eastAsia" w:hAnsi="仿宋"/>
          <w:sz w:val="30"/>
          <w:szCs w:val="30"/>
        </w:rPr>
        <w:t>栏&gt;</w:t>
      </w:r>
      <w:r>
        <w:rPr>
          <w:rFonts w:hAnsi="仿宋"/>
          <w:sz w:val="30"/>
          <w:szCs w:val="30"/>
        </w:rPr>
        <w:t>0,</w:t>
      </w:r>
      <w:r>
        <w:rPr>
          <w:rFonts w:hint="eastAsia" w:hAnsi="仿宋"/>
          <w:sz w:val="30"/>
          <w:szCs w:val="30"/>
        </w:rPr>
        <w:t>则</w:t>
      </w:r>
      <w:r>
        <w:rPr>
          <w:rFonts w:hAnsi="仿宋"/>
          <w:sz w:val="30"/>
          <w:szCs w:val="30"/>
        </w:rPr>
        <w:t>3</w:t>
      </w:r>
      <w:r>
        <w:rPr>
          <w:rFonts w:hint="eastAsia" w:hAnsi="仿宋"/>
          <w:sz w:val="30"/>
          <w:szCs w:val="30"/>
        </w:rPr>
        <w:t>栏、</w:t>
      </w:r>
      <w:r>
        <w:rPr>
          <w:rFonts w:hAnsi="仿宋"/>
          <w:sz w:val="30"/>
          <w:szCs w:val="30"/>
        </w:rPr>
        <w:t>9</w:t>
      </w:r>
      <w:r>
        <w:rPr>
          <w:rFonts w:hint="eastAsia" w:hAnsi="仿宋"/>
          <w:sz w:val="30"/>
          <w:szCs w:val="30"/>
        </w:rPr>
        <w:t>栏&gt;</w:t>
      </w:r>
      <w:r>
        <w:rPr>
          <w:rFonts w:hAnsi="仿宋"/>
          <w:sz w:val="30"/>
          <w:szCs w:val="30"/>
        </w:rPr>
        <w:t>0</w:t>
      </w:r>
      <w:r>
        <w:rPr>
          <w:rFonts w:hint="eastAsia" w:hAnsi="仿宋"/>
          <w:sz w:val="30"/>
          <w:szCs w:val="30"/>
        </w:rPr>
        <w:t>，否则提示核实性错误，需结合实际情况修改或填写情况说明；</w:t>
      </w:r>
    </w:p>
    <w:p>
      <w:pPr>
        <w:pStyle w:val="6"/>
        <w:numPr>
          <w:ilvl w:val="0"/>
          <w:numId w:val="8"/>
        </w:numPr>
        <w:spacing w:line="560" w:lineRule="exact"/>
        <w:ind w:firstLineChars="0"/>
        <w:rPr>
          <w:rFonts w:hAnsi="仿宋"/>
          <w:sz w:val="30"/>
          <w:szCs w:val="30"/>
        </w:rPr>
      </w:pPr>
      <w:r>
        <w:rPr>
          <w:rFonts w:hAnsi="仿宋"/>
          <w:sz w:val="30"/>
          <w:szCs w:val="30"/>
        </w:rPr>
        <w:t>3</w:t>
      </w:r>
      <w:r>
        <w:rPr>
          <w:rFonts w:hint="eastAsia" w:hAnsi="仿宋"/>
          <w:sz w:val="30"/>
          <w:szCs w:val="30"/>
        </w:rPr>
        <w:t>栏、</w:t>
      </w:r>
      <w:r>
        <w:rPr>
          <w:rFonts w:hAnsi="仿宋"/>
          <w:sz w:val="30"/>
          <w:szCs w:val="30"/>
        </w:rPr>
        <w:t>9</w:t>
      </w:r>
      <w:r>
        <w:rPr>
          <w:rFonts w:hint="eastAsia" w:hAnsi="仿宋"/>
          <w:sz w:val="30"/>
          <w:szCs w:val="30"/>
        </w:rPr>
        <w:t>栏&gt;</w:t>
      </w:r>
      <w:r>
        <w:rPr>
          <w:rFonts w:hAnsi="仿宋"/>
          <w:sz w:val="30"/>
          <w:szCs w:val="30"/>
        </w:rPr>
        <w:t>0,</w:t>
      </w:r>
      <w:r>
        <w:rPr>
          <w:rFonts w:hint="eastAsia" w:hAnsi="仿宋"/>
          <w:sz w:val="30"/>
          <w:szCs w:val="30"/>
        </w:rPr>
        <w:t>则</w:t>
      </w:r>
      <w:r>
        <w:rPr>
          <w:rFonts w:hAnsi="仿宋"/>
          <w:sz w:val="30"/>
          <w:szCs w:val="30"/>
        </w:rPr>
        <w:t>2</w:t>
      </w:r>
      <w:r>
        <w:rPr>
          <w:rFonts w:hint="eastAsia" w:hAnsi="仿宋"/>
          <w:sz w:val="30"/>
          <w:szCs w:val="30"/>
        </w:rPr>
        <w:t>栏、</w:t>
      </w:r>
      <w:r>
        <w:rPr>
          <w:rFonts w:hAnsi="仿宋"/>
          <w:sz w:val="30"/>
          <w:szCs w:val="30"/>
        </w:rPr>
        <w:t>7</w:t>
      </w:r>
      <w:r>
        <w:rPr>
          <w:rFonts w:hint="eastAsia" w:hAnsi="仿宋"/>
          <w:sz w:val="30"/>
          <w:szCs w:val="30"/>
        </w:rPr>
        <w:t>栏&gt;</w:t>
      </w:r>
      <w:r>
        <w:rPr>
          <w:rFonts w:hAnsi="仿宋"/>
          <w:sz w:val="30"/>
          <w:szCs w:val="30"/>
        </w:rPr>
        <w:t>0</w:t>
      </w:r>
      <w:r>
        <w:rPr>
          <w:rFonts w:hint="eastAsia" w:hAnsi="仿宋"/>
          <w:sz w:val="30"/>
          <w:szCs w:val="30"/>
        </w:rPr>
        <w:t>，否则提示核实性错误，需结合实际情况修改或填写情况说明；</w:t>
      </w:r>
    </w:p>
    <w:p>
      <w:pPr>
        <w:pStyle w:val="6"/>
        <w:numPr>
          <w:ilvl w:val="0"/>
          <w:numId w:val="6"/>
        </w:numPr>
        <w:spacing w:line="560" w:lineRule="exact"/>
        <w:ind w:firstLineChars="0"/>
        <w:rPr>
          <w:rFonts w:hAnsi="仿宋"/>
          <w:sz w:val="30"/>
          <w:szCs w:val="30"/>
        </w:rPr>
      </w:pPr>
      <w:r>
        <w:rPr>
          <w:rFonts w:hint="eastAsia" w:hAnsi="仿宋"/>
          <w:sz w:val="30"/>
          <w:szCs w:val="30"/>
        </w:rPr>
        <w:t>本期期初数（</w:t>
      </w:r>
      <w:r>
        <w:rPr>
          <w:rFonts w:hAnsi="仿宋"/>
          <w:sz w:val="30"/>
          <w:szCs w:val="30"/>
        </w:rPr>
        <w:t>1~5</w:t>
      </w:r>
      <w:r>
        <w:rPr>
          <w:rFonts w:hint="eastAsia" w:hAnsi="仿宋"/>
          <w:sz w:val="30"/>
          <w:szCs w:val="30"/>
        </w:rPr>
        <w:t>）栏不等于上期期末数（</w:t>
      </w:r>
      <w:r>
        <w:rPr>
          <w:rFonts w:hAnsi="仿宋"/>
          <w:sz w:val="30"/>
          <w:szCs w:val="30"/>
        </w:rPr>
        <w:t>6</w:t>
      </w:r>
      <w:r>
        <w:rPr>
          <w:rFonts w:hint="eastAsia" w:hAnsi="仿宋"/>
          <w:sz w:val="30"/>
          <w:szCs w:val="30"/>
        </w:rPr>
        <w:t>、7、</w:t>
      </w:r>
      <w:r>
        <w:rPr>
          <w:rFonts w:hAnsi="仿宋"/>
          <w:sz w:val="30"/>
          <w:szCs w:val="30"/>
        </w:rPr>
        <w:t>9~11</w:t>
      </w:r>
      <w:r>
        <w:rPr>
          <w:rFonts w:hint="eastAsia" w:hAnsi="仿宋"/>
          <w:sz w:val="30"/>
          <w:szCs w:val="30"/>
        </w:rPr>
        <w:t>）栏，提示核实性错误，需结合实际情况修改或填写情况说明；</w:t>
      </w:r>
    </w:p>
    <w:p>
      <w:pPr>
        <w:pStyle w:val="6"/>
        <w:numPr>
          <w:ilvl w:val="0"/>
          <w:numId w:val="6"/>
        </w:numPr>
        <w:spacing w:line="560" w:lineRule="exact"/>
        <w:ind w:firstLineChars="0"/>
        <w:rPr>
          <w:rFonts w:hAnsi="仿宋"/>
          <w:sz w:val="30"/>
          <w:szCs w:val="30"/>
        </w:rPr>
      </w:pPr>
      <w:r>
        <w:rPr>
          <w:rFonts w:hAnsi="仿宋"/>
          <w:sz w:val="30"/>
          <w:szCs w:val="30"/>
        </w:rPr>
        <w:t>1</w:t>
      </w:r>
      <w:r>
        <w:rPr>
          <w:rFonts w:hint="eastAsia" w:hAnsi="仿宋"/>
          <w:sz w:val="30"/>
          <w:szCs w:val="30"/>
        </w:rPr>
        <w:t>行</w:t>
      </w:r>
      <w:r>
        <w:rPr>
          <w:rFonts w:hAnsi="仿宋"/>
          <w:sz w:val="30"/>
          <w:szCs w:val="30"/>
        </w:rPr>
        <w:t>|7</w:t>
      </w:r>
      <w:r>
        <w:rPr>
          <w:rFonts w:hint="eastAsia" w:hAnsi="仿宋"/>
          <w:sz w:val="30"/>
          <w:szCs w:val="30"/>
        </w:rPr>
        <w:t>栏</w:t>
      </w:r>
      <w:r>
        <w:rPr>
          <w:rFonts w:hAnsi="仿宋"/>
          <w:sz w:val="30"/>
          <w:szCs w:val="30"/>
        </w:rPr>
        <w:t>-2</w:t>
      </w:r>
      <w:r>
        <w:rPr>
          <w:rFonts w:hint="eastAsia" w:hAnsi="仿宋"/>
          <w:sz w:val="30"/>
          <w:szCs w:val="30"/>
        </w:rPr>
        <w:t>栏</w:t>
      </w:r>
      <w:r>
        <w:rPr>
          <w:rFonts w:hAnsi="仿宋"/>
          <w:sz w:val="30"/>
          <w:szCs w:val="30"/>
        </w:rPr>
        <w:t>|/2</w:t>
      </w:r>
      <w:r>
        <w:rPr>
          <w:rFonts w:hint="eastAsia" w:hAnsi="仿宋"/>
          <w:sz w:val="30"/>
          <w:szCs w:val="30"/>
        </w:rPr>
        <w:t>栏</w:t>
      </w:r>
      <w:r>
        <w:rPr>
          <w:rFonts w:hAnsi="仿宋"/>
          <w:sz w:val="30"/>
          <w:szCs w:val="30"/>
        </w:rPr>
        <w:t>&gt;20%</w:t>
      </w:r>
      <w:r>
        <w:rPr>
          <w:rFonts w:hint="eastAsia" w:hAnsi="仿宋"/>
          <w:sz w:val="30"/>
          <w:szCs w:val="30"/>
        </w:rPr>
        <w:t>（账面数量期末数与期初数增减变动超过</w:t>
      </w:r>
      <w:r>
        <w:rPr>
          <w:rFonts w:hAnsi="仿宋"/>
          <w:sz w:val="30"/>
          <w:szCs w:val="30"/>
        </w:rPr>
        <w:t>20%</w:t>
      </w:r>
      <w:r>
        <w:rPr>
          <w:rFonts w:hint="eastAsia" w:hAnsi="仿宋"/>
          <w:sz w:val="30"/>
          <w:szCs w:val="30"/>
        </w:rPr>
        <w:t>进行提示）</w:t>
      </w:r>
      <w:r>
        <w:rPr>
          <w:rFonts w:hAnsi="仿宋"/>
          <w:sz w:val="30"/>
          <w:szCs w:val="30"/>
        </w:rPr>
        <w:t>,</w:t>
      </w:r>
      <w:r>
        <w:rPr>
          <w:rFonts w:hint="eastAsia" w:hAnsi="仿宋"/>
          <w:sz w:val="30"/>
          <w:szCs w:val="30"/>
        </w:rPr>
        <w:t>提示核实性错误，需结合实际情况修改或填写情况说明；</w:t>
      </w:r>
    </w:p>
    <w:p>
      <w:pPr>
        <w:pStyle w:val="6"/>
        <w:numPr>
          <w:ilvl w:val="0"/>
          <w:numId w:val="6"/>
        </w:numPr>
        <w:spacing w:line="560" w:lineRule="exact"/>
        <w:ind w:firstLineChars="0"/>
        <w:rPr>
          <w:rFonts w:hAnsi="仿宋"/>
          <w:sz w:val="30"/>
          <w:szCs w:val="30"/>
        </w:rPr>
      </w:pPr>
      <w:r>
        <w:rPr>
          <w:rFonts w:hAnsi="仿宋"/>
          <w:sz w:val="30"/>
          <w:szCs w:val="30"/>
        </w:rPr>
        <w:t>1</w:t>
      </w:r>
      <w:r>
        <w:rPr>
          <w:rFonts w:hint="eastAsia" w:hAnsi="仿宋"/>
          <w:sz w:val="30"/>
          <w:szCs w:val="30"/>
        </w:rPr>
        <w:t>行</w:t>
      </w:r>
      <w:r>
        <w:rPr>
          <w:rFonts w:hAnsi="仿宋"/>
          <w:sz w:val="30"/>
          <w:szCs w:val="30"/>
        </w:rPr>
        <w:t>|6</w:t>
      </w:r>
      <w:r>
        <w:rPr>
          <w:rFonts w:hint="eastAsia" w:hAnsi="仿宋"/>
          <w:sz w:val="30"/>
          <w:szCs w:val="30"/>
        </w:rPr>
        <w:t>栏</w:t>
      </w:r>
      <w:r>
        <w:rPr>
          <w:rFonts w:hAnsi="仿宋"/>
          <w:sz w:val="30"/>
          <w:szCs w:val="30"/>
        </w:rPr>
        <w:t>-1</w:t>
      </w:r>
      <w:r>
        <w:rPr>
          <w:rFonts w:hint="eastAsia" w:hAnsi="仿宋"/>
          <w:sz w:val="30"/>
          <w:szCs w:val="30"/>
        </w:rPr>
        <w:t>栏</w:t>
      </w:r>
      <w:r>
        <w:rPr>
          <w:rFonts w:hAnsi="仿宋"/>
          <w:sz w:val="30"/>
          <w:szCs w:val="30"/>
        </w:rPr>
        <w:t>|/1</w:t>
      </w:r>
      <w:r>
        <w:rPr>
          <w:rFonts w:hint="eastAsia" w:hAnsi="仿宋"/>
          <w:sz w:val="30"/>
          <w:szCs w:val="30"/>
        </w:rPr>
        <w:t>栏</w:t>
      </w:r>
      <w:r>
        <w:rPr>
          <w:rFonts w:hAnsi="仿宋"/>
          <w:sz w:val="30"/>
          <w:szCs w:val="30"/>
        </w:rPr>
        <w:t>&gt;20%</w:t>
      </w:r>
      <w:r>
        <w:rPr>
          <w:rFonts w:hint="eastAsia" w:hAnsi="仿宋"/>
          <w:sz w:val="30"/>
          <w:szCs w:val="30"/>
        </w:rPr>
        <w:t>（账面数量期末数与期初数增减变动超过</w:t>
      </w:r>
      <w:r>
        <w:rPr>
          <w:rFonts w:hAnsi="仿宋"/>
          <w:sz w:val="30"/>
          <w:szCs w:val="30"/>
        </w:rPr>
        <w:t>20%</w:t>
      </w:r>
      <w:r>
        <w:rPr>
          <w:rFonts w:hint="eastAsia" w:hAnsi="仿宋"/>
          <w:sz w:val="30"/>
          <w:szCs w:val="30"/>
        </w:rPr>
        <w:t>进行提示）</w:t>
      </w:r>
      <w:r>
        <w:rPr>
          <w:rFonts w:hAnsi="仿宋"/>
          <w:sz w:val="30"/>
          <w:szCs w:val="30"/>
        </w:rPr>
        <w:t>,</w:t>
      </w:r>
      <w:r>
        <w:rPr>
          <w:rFonts w:hint="eastAsia" w:hAnsi="仿宋"/>
          <w:sz w:val="30"/>
          <w:szCs w:val="30"/>
        </w:rPr>
        <w:t>提示核实性错误，需结合实际情况修改或填写情况说明；</w:t>
      </w:r>
    </w:p>
    <w:p>
      <w:pPr>
        <w:pStyle w:val="6"/>
        <w:numPr>
          <w:ilvl w:val="0"/>
          <w:numId w:val="6"/>
        </w:numPr>
        <w:spacing w:line="560" w:lineRule="exact"/>
        <w:ind w:firstLineChars="0"/>
        <w:rPr>
          <w:rFonts w:hAnsi="仿宋"/>
          <w:sz w:val="30"/>
          <w:szCs w:val="30"/>
        </w:rPr>
      </w:pPr>
      <w:r>
        <w:rPr>
          <w:rFonts w:hAnsi="仿宋"/>
          <w:sz w:val="30"/>
          <w:szCs w:val="30"/>
        </w:rPr>
        <w:t>1</w:t>
      </w:r>
      <w:r>
        <w:rPr>
          <w:rFonts w:hint="eastAsia" w:hAnsi="仿宋"/>
          <w:sz w:val="30"/>
          <w:szCs w:val="30"/>
        </w:rPr>
        <w:t>行</w:t>
      </w:r>
      <w:r>
        <w:rPr>
          <w:rFonts w:hAnsi="仿宋"/>
          <w:sz w:val="30"/>
          <w:szCs w:val="30"/>
        </w:rPr>
        <w:t>|9</w:t>
      </w:r>
      <w:r>
        <w:rPr>
          <w:rFonts w:hint="eastAsia" w:hAnsi="仿宋"/>
          <w:sz w:val="30"/>
          <w:szCs w:val="30"/>
        </w:rPr>
        <w:t>栏</w:t>
      </w:r>
      <w:r>
        <w:rPr>
          <w:rFonts w:hAnsi="仿宋"/>
          <w:sz w:val="30"/>
          <w:szCs w:val="30"/>
        </w:rPr>
        <w:t>-3</w:t>
      </w:r>
      <w:r>
        <w:rPr>
          <w:rFonts w:hint="eastAsia" w:hAnsi="仿宋"/>
          <w:sz w:val="30"/>
          <w:szCs w:val="30"/>
        </w:rPr>
        <w:t>栏</w:t>
      </w:r>
      <w:r>
        <w:rPr>
          <w:rFonts w:hAnsi="仿宋"/>
          <w:sz w:val="30"/>
          <w:szCs w:val="30"/>
        </w:rPr>
        <w:t>|/3</w:t>
      </w:r>
      <w:r>
        <w:rPr>
          <w:rFonts w:hint="eastAsia" w:hAnsi="仿宋"/>
          <w:sz w:val="30"/>
          <w:szCs w:val="30"/>
        </w:rPr>
        <w:t>栏</w:t>
      </w:r>
      <w:r>
        <w:rPr>
          <w:rFonts w:hAnsi="仿宋"/>
          <w:sz w:val="30"/>
          <w:szCs w:val="30"/>
        </w:rPr>
        <w:t>&gt;20%</w:t>
      </w:r>
      <w:r>
        <w:rPr>
          <w:rFonts w:hint="eastAsia" w:hAnsi="仿宋"/>
          <w:sz w:val="30"/>
          <w:szCs w:val="30"/>
        </w:rPr>
        <w:t>（账面价值年末数与年初数增减变动超过20%进行提示）</w:t>
      </w:r>
      <w:r>
        <w:rPr>
          <w:rFonts w:hAnsi="仿宋"/>
          <w:sz w:val="30"/>
          <w:szCs w:val="30"/>
        </w:rPr>
        <w:t>,</w:t>
      </w:r>
      <w:r>
        <w:rPr>
          <w:rFonts w:hint="eastAsia" w:hAnsi="仿宋"/>
          <w:sz w:val="30"/>
          <w:szCs w:val="30"/>
        </w:rPr>
        <w:t>提示核实性错误，需结合实际情况修改或填写情况说明。</w:t>
      </w:r>
    </w:p>
    <w:p>
      <w:pPr>
        <w:pStyle w:val="2"/>
        <w:spacing w:line="560" w:lineRule="exact"/>
        <w:rPr>
          <w:color w:val="auto"/>
        </w:rPr>
      </w:pPr>
      <w:r>
        <w:rPr>
          <w:rFonts w:hint="eastAsia"/>
          <w:color w:val="auto"/>
        </w:rPr>
        <w:t>十九、PPP项目资产情况表（财资1</w:t>
      </w:r>
      <w:r>
        <w:rPr>
          <w:color w:val="auto"/>
        </w:rPr>
        <w:t>6</w:t>
      </w:r>
      <w:r>
        <w:rPr>
          <w:rFonts w:hint="eastAsia"/>
          <w:color w:val="auto"/>
        </w:rPr>
        <w:t>表）</w:t>
      </w:r>
    </w:p>
    <w:p>
      <w:pPr>
        <w:adjustRightInd w:val="0"/>
        <w:snapToGrid w:val="0"/>
        <w:spacing w:line="560" w:lineRule="exact"/>
        <w:ind w:firstLine="600" w:firstLineChars="200"/>
        <w:rPr>
          <w:rFonts w:ascii="仿宋_GB2312" w:hAnsi="宋体" w:eastAsia="仿宋_GB2312"/>
          <w:bCs/>
          <w:sz w:val="30"/>
          <w:szCs w:val="30"/>
        </w:rPr>
      </w:pPr>
      <w:r>
        <w:rPr>
          <w:rFonts w:hint="eastAsia" w:ascii="仿宋_GB2312" w:hAnsi="宋体" w:eastAsia="仿宋_GB2312"/>
          <w:bCs/>
          <w:sz w:val="30"/>
          <w:szCs w:val="30"/>
        </w:rPr>
        <w:t>本表填列适用于《政府会计准则第10号——政府和社会资本合作项目合同》及其应用指南的</w:t>
      </w:r>
      <w:r>
        <w:rPr>
          <w:rFonts w:ascii="仿宋_GB2312" w:hAnsi="宋体" w:eastAsia="仿宋_GB2312"/>
          <w:bCs/>
          <w:sz w:val="30"/>
          <w:szCs w:val="30"/>
        </w:rPr>
        <w:t>PPP</w:t>
      </w:r>
      <w:r>
        <w:rPr>
          <w:rFonts w:hint="eastAsia" w:ascii="仿宋_GB2312" w:hAnsi="宋体" w:eastAsia="仿宋_GB2312"/>
          <w:bCs/>
          <w:sz w:val="30"/>
          <w:szCs w:val="30"/>
        </w:rPr>
        <w:t>项目资产。反映P</w:t>
      </w:r>
      <w:r>
        <w:rPr>
          <w:rFonts w:ascii="仿宋_GB2312" w:hAnsi="宋体" w:eastAsia="仿宋_GB2312"/>
          <w:bCs/>
          <w:sz w:val="30"/>
          <w:szCs w:val="30"/>
        </w:rPr>
        <w:t>PP</w:t>
      </w:r>
      <w:r>
        <w:rPr>
          <w:rFonts w:hint="eastAsia" w:ascii="仿宋_GB2312" w:hAnsi="宋体" w:eastAsia="仿宋_GB2312"/>
          <w:bCs/>
          <w:sz w:val="30"/>
          <w:szCs w:val="30"/>
        </w:rPr>
        <w:t>项目资产的账面期初、期末情况，原则上本表数据由行政事业单位根据本单位财务账填报。</w:t>
      </w:r>
    </w:p>
    <w:p>
      <w:pPr>
        <w:adjustRightInd w:val="0"/>
        <w:snapToGrid w:val="0"/>
        <w:spacing w:line="560" w:lineRule="exact"/>
        <w:ind w:firstLine="600" w:firstLineChars="200"/>
        <w:rPr>
          <w:rFonts w:ascii="仿宋_GB2312" w:hAnsi="宋体" w:eastAsia="仿宋_GB2312"/>
          <w:bCs/>
          <w:sz w:val="30"/>
          <w:szCs w:val="30"/>
        </w:rPr>
      </w:pPr>
      <w:r>
        <w:rPr>
          <w:rFonts w:hint="eastAsia" w:ascii="仿宋_GB2312" w:hAnsi="宋体" w:eastAsia="仿宋_GB2312"/>
          <w:bCs/>
          <w:sz w:val="30"/>
          <w:szCs w:val="30"/>
        </w:rPr>
        <w:t>在国务院财政部门对</w:t>
      </w:r>
      <w:r>
        <w:rPr>
          <w:rFonts w:ascii="仿宋_GB2312" w:hAnsi="宋体" w:eastAsia="仿宋_GB2312"/>
          <w:bCs/>
          <w:sz w:val="30"/>
          <w:szCs w:val="30"/>
        </w:rPr>
        <w:t>PPP</w:t>
      </w:r>
      <w:r>
        <w:rPr>
          <w:rFonts w:hint="eastAsia" w:ascii="仿宋_GB2312" w:hAnsi="宋体" w:eastAsia="仿宋_GB2312"/>
          <w:bCs/>
          <w:sz w:val="30"/>
          <w:szCs w:val="30"/>
        </w:rPr>
        <w:t>项目资产折旧（摊销）年限作出规定之前，政府方在首次入账时不考虑补提折旧（摊销），初始入账后也暂不计提折旧（摊销）。在协议中含有提前锁定、固化政府支出责任等兜底条款的，政府方应按照《政府会计准则第</w:t>
      </w:r>
      <w:r>
        <w:rPr>
          <w:rFonts w:ascii="仿宋_GB2312" w:hAnsi="宋体" w:eastAsia="仿宋_GB2312"/>
          <w:bCs/>
          <w:sz w:val="30"/>
          <w:szCs w:val="30"/>
        </w:rPr>
        <w:t>5</w:t>
      </w:r>
      <w:r>
        <w:rPr>
          <w:rFonts w:hint="eastAsia" w:ascii="仿宋_GB2312" w:hAnsi="宋体" w:eastAsia="仿宋_GB2312"/>
          <w:bCs/>
          <w:sz w:val="30"/>
          <w:szCs w:val="30"/>
        </w:rPr>
        <w:t>号</w:t>
      </w:r>
      <w:r>
        <w:rPr>
          <w:rFonts w:ascii="仿宋_GB2312" w:hAnsi="宋体" w:eastAsia="仿宋_GB2312"/>
          <w:bCs/>
          <w:sz w:val="30"/>
          <w:szCs w:val="30"/>
        </w:rPr>
        <w:t>-</w:t>
      </w:r>
      <w:r>
        <w:rPr>
          <w:rFonts w:hint="eastAsia" w:ascii="仿宋_GB2312" w:hAnsi="宋体" w:eastAsia="仿宋_GB2312"/>
          <w:bCs/>
          <w:sz w:val="30"/>
          <w:szCs w:val="30"/>
        </w:rPr>
        <w:t>公共基础设施》等规定，对政府方控制的公共基础设施进行会计处理。因此，该项目资产应相应填报公共基础设施表等报表。</w:t>
      </w:r>
    </w:p>
    <w:p>
      <w:pPr>
        <w:snapToGrid w:val="0"/>
        <w:spacing w:line="560" w:lineRule="exact"/>
        <w:ind w:firstLine="602" w:firstLineChars="200"/>
        <w:rPr>
          <w:rFonts w:ascii="仿宋_GB2312" w:hAnsi="仿宋" w:eastAsia="仿宋_GB2312"/>
          <w:b/>
          <w:bCs/>
          <w:sz w:val="30"/>
          <w:szCs w:val="30"/>
        </w:rPr>
      </w:pPr>
      <w:r>
        <w:rPr>
          <w:rFonts w:hint="eastAsia" w:ascii="仿宋_GB2312" w:hAnsi="仿宋" w:eastAsia="仿宋_GB2312"/>
          <w:b/>
          <w:bCs/>
          <w:sz w:val="30"/>
          <w:szCs w:val="30"/>
        </w:rPr>
        <w:t>主要指标</w:t>
      </w:r>
      <w:r>
        <w:rPr>
          <w:rFonts w:ascii="仿宋_GB2312" w:hAnsi="仿宋" w:eastAsia="仿宋_GB2312"/>
          <w:b/>
          <w:bCs/>
          <w:sz w:val="30"/>
          <w:szCs w:val="30"/>
        </w:rPr>
        <w:t>说明：</w:t>
      </w:r>
    </w:p>
    <w:p>
      <w:pPr>
        <w:adjustRightInd w:val="0"/>
        <w:snapToGrid w:val="0"/>
        <w:spacing w:line="560" w:lineRule="exact"/>
        <w:ind w:firstLine="600" w:firstLineChars="200"/>
        <w:rPr>
          <w:rFonts w:ascii="仿宋_GB2312" w:hAnsi="宋体" w:eastAsia="仿宋_GB2312"/>
          <w:bCs/>
          <w:sz w:val="30"/>
          <w:szCs w:val="30"/>
        </w:rPr>
      </w:pPr>
      <w:r>
        <w:rPr>
          <w:rFonts w:hint="eastAsia" w:ascii="仿宋_GB2312" w:hAnsi="宋体" w:eastAsia="仿宋_GB2312"/>
          <w:bCs/>
          <w:sz w:val="30"/>
          <w:szCs w:val="30"/>
        </w:rPr>
        <w:t>项目名称：填写P</w:t>
      </w:r>
      <w:r>
        <w:rPr>
          <w:rFonts w:ascii="仿宋_GB2312" w:hAnsi="宋体" w:eastAsia="仿宋_GB2312"/>
          <w:bCs/>
          <w:sz w:val="30"/>
          <w:szCs w:val="30"/>
        </w:rPr>
        <w:t>PP</w:t>
      </w:r>
      <w:r>
        <w:rPr>
          <w:rFonts w:hint="eastAsia" w:ascii="仿宋_GB2312" w:hAnsi="宋体" w:eastAsia="仿宋_GB2312"/>
          <w:bCs/>
          <w:sz w:val="30"/>
          <w:szCs w:val="30"/>
        </w:rPr>
        <w:t>项目的全称。</w:t>
      </w:r>
    </w:p>
    <w:p>
      <w:pPr>
        <w:snapToGrid w:val="0"/>
        <w:spacing w:line="560" w:lineRule="exact"/>
        <w:ind w:firstLine="626" w:firstLineChars="200"/>
        <w:rPr>
          <w:rFonts w:ascii="仿宋_GB2312" w:hAnsi="仿宋" w:eastAsia="仿宋_GB2312"/>
          <w:b/>
          <w:spacing w:val="6"/>
          <w:sz w:val="30"/>
          <w:szCs w:val="30"/>
        </w:rPr>
      </w:pPr>
      <w:r>
        <w:rPr>
          <w:rFonts w:hint="eastAsia" w:ascii="仿宋_GB2312" w:hAnsi="仿宋" w:eastAsia="仿宋_GB2312"/>
          <w:b/>
          <w:spacing w:val="6"/>
          <w:sz w:val="30"/>
          <w:szCs w:val="30"/>
        </w:rPr>
        <w:t>逻辑性审核公式：</w:t>
      </w:r>
    </w:p>
    <w:p>
      <w:pPr>
        <w:spacing w:line="560" w:lineRule="exact"/>
        <w:ind w:firstLine="578" w:firstLineChars="192"/>
        <w:rPr>
          <w:rFonts w:ascii="仿宋_GB2312" w:hAnsi="仿宋" w:eastAsia="仿宋_GB2312"/>
          <w:b/>
          <w:sz w:val="30"/>
          <w:szCs w:val="30"/>
        </w:rPr>
      </w:pPr>
      <w:r>
        <w:rPr>
          <w:rFonts w:hint="eastAsia" w:ascii="仿宋_GB2312" w:hAnsi="仿宋" w:eastAsia="仿宋_GB2312"/>
          <w:b/>
          <w:sz w:val="30"/>
          <w:szCs w:val="30"/>
        </w:rPr>
        <w:t>表内公式</w:t>
      </w:r>
      <w:r>
        <w:rPr>
          <w:rFonts w:ascii="仿宋_GB2312" w:hAnsi="仿宋" w:eastAsia="仿宋_GB2312"/>
          <w:b/>
          <w:sz w:val="30"/>
          <w:szCs w:val="30"/>
        </w:rPr>
        <w:t>：</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浮动行1栏、5栏不为空；</w:t>
      </w:r>
    </w:p>
    <w:p>
      <w:pPr>
        <w:numPr>
          <w:ilvl w:val="0"/>
          <w:numId w:val="6"/>
        </w:numPr>
        <w:spacing w:line="560" w:lineRule="exact"/>
        <w:rPr>
          <w:rFonts w:ascii="仿宋_GB2312" w:eastAsia="仿宋_GB2312"/>
          <w:sz w:val="30"/>
          <w:szCs w:val="30"/>
        </w:rPr>
      </w:pPr>
      <w:r>
        <w:rPr>
          <w:rFonts w:hint="eastAsia" w:ascii="仿宋_GB2312" w:eastAsia="仿宋_GB2312"/>
          <w:sz w:val="30"/>
          <w:szCs w:val="30"/>
        </w:rPr>
        <w:t>1行</w:t>
      </w:r>
      <w:r>
        <w:rPr>
          <w:rFonts w:ascii="仿宋_GB2312" w:eastAsia="仿宋_GB2312"/>
          <w:sz w:val="30"/>
          <w:szCs w:val="30"/>
        </w:rPr>
        <w:t>2</w:t>
      </w:r>
      <w:r>
        <w:rPr>
          <w:rFonts w:hint="eastAsia" w:ascii="仿宋_GB2312" w:eastAsia="仿宋_GB2312"/>
          <w:sz w:val="30"/>
          <w:szCs w:val="30"/>
        </w:rPr>
        <w:t>~</w:t>
      </w:r>
      <w:r>
        <w:rPr>
          <w:rFonts w:ascii="仿宋_GB2312" w:eastAsia="仿宋_GB2312"/>
          <w:sz w:val="30"/>
          <w:szCs w:val="30"/>
        </w:rPr>
        <w:t>7</w:t>
      </w:r>
      <w:r>
        <w:rPr>
          <w:rFonts w:hint="eastAsia" w:ascii="仿宋_GB2312" w:eastAsia="仿宋_GB2312"/>
          <w:sz w:val="30"/>
          <w:szCs w:val="30"/>
        </w:rPr>
        <w:t>栏=浮动行</w:t>
      </w:r>
      <w:r>
        <w:rPr>
          <w:rFonts w:ascii="仿宋_GB2312" w:eastAsia="仿宋_GB2312"/>
          <w:sz w:val="30"/>
          <w:szCs w:val="30"/>
        </w:rPr>
        <w:t>2</w:t>
      </w:r>
      <w:r>
        <w:rPr>
          <w:rFonts w:hint="eastAsia" w:ascii="仿宋_GB2312" w:eastAsia="仿宋_GB2312"/>
          <w:sz w:val="30"/>
          <w:szCs w:val="30"/>
        </w:rPr>
        <w:t>~</w:t>
      </w:r>
      <w:r>
        <w:rPr>
          <w:rFonts w:ascii="仿宋_GB2312" w:eastAsia="仿宋_GB2312"/>
          <w:sz w:val="30"/>
          <w:szCs w:val="30"/>
        </w:rPr>
        <w:t>7</w:t>
      </w:r>
      <w:r>
        <w:rPr>
          <w:rFonts w:hint="eastAsia" w:ascii="仿宋_GB2312" w:eastAsia="仿宋_GB2312"/>
          <w:sz w:val="30"/>
          <w:szCs w:val="30"/>
        </w:rPr>
        <w:t>栏之和；</w:t>
      </w:r>
    </w:p>
    <w:p>
      <w:pPr>
        <w:numPr>
          <w:ilvl w:val="0"/>
          <w:numId w:val="6"/>
        </w:numPr>
        <w:spacing w:line="560" w:lineRule="exact"/>
        <w:rPr>
          <w:rFonts w:ascii="仿宋_GB2312" w:hAnsi="Calibri" w:eastAsia="仿宋_GB2312"/>
          <w:sz w:val="30"/>
          <w:szCs w:val="30"/>
        </w:rPr>
      </w:pPr>
      <w:r>
        <w:rPr>
          <w:rFonts w:ascii="仿宋_GB2312" w:hAnsi="Calibri" w:eastAsia="仿宋_GB2312"/>
          <w:sz w:val="30"/>
          <w:szCs w:val="30"/>
        </w:rPr>
        <w:t>4</w:t>
      </w:r>
      <w:r>
        <w:rPr>
          <w:rFonts w:hint="eastAsia" w:ascii="仿宋_GB2312" w:hAnsi="Calibri" w:eastAsia="仿宋_GB2312"/>
          <w:sz w:val="30"/>
          <w:szCs w:val="30"/>
        </w:rPr>
        <w:t>栏=（</w:t>
      </w:r>
      <w:r>
        <w:rPr>
          <w:rFonts w:ascii="仿宋_GB2312" w:hAnsi="Calibri" w:eastAsia="仿宋_GB2312"/>
          <w:sz w:val="30"/>
          <w:szCs w:val="30"/>
        </w:rPr>
        <w:t>2</w:t>
      </w:r>
      <w:r>
        <w:rPr>
          <w:rFonts w:hint="eastAsia" w:ascii="仿宋_GB2312" w:hAnsi="Calibri" w:eastAsia="仿宋_GB2312"/>
          <w:sz w:val="30"/>
          <w:szCs w:val="30"/>
        </w:rPr>
        <w:t>-</w:t>
      </w:r>
      <w:r>
        <w:rPr>
          <w:rFonts w:ascii="仿宋_GB2312" w:hAnsi="Calibri" w:eastAsia="仿宋_GB2312"/>
          <w:sz w:val="30"/>
          <w:szCs w:val="30"/>
        </w:rPr>
        <w:t>3</w:t>
      </w:r>
      <w:r>
        <w:rPr>
          <w:rFonts w:hint="eastAsia" w:ascii="仿宋_GB2312" w:hAnsi="Calibri" w:eastAsia="仿宋_GB2312"/>
          <w:sz w:val="30"/>
          <w:szCs w:val="30"/>
        </w:rPr>
        <w:t>）栏；</w:t>
      </w:r>
    </w:p>
    <w:p>
      <w:pPr>
        <w:numPr>
          <w:ilvl w:val="0"/>
          <w:numId w:val="6"/>
        </w:numPr>
        <w:spacing w:line="560" w:lineRule="exact"/>
        <w:rPr>
          <w:rFonts w:ascii="仿宋_GB2312" w:hAnsi="Calibri" w:eastAsia="仿宋_GB2312"/>
          <w:sz w:val="30"/>
          <w:szCs w:val="30"/>
        </w:rPr>
      </w:pPr>
      <w:r>
        <w:rPr>
          <w:rFonts w:ascii="仿宋_GB2312" w:hAnsi="Calibri" w:eastAsia="仿宋_GB2312"/>
          <w:sz w:val="30"/>
          <w:szCs w:val="30"/>
        </w:rPr>
        <w:t>7</w:t>
      </w:r>
      <w:r>
        <w:rPr>
          <w:rFonts w:hint="eastAsia" w:ascii="仿宋_GB2312" w:hAnsi="Calibri" w:eastAsia="仿宋_GB2312"/>
          <w:sz w:val="30"/>
          <w:szCs w:val="30"/>
        </w:rPr>
        <w:t>栏=（</w:t>
      </w:r>
      <w:r>
        <w:rPr>
          <w:rFonts w:ascii="仿宋_GB2312" w:hAnsi="Calibri" w:eastAsia="仿宋_GB2312"/>
          <w:sz w:val="30"/>
          <w:szCs w:val="30"/>
        </w:rPr>
        <w:t>5</w:t>
      </w:r>
      <w:r>
        <w:rPr>
          <w:rFonts w:hint="eastAsia" w:ascii="仿宋_GB2312" w:hAnsi="Calibri" w:eastAsia="仿宋_GB2312"/>
          <w:sz w:val="30"/>
          <w:szCs w:val="30"/>
        </w:rPr>
        <w:t>-</w:t>
      </w:r>
      <w:r>
        <w:rPr>
          <w:rFonts w:ascii="仿宋_GB2312" w:hAnsi="Calibri" w:eastAsia="仿宋_GB2312"/>
          <w:sz w:val="30"/>
          <w:szCs w:val="30"/>
        </w:rPr>
        <w:t>6</w:t>
      </w:r>
      <w:r>
        <w:rPr>
          <w:rFonts w:hint="eastAsia" w:ascii="仿宋_GB2312" w:hAnsi="Calibri" w:eastAsia="仿宋_GB2312"/>
          <w:sz w:val="30"/>
          <w:szCs w:val="30"/>
        </w:rPr>
        <w:t>）栏。</w:t>
      </w:r>
    </w:p>
    <w:p>
      <w:pPr>
        <w:snapToGrid w:val="0"/>
        <w:spacing w:line="560" w:lineRule="exact"/>
        <w:ind w:firstLine="602" w:firstLineChars="200"/>
        <w:rPr>
          <w:rFonts w:ascii="仿宋_GB2312" w:hAnsi="仿宋" w:eastAsia="仿宋_GB2312"/>
          <w:b/>
          <w:bCs/>
          <w:sz w:val="30"/>
          <w:szCs w:val="30"/>
        </w:rPr>
      </w:pPr>
      <w:r>
        <w:rPr>
          <w:rFonts w:hint="eastAsia" w:ascii="仿宋_GB2312" w:hAnsi="仿宋" w:eastAsia="仿宋_GB2312"/>
          <w:b/>
          <w:bCs/>
          <w:sz w:val="30"/>
          <w:szCs w:val="30"/>
        </w:rPr>
        <w:t>表间公式：</w:t>
      </w:r>
    </w:p>
    <w:p>
      <w:pPr>
        <w:numPr>
          <w:ilvl w:val="0"/>
          <w:numId w:val="8"/>
        </w:numPr>
        <w:snapToGrid w:val="0"/>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1行</w:t>
      </w:r>
      <w:r>
        <w:rPr>
          <w:rFonts w:ascii="仿宋_GB2312" w:hAnsi="仿宋" w:eastAsia="仿宋_GB2312"/>
          <w:bCs/>
          <w:spacing w:val="6"/>
          <w:sz w:val="30"/>
          <w:szCs w:val="30"/>
        </w:rPr>
        <w:t>2</w:t>
      </w:r>
      <w:r>
        <w:rPr>
          <w:rFonts w:hint="eastAsia" w:ascii="仿宋_GB2312" w:hAnsi="仿宋" w:eastAsia="仿宋_GB2312"/>
          <w:bCs/>
          <w:spacing w:val="6"/>
          <w:sz w:val="30"/>
          <w:szCs w:val="30"/>
        </w:rPr>
        <w:t>栏=财资0</w:t>
      </w:r>
      <w:r>
        <w:rPr>
          <w:rFonts w:ascii="仿宋_GB2312" w:hAnsi="仿宋" w:eastAsia="仿宋_GB2312"/>
          <w:bCs/>
          <w:spacing w:val="6"/>
          <w:sz w:val="30"/>
          <w:szCs w:val="30"/>
        </w:rPr>
        <w:t>1</w:t>
      </w:r>
      <w:r>
        <w:rPr>
          <w:rFonts w:hint="eastAsia" w:ascii="仿宋_GB2312" w:hAnsi="仿宋" w:eastAsia="仿宋_GB2312"/>
          <w:bCs/>
          <w:spacing w:val="6"/>
          <w:sz w:val="30"/>
          <w:szCs w:val="30"/>
        </w:rPr>
        <w:t>表</w:t>
      </w:r>
      <w:r>
        <w:rPr>
          <w:rFonts w:ascii="仿宋_GB2312" w:hAnsi="仿宋" w:eastAsia="仿宋_GB2312"/>
          <w:bCs/>
          <w:spacing w:val="6"/>
          <w:sz w:val="30"/>
          <w:szCs w:val="30"/>
        </w:rPr>
        <w:t>36</w:t>
      </w:r>
      <w:r>
        <w:rPr>
          <w:rFonts w:hint="eastAsia" w:ascii="仿宋_GB2312" w:hAnsi="仿宋" w:eastAsia="仿宋_GB2312"/>
          <w:bCs/>
          <w:spacing w:val="6"/>
          <w:sz w:val="30"/>
          <w:szCs w:val="30"/>
        </w:rPr>
        <w:t>行1栏；</w:t>
      </w:r>
    </w:p>
    <w:p>
      <w:pPr>
        <w:numPr>
          <w:ilvl w:val="0"/>
          <w:numId w:val="8"/>
        </w:numPr>
        <w:snapToGrid w:val="0"/>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1行</w:t>
      </w:r>
      <w:r>
        <w:rPr>
          <w:rFonts w:ascii="仿宋_GB2312" w:hAnsi="仿宋" w:eastAsia="仿宋_GB2312"/>
          <w:bCs/>
          <w:spacing w:val="6"/>
          <w:sz w:val="30"/>
          <w:szCs w:val="30"/>
        </w:rPr>
        <w:t>3</w:t>
      </w:r>
      <w:r>
        <w:rPr>
          <w:rFonts w:hint="eastAsia" w:ascii="仿宋_GB2312" w:hAnsi="仿宋" w:eastAsia="仿宋_GB2312"/>
          <w:bCs/>
          <w:spacing w:val="6"/>
          <w:sz w:val="30"/>
          <w:szCs w:val="30"/>
        </w:rPr>
        <w:t>栏=财资0</w:t>
      </w:r>
      <w:r>
        <w:rPr>
          <w:rFonts w:ascii="仿宋_GB2312" w:hAnsi="仿宋" w:eastAsia="仿宋_GB2312"/>
          <w:bCs/>
          <w:spacing w:val="6"/>
          <w:sz w:val="30"/>
          <w:szCs w:val="30"/>
        </w:rPr>
        <w:t>1</w:t>
      </w:r>
      <w:r>
        <w:rPr>
          <w:rFonts w:hint="eastAsia" w:ascii="仿宋_GB2312" w:hAnsi="仿宋" w:eastAsia="仿宋_GB2312"/>
          <w:bCs/>
          <w:spacing w:val="6"/>
          <w:sz w:val="30"/>
          <w:szCs w:val="30"/>
        </w:rPr>
        <w:t>表</w:t>
      </w:r>
      <w:r>
        <w:rPr>
          <w:rFonts w:ascii="仿宋_GB2312" w:hAnsi="仿宋" w:eastAsia="仿宋_GB2312"/>
          <w:bCs/>
          <w:spacing w:val="6"/>
          <w:sz w:val="30"/>
          <w:szCs w:val="30"/>
        </w:rPr>
        <w:t>37</w:t>
      </w:r>
      <w:r>
        <w:rPr>
          <w:rFonts w:hint="eastAsia" w:ascii="仿宋_GB2312" w:hAnsi="仿宋" w:eastAsia="仿宋_GB2312"/>
          <w:bCs/>
          <w:spacing w:val="6"/>
          <w:sz w:val="30"/>
          <w:szCs w:val="30"/>
        </w:rPr>
        <w:t>行1栏；</w:t>
      </w:r>
    </w:p>
    <w:p>
      <w:pPr>
        <w:numPr>
          <w:ilvl w:val="0"/>
          <w:numId w:val="8"/>
        </w:numPr>
        <w:snapToGrid w:val="0"/>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1行</w:t>
      </w:r>
      <w:r>
        <w:rPr>
          <w:rFonts w:ascii="仿宋_GB2312" w:hAnsi="仿宋" w:eastAsia="仿宋_GB2312"/>
          <w:bCs/>
          <w:spacing w:val="6"/>
          <w:sz w:val="30"/>
          <w:szCs w:val="30"/>
        </w:rPr>
        <w:t>4</w:t>
      </w:r>
      <w:r>
        <w:rPr>
          <w:rFonts w:hint="eastAsia" w:ascii="仿宋_GB2312" w:hAnsi="仿宋" w:eastAsia="仿宋_GB2312"/>
          <w:bCs/>
          <w:spacing w:val="6"/>
          <w:sz w:val="30"/>
          <w:szCs w:val="30"/>
        </w:rPr>
        <w:t>栏=财资0</w:t>
      </w:r>
      <w:r>
        <w:rPr>
          <w:rFonts w:ascii="仿宋_GB2312" w:hAnsi="仿宋" w:eastAsia="仿宋_GB2312"/>
          <w:bCs/>
          <w:spacing w:val="6"/>
          <w:sz w:val="30"/>
          <w:szCs w:val="30"/>
        </w:rPr>
        <w:t>1</w:t>
      </w:r>
      <w:r>
        <w:rPr>
          <w:rFonts w:hint="eastAsia" w:ascii="仿宋_GB2312" w:hAnsi="仿宋" w:eastAsia="仿宋_GB2312"/>
          <w:bCs/>
          <w:spacing w:val="6"/>
          <w:sz w:val="30"/>
          <w:szCs w:val="30"/>
        </w:rPr>
        <w:t>表</w:t>
      </w:r>
      <w:r>
        <w:rPr>
          <w:rFonts w:ascii="仿宋_GB2312" w:hAnsi="仿宋" w:eastAsia="仿宋_GB2312"/>
          <w:bCs/>
          <w:spacing w:val="6"/>
          <w:sz w:val="30"/>
          <w:szCs w:val="30"/>
        </w:rPr>
        <w:t>38</w:t>
      </w:r>
      <w:r>
        <w:rPr>
          <w:rFonts w:hint="eastAsia" w:ascii="仿宋_GB2312" w:hAnsi="仿宋" w:eastAsia="仿宋_GB2312"/>
          <w:bCs/>
          <w:spacing w:val="6"/>
          <w:sz w:val="30"/>
          <w:szCs w:val="30"/>
        </w:rPr>
        <w:t>行1栏；</w:t>
      </w:r>
    </w:p>
    <w:p>
      <w:pPr>
        <w:numPr>
          <w:ilvl w:val="0"/>
          <w:numId w:val="8"/>
        </w:numPr>
        <w:snapToGrid w:val="0"/>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1行</w:t>
      </w:r>
      <w:r>
        <w:rPr>
          <w:rFonts w:ascii="仿宋_GB2312" w:hAnsi="仿宋" w:eastAsia="仿宋_GB2312"/>
          <w:bCs/>
          <w:spacing w:val="6"/>
          <w:sz w:val="30"/>
          <w:szCs w:val="30"/>
        </w:rPr>
        <w:t>5</w:t>
      </w:r>
      <w:r>
        <w:rPr>
          <w:rFonts w:hint="eastAsia" w:ascii="仿宋_GB2312" w:hAnsi="仿宋" w:eastAsia="仿宋_GB2312"/>
          <w:bCs/>
          <w:spacing w:val="6"/>
          <w:sz w:val="30"/>
          <w:szCs w:val="30"/>
        </w:rPr>
        <w:t>栏=财资0</w:t>
      </w:r>
      <w:r>
        <w:rPr>
          <w:rFonts w:ascii="仿宋_GB2312" w:hAnsi="仿宋" w:eastAsia="仿宋_GB2312"/>
          <w:bCs/>
          <w:spacing w:val="6"/>
          <w:sz w:val="30"/>
          <w:szCs w:val="30"/>
        </w:rPr>
        <w:t>1</w:t>
      </w:r>
      <w:r>
        <w:rPr>
          <w:rFonts w:hint="eastAsia" w:ascii="仿宋_GB2312" w:hAnsi="仿宋" w:eastAsia="仿宋_GB2312"/>
          <w:bCs/>
          <w:spacing w:val="6"/>
          <w:sz w:val="30"/>
          <w:szCs w:val="30"/>
        </w:rPr>
        <w:t>表</w:t>
      </w:r>
      <w:r>
        <w:rPr>
          <w:rFonts w:ascii="仿宋_GB2312" w:hAnsi="仿宋" w:eastAsia="仿宋_GB2312"/>
          <w:bCs/>
          <w:spacing w:val="6"/>
          <w:sz w:val="30"/>
          <w:szCs w:val="30"/>
        </w:rPr>
        <w:t>36</w:t>
      </w:r>
      <w:r>
        <w:rPr>
          <w:rFonts w:hint="eastAsia" w:ascii="仿宋_GB2312" w:hAnsi="仿宋" w:eastAsia="仿宋_GB2312"/>
          <w:bCs/>
          <w:spacing w:val="6"/>
          <w:sz w:val="30"/>
          <w:szCs w:val="30"/>
        </w:rPr>
        <w:t>行2栏；</w:t>
      </w:r>
    </w:p>
    <w:p>
      <w:pPr>
        <w:numPr>
          <w:ilvl w:val="0"/>
          <w:numId w:val="8"/>
        </w:numPr>
        <w:snapToGrid w:val="0"/>
        <w:spacing w:line="560" w:lineRule="exact"/>
        <w:rPr>
          <w:rFonts w:ascii="仿宋_GB2312" w:hAnsi="仿宋" w:eastAsia="仿宋_GB2312"/>
          <w:bCs/>
          <w:spacing w:val="6"/>
          <w:sz w:val="30"/>
          <w:szCs w:val="30"/>
        </w:rPr>
      </w:pPr>
      <w:r>
        <w:rPr>
          <w:rFonts w:hint="eastAsia" w:ascii="仿宋_GB2312" w:hAnsi="仿宋" w:eastAsia="仿宋_GB2312"/>
          <w:bCs/>
          <w:spacing w:val="6"/>
          <w:sz w:val="30"/>
          <w:szCs w:val="30"/>
        </w:rPr>
        <w:t>1行</w:t>
      </w:r>
      <w:r>
        <w:rPr>
          <w:rFonts w:ascii="仿宋_GB2312" w:hAnsi="仿宋" w:eastAsia="仿宋_GB2312"/>
          <w:bCs/>
          <w:spacing w:val="6"/>
          <w:sz w:val="30"/>
          <w:szCs w:val="30"/>
        </w:rPr>
        <w:t>6</w:t>
      </w:r>
      <w:r>
        <w:rPr>
          <w:rFonts w:hint="eastAsia" w:ascii="仿宋_GB2312" w:hAnsi="仿宋" w:eastAsia="仿宋_GB2312"/>
          <w:bCs/>
          <w:spacing w:val="6"/>
          <w:sz w:val="30"/>
          <w:szCs w:val="30"/>
        </w:rPr>
        <w:t>栏=财资0</w:t>
      </w:r>
      <w:r>
        <w:rPr>
          <w:rFonts w:ascii="仿宋_GB2312" w:hAnsi="仿宋" w:eastAsia="仿宋_GB2312"/>
          <w:bCs/>
          <w:spacing w:val="6"/>
          <w:sz w:val="30"/>
          <w:szCs w:val="30"/>
        </w:rPr>
        <w:t>1</w:t>
      </w:r>
      <w:r>
        <w:rPr>
          <w:rFonts w:hint="eastAsia" w:ascii="仿宋_GB2312" w:hAnsi="仿宋" w:eastAsia="仿宋_GB2312"/>
          <w:bCs/>
          <w:spacing w:val="6"/>
          <w:sz w:val="30"/>
          <w:szCs w:val="30"/>
        </w:rPr>
        <w:t>表</w:t>
      </w:r>
      <w:r>
        <w:rPr>
          <w:rFonts w:ascii="仿宋_GB2312" w:hAnsi="仿宋" w:eastAsia="仿宋_GB2312"/>
          <w:bCs/>
          <w:spacing w:val="6"/>
          <w:sz w:val="30"/>
          <w:szCs w:val="30"/>
        </w:rPr>
        <w:t>37</w:t>
      </w:r>
      <w:r>
        <w:rPr>
          <w:rFonts w:hint="eastAsia" w:ascii="仿宋_GB2312" w:hAnsi="仿宋" w:eastAsia="仿宋_GB2312"/>
          <w:bCs/>
          <w:spacing w:val="6"/>
          <w:sz w:val="30"/>
          <w:szCs w:val="30"/>
        </w:rPr>
        <w:t>行2栏；</w:t>
      </w:r>
    </w:p>
    <w:p>
      <w:pPr>
        <w:numPr>
          <w:ilvl w:val="0"/>
          <w:numId w:val="8"/>
        </w:numPr>
        <w:snapToGrid w:val="0"/>
        <w:spacing w:line="560" w:lineRule="exact"/>
        <w:rPr>
          <w:rFonts w:hAnsi="仿宋"/>
          <w:sz w:val="30"/>
          <w:szCs w:val="30"/>
        </w:rPr>
      </w:pPr>
      <w:r>
        <w:rPr>
          <w:rFonts w:hint="eastAsia" w:ascii="仿宋_GB2312" w:hAnsi="仿宋" w:eastAsia="仿宋_GB2312"/>
          <w:bCs/>
          <w:spacing w:val="6"/>
          <w:sz w:val="30"/>
          <w:szCs w:val="30"/>
        </w:rPr>
        <w:t>1行</w:t>
      </w:r>
      <w:r>
        <w:rPr>
          <w:rFonts w:ascii="仿宋_GB2312" w:hAnsi="仿宋" w:eastAsia="仿宋_GB2312"/>
          <w:bCs/>
          <w:spacing w:val="6"/>
          <w:sz w:val="30"/>
          <w:szCs w:val="30"/>
        </w:rPr>
        <w:t>7</w:t>
      </w:r>
      <w:r>
        <w:rPr>
          <w:rFonts w:hint="eastAsia" w:ascii="仿宋_GB2312" w:hAnsi="仿宋" w:eastAsia="仿宋_GB2312"/>
          <w:bCs/>
          <w:spacing w:val="6"/>
          <w:sz w:val="30"/>
          <w:szCs w:val="30"/>
        </w:rPr>
        <w:t>栏=财资0</w:t>
      </w:r>
      <w:r>
        <w:rPr>
          <w:rFonts w:ascii="仿宋_GB2312" w:hAnsi="仿宋" w:eastAsia="仿宋_GB2312"/>
          <w:bCs/>
          <w:spacing w:val="6"/>
          <w:sz w:val="30"/>
          <w:szCs w:val="30"/>
        </w:rPr>
        <w:t>1</w:t>
      </w:r>
      <w:r>
        <w:rPr>
          <w:rFonts w:hint="eastAsia" w:ascii="仿宋_GB2312" w:hAnsi="仿宋" w:eastAsia="仿宋_GB2312"/>
          <w:bCs/>
          <w:spacing w:val="6"/>
          <w:sz w:val="30"/>
          <w:szCs w:val="30"/>
        </w:rPr>
        <w:t>表</w:t>
      </w:r>
      <w:r>
        <w:rPr>
          <w:rFonts w:ascii="仿宋_GB2312" w:hAnsi="仿宋" w:eastAsia="仿宋_GB2312"/>
          <w:bCs/>
          <w:spacing w:val="6"/>
          <w:sz w:val="30"/>
          <w:szCs w:val="30"/>
        </w:rPr>
        <w:t>38</w:t>
      </w:r>
      <w:r>
        <w:rPr>
          <w:rFonts w:hint="eastAsia" w:ascii="仿宋_GB2312" w:hAnsi="仿宋" w:eastAsia="仿宋_GB2312"/>
          <w:bCs/>
          <w:spacing w:val="6"/>
          <w:sz w:val="30"/>
          <w:szCs w:val="30"/>
        </w:rPr>
        <w:t>行2栏。</w:t>
      </w:r>
    </w:p>
    <w:p>
      <w:pPr>
        <w:snapToGrid w:val="0"/>
        <w:spacing w:line="560" w:lineRule="exact"/>
        <w:ind w:firstLine="602" w:firstLineChars="200"/>
        <w:rPr>
          <w:rFonts w:ascii="仿宋_GB2312" w:hAnsi="仿宋" w:eastAsia="仿宋_GB2312"/>
          <w:b/>
          <w:bCs/>
          <w:sz w:val="30"/>
          <w:szCs w:val="30"/>
        </w:rPr>
      </w:pPr>
      <w:r>
        <w:rPr>
          <w:rFonts w:hint="eastAsia" w:ascii="仿宋_GB2312" w:hAnsi="仿宋" w:eastAsia="仿宋_GB2312"/>
          <w:b/>
          <w:bCs/>
          <w:sz w:val="30"/>
          <w:szCs w:val="30"/>
        </w:rPr>
        <w:t>核实性公式：</w:t>
      </w:r>
    </w:p>
    <w:p>
      <w:pPr>
        <w:pStyle w:val="6"/>
        <w:numPr>
          <w:ilvl w:val="0"/>
          <w:numId w:val="6"/>
        </w:numPr>
        <w:spacing w:line="560" w:lineRule="exact"/>
        <w:ind w:firstLineChars="0"/>
        <w:rPr>
          <w:rFonts w:hAnsi="仿宋"/>
          <w:sz w:val="30"/>
          <w:szCs w:val="30"/>
        </w:rPr>
      </w:pPr>
      <w:r>
        <w:rPr>
          <w:rFonts w:hint="eastAsia" w:hAnsi="仿宋"/>
          <w:sz w:val="30"/>
          <w:szCs w:val="30"/>
        </w:rPr>
        <w:t>1栏不为空时，则7栏应大于0，否则需核实修改或情况说明。</w:t>
      </w:r>
    </w:p>
    <w:sectPr>
      <w:footerReference r:id="rId3" w:type="default"/>
      <w:footerReference r:id="rId4" w:type="even"/>
      <w:pgSz w:w="11906" w:h="16838"/>
      <w:pgMar w:top="2098" w:right="1474" w:bottom="1985" w:left="1588" w:header="851" w:footer="1247" w:gutter="0"/>
      <w:pgNumType w:fmt="numberInDash"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方正小标宋_GBK">
    <w:panose1 w:val="02000000000000000000"/>
    <w:charset w:val="86"/>
    <w:family w:val="auto"/>
    <w:pitch w:val="default"/>
    <w:sig w:usb0="A00002BF" w:usb1="38CF7CFA" w:usb2="00082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rFonts w:ascii="宋体" w:hAnsi="宋体"/>
        <w:sz w:val="28"/>
        <w:szCs w:val="28"/>
      </w:rPr>
    </w:pPr>
    <w:r>
      <w:rPr>
        <w:rFonts w:ascii="宋体" w:hAnsi="宋体"/>
        <w:sz w:val="28"/>
        <w:szCs w:val="28"/>
      </w:rPr>
      <w:fldChar w:fldCharType="begin"/>
    </w:r>
    <w:r>
      <w:rPr>
        <w:rStyle w:val="14"/>
        <w:rFonts w:ascii="宋体" w:hAnsi="宋体"/>
        <w:sz w:val="28"/>
        <w:szCs w:val="28"/>
      </w:rPr>
      <w:instrText xml:space="preserve"> PAGE </w:instrText>
    </w:r>
    <w:r>
      <w:rPr>
        <w:rFonts w:ascii="宋体" w:hAnsi="宋体"/>
        <w:sz w:val="28"/>
        <w:szCs w:val="28"/>
      </w:rPr>
      <w:fldChar w:fldCharType="separate"/>
    </w:r>
    <w:r>
      <w:rPr>
        <w:rStyle w:val="14"/>
        <w:rFonts w:ascii="宋体" w:hAnsi="宋体"/>
        <w:sz w:val="28"/>
        <w:szCs w:val="28"/>
      </w:rPr>
      <w:t>- 92 -</w:t>
    </w:r>
    <w:r>
      <w:rPr>
        <w:rFonts w:ascii="宋体" w:hAnsi="宋体"/>
        <w:sz w:val="28"/>
        <w:szCs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4"/>
      </w:rPr>
    </w:pPr>
    <w:r>
      <w:fldChar w:fldCharType="begin"/>
    </w:r>
    <w:r>
      <w:rPr>
        <w:rStyle w:val="14"/>
      </w:rPr>
      <w:instrText xml:space="preserve">PAGE  </w:instrText>
    </w:r>
    <w:r>
      <w:fldChar w:fldCharType="end"/>
    </w:r>
  </w:p>
  <w:p>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1"/>
      <w:numFmt w:val="bullet"/>
      <w:lvlText w:val=""/>
      <w:lvlJc w:val="left"/>
      <w:pPr>
        <w:ind w:left="996" w:hanging="420"/>
      </w:pPr>
      <w:rPr>
        <w:rFonts w:hint="default" w:ascii="Wingdings" w:hAnsi="Wingdings"/>
      </w:rPr>
    </w:lvl>
    <w:lvl w:ilvl="1" w:tentative="0">
      <w:start w:val="1"/>
      <w:numFmt w:val="bullet"/>
      <w:lvlText w:val=""/>
      <w:lvlJc w:val="left"/>
      <w:pPr>
        <w:ind w:left="1416" w:hanging="420"/>
      </w:pPr>
      <w:rPr>
        <w:rFonts w:hint="default" w:ascii="Wingdings" w:hAnsi="Wingdings"/>
      </w:rPr>
    </w:lvl>
    <w:lvl w:ilvl="2" w:tentative="0">
      <w:start w:val="1"/>
      <w:numFmt w:val="bullet"/>
      <w:lvlText w:val=""/>
      <w:lvlJc w:val="left"/>
      <w:pPr>
        <w:ind w:left="1836" w:hanging="420"/>
      </w:pPr>
      <w:rPr>
        <w:rFonts w:hint="default" w:ascii="Wingdings" w:hAnsi="Wingdings"/>
      </w:rPr>
    </w:lvl>
    <w:lvl w:ilvl="3" w:tentative="0">
      <w:start w:val="1"/>
      <w:numFmt w:val="bullet"/>
      <w:lvlText w:val=""/>
      <w:lvlJc w:val="left"/>
      <w:pPr>
        <w:ind w:left="2256" w:hanging="420"/>
      </w:pPr>
      <w:rPr>
        <w:rFonts w:hint="default" w:ascii="Wingdings" w:hAnsi="Wingdings"/>
      </w:rPr>
    </w:lvl>
    <w:lvl w:ilvl="4" w:tentative="0">
      <w:start w:val="1"/>
      <w:numFmt w:val="bullet"/>
      <w:lvlText w:val=""/>
      <w:lvlJc w:val="left"/>
      <w:pPr>
        <w:ind w:left="2676" w:hanging="420"/>
      </w:pPr>
      <w:rPr>
        <w:rFonts w:hint="default" w:ascii="Wingdings" w:hAnsi="Wingdings"/>
      </w:rPr>
    </w:lvl>
    <w:lvl w:ilvl="5" w:tentative="0">
      <w:start w:val="1"/>
      <w:numFmt w:val="bullet"/>
      <w:lvlText w:val=""/>
      <w:lvlJc w:val="left"/>
      <w:pPr>
        <w:ind w:left="3096" w:hanging="420"/>
      </w:pPr>
      <w:rPr>
        <w:rFonts w:hint="default" w:ascii="Wingdings" w:hAnsi="Wingdings"/>
      </w:rPr>
    </w:lvl>
    <w:lvl w:ilvl="6" w:tentative="0">
      <w:start w:val="1"/>
      <w:numFmt w:val="bullet"/>
      <w:lvlText w:val=""/>
      <w:lvlJc w:val="left"/>
      <w:pPr>
        <w:ind w:left="3516" w:hanging="420"/>
      </w:pPr>
      <w:rPr>
        <w:rFonts w:hint="default" w:ascii="Wingdings" w:hAnsi="Wingdings"/>
      </w:rPr>
    </w:lvl>
    <w:lvl w:ilvl="7" w:tentative="0">
      <w:start w:val="1"/>
      <w:numFmt w:val="bullet"/>
      <w:lvlText w:val=""/>
      <w:lvlJc w:val="left"/>
      <w:pPr>
        <w:ind w:left="3936" w:hanging="420"/>
      </w:pPr>
      <w:rPr>
        <w:rFonts w:hint="default" w:ascii="Wingdings" w:hAnsi="Wingdings"/>
      </w:rPr>
    </w:lvl>
    <w:lvl w:ilvl="8" w:tentative="0">
      <w:start w:val="1"/>
      <w:numFmt w:val="bullet"/>
      <w:lvlText w:val=""/>
      <w:lvlJc w:val="left"/>
      <w:pPr>
        <w:ind w:left="4356" w:hanging="420"/>
      </w:pPr>
      <w:rPr>
        <w:rFonts w:hint="default" w:ascii="Wingdings" w:hAnsi="Wingdings"/>
      </w:rPr>
    </w:lvl>
  </w:abstractNum>
  <w:abstractNum w:abstractNumId="1">
    <w:nsid w:val="02D96376"/>
    <w:multiLevelType w:val="multilevel"/>
    <w:tmpl w:val="02D96376"/>
    <w:lvl w:ilvl="0" w:tentative="0">
      <w:start w:val="1"/>
      <w:numFmt w:val="bullet"/>
      <w:lvlText w:val=""/>
      <w:lvlJc w:val="left"/>
      <w:pPr>
        <w:ind w:left="1020" w:hanging="420"/>
      </w:pPr>
      <w:rPr>
        <w:rFonts w:hint="default" w:ascii="Wingdings" w:hAnsi="Wingdings"/>
      </w:rPr>
    </w:lvl>
    <w:lvl w:ilvl="1" w:tentative="0">
      <w:start w:val="1"/>
      <w:numFmt w:val="bullet"/>
      <w:lvlText w:val=""/>
      <w:lvlJc w:val="left"/>
      <w:pPr>
        <w:ind w:left="1440" w:hanging="420"/>
      </w:pPr>
      <w:rPr>
        <w:rFonts w:hint="default" w:ascii="Wingdings" w:hAnsi="Wingdings"/>
      </w:rPr>
    </w:lvl>
    <w:lvl w:ilvl="2" w:tentative="0">
      <w:start w:val="1"/>
      <w:numFmt w:val="bullet"/>
      <w:lvlText w:val=""/>
      <w:lvlJc w:val="left"/>
      <w:pPr>
        <w:ind w:left="1860" w:hanging="420"/>
      </w:pPr>
      <w:rPr>
        <w:rFonts w:hint="default" w:ascii="Wingdings" w:hAnsi="Wingdings"/>
      </w:rPr>
    </w:lvl>
    <w:lvl w:ilvl="3" w:tentative="0">
      <w:start w:val="1"/>
      <w:numFmt w:val="bullet"/>
      <w:lvlText w:val=""/>
      <w:lvlJc w:val="left"/>
      <w:pPr>
        <w:ind w:left="2280" w:hanging="420"/>
      </w:pPr>
      <w:rPr>
        <w:rFonts w:hint="default" w:ascii="Wingdings" w:hAnsi="Wingdings"/>
      </w:rPr>
    </w:lvl>
    <w:lvl w:ilvl="4" w:tentative="0">
      <w:start w:val="1"/>
      <w:numFmt w:val="bullet"/>
      <w:lvlText w:val=""/>
      <w:lvlJc w:val="left"/>
      <w:pPr>
        <w:ind w:left="2700" w:hanging="420"/>
      </w:pPr>
      <w:rPr>
        <w:rFonts w:hint="default" w:ascii="Wingdings" w:hAnsi="Wingdings"/>
      </w:rPr>
    </w:lvl>
    <w:lvl w:ilvl="5" w:tentative="0">
      <w:start w:val="1"/>
      <w:numFmt w:val="bullet"/>
      <w:lvlText w:val=""/>
      <w:lvlJc w:val="left"/>
      <w:pPr>
        <w:ind w:left="3120" w:hanging="420"/>
      </w:pPr>
      <w:rPr>
        <w:rFonts w:hint="default" w:ascii="Wingdings" w:hAnsi="Wingdings"/>
      </w:rPr>
    </w:lvl>
    <w:lvl w:ilvl="6" w:tentative="0">
      <w:start w:val="1"/>
      <w:numFmt w:val="bullet"/>
      <w:lvlText w:val=""/>
      <w:lvlJc w:val="left"/>
      <w:pPr>
        <w:ind w:left="3540" w:hanging="420"/>
      </w:pPr>
      <w:rPr>
        <w:rFonts w:hint="default" w:ascii="Wingdings" w:hAnsi="Wingdings"/>
      </w:rPr>
    </w:lvl>
    <w:lvl w:ilvl="7" w:tentative="0">
      <w:start w:val="1"/>
      <w:numFmt w:val="bullet"/>
      <w:lvlText w:val=""/>
      <w:lvlJc w:val="left"/>
      <w:pPr>
        <w:ind w:left="3960" w:hanging="420"/>
      </w:pPr>
      <w:rPr>
        <w:rFonts w:hint="default" w:ascii="Wingdings" w:hAnsi="Wingdings"/>
      </w:rPr>
    </w:lvl>
    <w:lvl w:ilvl="8" w:tentative="0">
      <w:start w:val="1"/>
      <w:numFmt w:val="bullet"/>
      <w:lvlText w:val=""/>
      <w:lvlJc w:val="left"/>
      <w:pPr>
        <w:ind w:left="4380" w:hanging="420"/>
      </w:pPr>
      <w:rPr>
        <w:rFonts w:hint="default" w:ascii="Wingdings" w:hAnsi="Wingdings"/>
      </w:rPr>
    </w:lvl>
  </w:abstractNum>
  <w:abstractNum w:abstractNumId="2">
    <w:nsid w:val="44A70813"/>
    <w:multiLevelType w:val="multilevel"/>
    <w:tmpl w:val="44A70813"/>
    <w:lvl w:ilvl="0" w:tentative="0">
      <w:start w:val="1"/>
      <w:numFmt w:val="bullet"/>
      <w:lvlText w:val=""/>
      <w:lvlJc w:val="left"/>
      <w:pPr>
        <w:ind w:left="1020" w:hanging="420"/>
      </w:pPr>
      <w:rPr>
        <w:rFonts w:hint="default" w:ascii="Wingdings" w:hAnsi="Wingdings"/>
      </w:rPr>
    </w:lvl>
    <w:lvl w:ilvl="1" w:tentative="0">
      <w:start w:val="1"/>
      <w:numFmt w:val="bullet"/>
      <w:lvlText w:val=""/>
      <w:lvlJc w:val="left"/>
      <w:pPr>
        <w:ind w:left="1440" w:hanging="420"/>
      </w:pPr>
      <w:rPr>
        <w:rFonts w:hint="default" w:ascii="Wingdings" w:hAnsi="Wingdings"/>
      </w:rPr>
    </w:lvl>
    <w:lvl w:ilvl="2" w:tentative="0">
      <w:start w:val="1"/>
      <w:numFmt w:val="bullet"/>
      <w:lvlText w:val=""/>
      <w:lvlJc w:val="left"/>
      <w:pPr>
        <w:ind w:left="1860" w:hanging="420"/>
      </w:pPr>
      <w:rPr>
        <w:rFonts w:hint="default" w:ascii="Wingdings" w:hAnsi="Wingdings"/>
      </w:rPr>
    </w:lvl>
    <w:lvl w:ilvl="3" w:tentative="0">
      <w:start w:val="1"/>
      <w:numFmt w:val="bullet"/>
      <w:lvlText w:val=""/>
      <w:lvlJc w:val="left"/>
      <w:pPr>
        <w:ind w:left="2280" w:hanging="420"/>
      </w:pPr>
      <w:rPr>
        <w:rFonts w:hint="default" w:ascii="Wingdings" w:hAnsi="Wingdings"/>
      </w:rPr>
    </w:lvl>
    <w:lvl w:ilvl="4" w:tentative="0">
      <w:start w:val="1"/>
      <w:numFmt w:val="bullet"/>
      <w:lvlText w:val=""/>
      <w:lvlJc w:val="left"/>
      <w:pPr>
        <w:ind w:left="2700" w:hanging="420"/>
      </w:pPr>
      <w:rPr>
        <w:rFonts w:hint="default" w:ascii="Wingdings" w:hAnsi="Wingdings"/>
      </w:rPr>
    </w:lvl>
    <w:lvl w:ilvl="5" w:tentative="0">
      <w:start w:val="1"/>
      <w:numFmt w:val="bullet"/>
      <w:lvlText w:val=""/>
      <w:lvlJc w:val="left"/>
      <w:pPr>
        <w:ind w:left="3120" w:hanging="420"/>
      </w:pPr>
      <w:rPr>
        <w:rFonts w:hint="default" w:ascii="Wingdings" w:hAnsi="Wingdings"/>
      </w:rPr>
    </w:lvl>
    <w:lvl w:ilvl="6" w:tentative="0">
      <w:start w:val="1"/>
      <w:numFmt w:val="bullet"/>
      <w:lvlText w:val=""/>
      <w:lvlJc w:val="left"/>
      <w:pPr>
        <w:ind w:left="3540" w:hanging="420"/>
      </w:pPr>
      <w:rPr>
        <w:rFonts w:hint="default" w:ascii="Wingdings" w:hAnsi="Wingdings"/>
      </w:rPr>
    </w:lvl>
    <w:lvl w:ilvl="7" w:tentative="0">
      <w:start w:val="1"/>
      <w:numFmt w:val="bullet"/>
      <w:lvlText w:val=""/>
      <w:lvlJc w:val="left"/>
      <w:pPr>
        <w:ind w:left="3960" w:hanging="420"/>
      </w:pPr>
      <w:rPr>
        <w:rFonts w:hint="default" w:ascii="Wingdings" w:hAnsi="Wingdings"/>
      </w:rPr>
    </w:lvl>
    <w:lvl w:ilvl="8" w:tentative="0">
      <w:start w:val="1"/>
      <w:numFmt w:val="bullet"/>
      <w:lvlText w:val=""/>
      <w:lvlJc w:val="left"/>
      <w:pPr>
        <w:ind w:left="4380" w:hanging="420"/>
      </w:pPr>
      <w:rPr>
        <w:rFonts w:hint="default" w:ascii="Wingdings" w:hAnsi="Wingdings"/>
      </w:rPr>
    </w:lvl>
  </w:abstractNum>
  <w:abstractNum w:abstractNumId="3">
    <w:nsid w:val="56CB01D0"/>
    <w:multiLevelType w:val="multilevel"/>
    <w:tmpl w:val="56CB01D0"/>
    <w:lvl w:ilvl="0" w:tentative="0">
      <w:start w:val="1"/>
      <w:numFmt w:val="bullet"/>
      <w:lvlText w:val=""/>
      <w:lvlJc w:val="left"/>
      <w:pPr>
        <w:ind w:left="0" w:firstLine="576"/>
      </w:pPr>
      <w:rPr>
        <w:rFonts w:hint="default" w:ascii="Wingdings" w:hAnsi="Wingdings"/>
        <w:sz w:val="30"/>
        <w:szCs w:val="30"/>
      </w:rPr>
    </w:lvl>
    <w:lvl w:ilvl="1" w:tentative="0">
      <w:start w:val="1"/>
      <w:numFmt w:val="bullet"/>
      <w:lvlText w:val=""/>
      <w:lvlJc w:val="left"/>
      <w:pPr>
        <w:ind w:left="1416" w:hanging="420"/>
      </w:pPr>
      <w:rPr>
        <w:rFonts w:hint="default" w:ascii="Wingdings" w:hAnsi="Wingdings"/>
      </w:rPr>
    </w:lvl>
    <w:lvl w:ilvl="2" w:tentative="0">
      <w:start w:val="1"/>
      <w:numFmt w:val="bullet"/>
      <w:lvlText w:val=""/>
      <w:lvlJc w:val="left"/>
      <w:pPr>
        <w:ind w:left="1836" w:hanging="420"/>
      </w:pPr>
      <w:rPr>
        <w:rFonts w:hint="default" w:ascii="Wingdings" w:hAnsi="Wingdings"/>
      </w:rPr>
    </w:lvl>
    <w:lvl w:ilvl="3" w:tentative="0">
      <w:start w:val="1"/>
      <w:numFmt w:val="bullet"/>
      <w:lvlText w:val=""/>
      <w:lvlJc w:val="left"/>
      <w:pPr>
        <w:ind w:left="2256" w:hanging="420"/>
      </w:pPr>
      <w:rPr>
        <w:rFonts w:hint="default" w:ascii="Wingdings" w:hAnsi="Wingdings"/>
      </w:rPr>
    </w:lvl>
    <w:lvl w:ilvl="4" w:tentative="0">
      <w:start w:val="1"/>
      <w:numFmt w:val="bullet"/>
      <w:lvlText w:val=""/>
      <w:lvlJc w:val="left"/>
      <w:pPr>
        <w:ind w:left="2676" w:hanging="420"/>
      </w:pPr>
      <w:rPr>
        <w:rFonts w:hint="default" w:ascii="Wingdings" w:hAnsi="Wingdings"/>
      </w:rPr>
    </w:lvl>
    <w:lvl w:ilvl="5" w:tentative="0">
      <w:start w:val="1"/>
      <w:numFmt w:val="bullet"/>
      <w:lvlText w:val=""/>
      <w:lvlJc w:val="left"/>
      <w:pPr>
        <w:ind w:left="3096" w:hanging="420"/>
      </w:pPr>
      <w:rPr>
        <w:rFonts w:hint="default" w:ascii="Wingdings" w:hAnsi="Wingdings"/>
      </w:rPr>
    </w:lvl>
    <w:lvl w:ilvl="6" w:tentative="0">
      <w:start w:val="1"/>
      <w:numFmt w:val="bullet"/>
      <w:lvlText w:val=""/>
      <w:lvlJc w:val="left"/>
      <w:pPr>
        <w:ind w:left="3516" w:hanging="420"/>
      </w:pPr>
      <w:rPr>
        <w:rFonts w:hint="default" w:ascii="Wingdings" w:hAnsi="Wingdings"/>
      </w:rPr>
    </w:lvl>
    <w:lvl w:ilvl="7" w:tentative="0">
      <w:start w:val="1"/>
      <w:numFmt w:val="bullet"/>
      <w:lvlText w:val=""/>
      <w:lvlJc w:val="left"/>
      <w:pPr>
        <w:ind w:left="3936" w:hanging="420"/>
      </w:pPr>
      <w:rPr>
        <w:rFonts w:hint="default" w:ascii="Wingdings" w:hAnsi="Wingdings"/>
      </w:rPr>
    </w:lvl>
    <w:lvl w:ilvl="8" w:tentative="0">
      <w:start w:val="1"/>
      <w:numFmt w:val="bullet"/>
      <w:lvlText w:val=""/>
      <w:lvlJc w:val="left"/>
      <w:pPr>
        <w:ind w:left="4356" w:hanging="420"/>
      </w:pPr>
      <w:rPr>
        <w:rFonts w:hint="default" w:ascii="Wingdings" w:hAnsi="Wingdings"/>
      </w:rPr>
    </w:lvl>
  </w:abstractNum>
  <w:abstractNum w:abstractNumId="4">
    <w:nsid w:val="5DE60C6B"/>
    <w:multiLevelType w:val="multilevel"/>
    <w:tmpl w:val="5DE60C6B"/>
    <w:lvl w:ilvl="0" w:tentative="0">
      <w:start w:val="1"/>
      <w:numFmt w:val="bullet"/>
      <w:lvlText w:val=""/>
      <w:lvlJc w:val="left"/>
      <w:pPr>
        <w:ind w:left="1020" w:hanging="420"/>
      </w:pPr>
      <w:rPr>
        <w:rFonts w:hint="default" w:ascii="Wingdings" w:hAnsi="Wingdings"/>
      </w:rPr>
    </w:lvl>
    <w:lvl w:ilvl="1" w:tentative="0">
      <w:start w:val="1"/>
      <w:numFmt w:val="bullet"/>
      <w:lvlText w:val=""/>
      <w:lvlJc w:val="left"/>
      <w:pPr>
        <w:ind w:left="1440" w:hanging="420"/>
      </w:pPr>
      <w:rPr>
        <w:rFonts w:hint="default" w:ascii="Wingdings" w:hAnsi="Wingdings"/>
      </w:rPr>
    </w:lvl>
    <w:lvl w:ilvl="2" w:tentative="0">
      <w:start w:val="1"/>
      <w:numFmt w:val="bullet"/>
      <w:lvlText w:val=""/>
      <w:lvlJc w:val="left"/>
      <w:pPr>
        <w:ind w:left="1860" w:hanging="420"/>
      </w:pPr>
      <w:rPr>
        <w:rFonts w:hint="default" w:ascii="Wingdings" w:hAnsi="Wingdings"/>
      </w:rPr>
    </w:lvl>
    <w:lvl w:ilvl="3" w:tentative="0">
      <w:start w:val="1"/>
      <w:numFmt w:val="bullet"/>
      <w:lvlText w:val=""/>
      <w:lvlJc w:val="left"/>
      <w:pPr>
        <w:ind w:left="2280" w:hanging="420"/>
      </w:pPr>
      <w:rPr>
        <w:rFonts w:hint="default" w:ascii="Wingdings" w:hAnsi="Wingdings"/>
      </w:rPr>
    </w:lvl>
    <w:lvl w:ilvl="4" w:tentative="0">
      <w:start w:val="1"/>
      <w:numFmt w:val="bullet"/>
      <w:lvlText w:val=""/>
      <w:lvlJc w:val="left"/>
      <w:pPr>
        <w:ind w:left="2700" w:hanging="420"/>
      </w:pPr>
      <w:rPr>
        <w:rFonts w:hint="default" w:ascii="Wingdings" w:hAnsi="Wingdings"/>
      </w:rPr>
    </w:lvl>
    <w:lvl w:ilvl="5" w:tentative="0">
      <w:start w:val="1"/>
      <w:numFmt w:val="bullet"/>
      <w:lvlText w:val=""/>
      <w:lvlJc w:val="left"/>
      <w:pPr>
        <w:ind w:left="3120" w:hanging="420"/>
      </w:pPr>
      <w:rPr>
        <w:rFonts w:hint="default" w:ascii="Wingdings" w:hAnsi="Wingdings"/>
      </w:rPr>
    </w:lvl>
    <w:lvl w:ilvl="6" w:tentative="0">
      <w:start w:val="1"/>
      <w:numFmt w:val="bullet"/>
      <w:lvlText w:val=""/>
      <w:lvlJc w:val="left"/>
      <w:pPr>
        <w:ind w:left="3540" w:hanging="420"/>
      </w:pPr>
      <w:rPr>
        <w:rFonts w:hint="default" w:ascii="Wingdings" w:hAnsi="Wingdings"/>
      </w:rPr>
    </w:lvl>
    <w:lvl w:ilvl="7" w:tentative="0">
      <w:start w:val="1"/>
      <w:numFmt w:val="bullet"/>
      <w:lvlText w:val=""/>
      <w:lvlJc w:val="left"/>
      <w:pPr>
        <w:ind w:left="3960" w:hanging="420"/>
      </w:pPr>
      <w:rPr>
        <w:rFonts w:hint="default" w:ascii="Wingdings" w:hAnsi="Wingdings"/>
      </w:rPr>
    </w:lvl>
    <w:lvl w:ilvl="8" w:tentative="0">
      <w:start w:val="1"/>
      <w:numFmt w:val="bullet"/>
      <w:lvlText w:val=""/>
      <w:lvlJc w:val="left"/>
      <w:pPr>
        <w:ind w:left="4380" w:hanging="420"/>
      </w:pPr>
      <w:rPr>
        <w:rFonts w:hint="default" w:ascii="Wingdings" w:hAnsi="Wingdings"/>
      </w:rPr>
    </w:lvl>
  </w:abstractNum>
  <w:abstractNum w:abstractNumId="5">
    <w:nsid w:val="5FFF1082"/>
    <w:multiLevelType w:val="multilevel"/>
    <w:tmpl w:val="5FFF1082"/>
    <w:lvl w:ilvl="0" w:tentative="0">
      <w:start w:val="1"/>
      <w:numFmt w:val="bullet"/>
      <w:lvlText w:val=""/>
      <w:lvlJc w:val="left"/>
      <w:pPr>
        <w:ind w:left="1020" w:hanging="420"/>
      </w:pPr>
      <w:rPr>
        <w:rFonts w:hint="default" w:ascii="Wingdings" w:hAnsi="Wingdings"/>
      </w:rPr>
    </w:lvl>
    <w:lvl w:ilvl="1" w:tentative="0">
      <w:start w:val="1"/>
      <w:numFmt w:val="bullet"/>
      <w:lvlText w:val=""/>
      <w:lvlJc w:val="left"/>
      <w:pPr>
        <w:ind w:left="1440" w:hanging="420"/>
      </w:pPr>
      <w:rPr>
        <w:rFonts w:hint="default" w:ascii="Wingdings" w:hAnsi="Wingdings"/>
      </w:rPr>
    </w:lvl>
    <w:lvl w:ilvl="2" w:tentative="0">
      <w:start w:val="1"/>
      <w:numFmt w:val="bullet"/>
      <w:lvlText w:val=""/>
      <w:lvlJc w:val="left"/>
      <w:pPr>
        <w:ind w:left="1860" w:hanging="420"/>
      </w:pPr>
      <w:rPr>
        <w:rFonts w:hint="default" w:ascii="Wingdings" w:hAnsi="Wingdings"/>
      </w:rPr>
    </w:lvl>
    <w:lvl w:ilvl="3" w:tentative="0">
      <w:start w:val="1"/>
      <w:numFmt w:val="bullet"/>
      <w:lvlText w:val=""/>
      <w:lvlJc w:val="left"/>
      <w:pPr>
        <w:ind w:left="2280" w:hanging="420"/>
      </w:pPr>
      <w:rPr>
        <w:rFonts w:hint="default" w:ascii="Wingdings" w:hAnsi="Wingdings"/>
      </w:rPr>
    </w:lvl>
    <w:lvl w:ilvl="4" w:tentative="0">
      <w:start w:val="1"/>
      <w:numFmt w:val="bullet"/>
      <w:lvlText w:val=""/>
      <w:lvlJc w:val="left"/>
      <w:pPr>
        <w:ind w:left="2700" w:hanging="420"/>
      </w:pPr>
      <w:rPr>
        <w:rFonts w:hint="default" w:ascii="Wingdings" w:hAnsi="Wingdings"/>
      </w:rPr>
    </w:lvl>
    <w:lvl w:ilvl="5" w:tentative="0">
      <w:start w:val="1"/>
      <w:numFmt w:val="bullet"/>
      <w:lvlText w:val=""/>
      <w:lvlJc w:val="left"/>
      <w:pPr>
        <w:ind w:left="3120" w:hanging="420"/>
      </w:pPr>
      <w:rPr>
        <w:rFonts w:hint="default" w:ascii="Wingdings" w:hAnsi="Wingdings"/>
      </w:rPr>
    </w:lvl>
    <w:lvl w:ilvl="6" w:tentative="0">
      <w:start w:val="1"/>
      <w:numFmt w:val="bullet"/>
      <w:lvlText w:val=""/>
      <w:lvlJc w:val="left"/>
      <w:pPr>
        <w:ind w:left="3540" w:hanging="420"/>
      </w:pPr>
      <w:rPr>
        <w:rFonts w:hint="default" w:ascii="Wingdings" w:hAnsi="Wingdings"/>
      </w:rPr>
    </w:lvl>
    <w:lvl w:ilvl="7" w:tentative="0">
      <w:start w:val="1"/>
      <w:numFmt w:val="bullet"/>
      <w:lvlText w:val=""/>
      <w:lvlJc w:val="left"/>
      <w:pPr>
        <w:ind w:left="3960" w:hanging="420"/>
      </w:pPr>
      <w:rPr>
        <w:rFonts w:hint="default" w:ascii="Wingdings" w:hAnsi="Wingdings"/>
      </w:rPr>
    </w:lvl>
    <w:lvl w:ilvl="8" w:tentative="0">
      <w:start w:val="1"/>
      <w:numFmt w:val="bullet"/>
      <w:lvlText w:val=""/>
      <w:lvlJc w:val="left"/>
      <w:pPr>
        <w:ind w:left="4380" w:hanging="420"/>
      </w:pPr>
      <w:rPr>
        <w:rFonts w:hint="default" w:ascii="Wingdings" w:hAnsi="Wingdings"/>
      </w:rPr>
    </w:lvl>
  </w:abstractNum>
  <w:abstractNum w:abstractNumId="6">
    <w:nsid w:val="6BC821B6"/>
    <w:multiLevelType w:val="multilevel"/>
    <w:tmpl w:val="6BC821B6"/>
    <w:lvl w:ilvl="0" w:tentative="0">
      <w:start w:val="1"/>
      <w:numFmt w:val="bullet"/>
      <w:lvlText w:val=""/>
      <w:lvlJc w:val="left"/>
      <w:pPr>
        <w:ind w:left="0" w:firstLine="576"/>
      </w:pPr>
      <w:rPr>
        <w:rFonts w:hint="default" w:ascii="Wingdings" w:hAnsi="Wingdings"/>
        <w:sz w:val="30"/>
        <w:szCs w:val="30"/>
      </w:rPr>
    </w:lvl>
    <w:lvl w:ilvl="1" w:tentative="0">
      <w:start w:val="1"/>
      <w:numFmt w:val="bullet"/>
      <w:lvlText w:val=""/>
      <w:lvlJc w:val="left"/>
      <w:pPr>
        <w:ind w:left="1416" w:hanging="420"/>
      </w:pPr>
      <w:rPr>
        <w:rFonts w:hint="default" w:ascii="Wingdings" w:hAnsi="Wingdings"/>
      </w:rPr>
    </w:lvl>
    <w:lvl w:ilvl="2" w:tentative="0">
      <w:start w:val="1"/>
      <w:numFmt w:val="bullet"/>
      <w:lvlText w:val=""/>
      <w:lvlJc w:val="left"/>
      <w:pPr>
        <w:ind w:left="1836" w:hanging="420"/>
      </w:pPr>
      <w:rPr>
        <w:rFonts w:hint="default" w:ascii="Wingdings" w:hAnsi="Wingdings"/>
      </w:rPr>
    </w:lvl>
    <w:lvl w:ilvl="3" w:tentative="0">
      <w:start w:val="1"/>
      <w:numFmt w:val="bullet"/>
      <w:lvlText w:val=""/>
      <w:lvlJc w:val="left"/>
      <w:pPr>
        <w:ind w:left="2256" w:hanging="420"/>
      </w:pPr>
      <w:rPr>
        <w:rFonts w:hint="default" w:ascii="Wingdings" w:hAnsi="Wingdings"/>
      </w:rPr>
    </w:lvl>
    <w:lvl w:ilvl="4" w:tentative="0">
      <w:start w:val="1"/>
      <w:numFmt w:val="bullet"/>
      <w:lvlText w:val=""/>
      <w:lvlJc w:val="left"/>
      <w:pPr>
        <w:ind w:left="2676" w:hanging="420"/>
      </w:pPr>
      <w:rPr>
        <w:rFonts w:hint="default" w:ascii="Wingdings" w:hAnsi="Wingdings"/>
      </w:rPr>
    </w:lvl>
    <w:lvl w:ilvl="5" w:tentative="0">
      <w:start w:val="1"/>
      <w:numFmt w:val="bullet"/>
      <w:lvlText w:val=""/>
      <w:lvlJc w:val="left"/>
      <w:pPr>
        <w:ind w:left="3096" w:hanging="420"/>
      </w:pPr>
      <w:rPr>
        <w:rFonts w:hint="default" w:ascii="Wingdings" w:hAnsi="Wingdings"/>
      </w:rPr>
    </w:lvl>
    <w:lvl w:ilvl="6" w:tentative="0">
      <w:start w:val="1"/>
      <w:numFmt w:val="bullet"/>
      <w:lvlText w:val=""/>
      <w:lvlJc w:val="left"/>
      <w:pPr>
        <w:ind w:left="3516" w:hanging="420"/>
      </w:pPr>
      <w:rPr>
        <w:rFonts w:hint="default" w:ascii="Wingdings" w:hAnsi="Wingdings"/>
      </w:rPr>
    </w:lvl>
    <w:lvl w:ilvl="7" w:tentative="0">
      <w:start w:val="1"/>
      <w:numFmt w:val="bullet"/>
      <w:lvlText w:val=""/>
      <w:lvlJc w:val="left"/>
      <w:pPr>
        <w:ind w:left="3936" w:hanging="420"/>
      </w:pPr>
      <w:rPr>
        <w:rFonts w:hint="default" w:ascii="Wingdings" w:hAnsi="Wingdings"/>
      </w:rPr>
    </w:lvl>
    <w:lvl w:ilvl="8" w:tentative="0">
      <w:start w:val="1"/>
      <w:numFmt w:val="bullet"/>
      <w:lvlText w:val=""/>
      <w:lvlJc w:val="left"/>
      <w:pPr>
        <w:ind w:left="4356" w:hanging="420"/>
      </w:pPr>
      <w:rPr>
        <w:rFonts w:hint="default" w:ascii="Wingdings" w:hAnsi="Wingdings"/>
      </w:rPr>
    </w:lvl>
  </w:abstractNum>
  <w:abstractNum w:abstractNumId="7">
    <w:nsid w:val="6E661852"/>
    <w:multiLevelType w:val="multilevel"/>
    <w:tmpl w:val="6E661852"/>
    <w:lvl w:ilvl="0" w:tentative="0">
      <w:start w:val="1"/>
      <w:numFmt w:val="bullet"/>
      <w:lvlText w:val=""/>
      <w:lvlJc w:val="left"/>
      <w:pPr>
        <w:ind w:left="7932" w:hanging="420"/>
      </w:pPr>
      <w:rPr>
        <w:rFonts w:hint="default" w:ascii="Wingdings" w:hAnsi="Wingdings"/>
      </w:rPr>
    </w:lvl>
    <w:lvl w:ilvl="1" w:tentative="0">
      <w:start w:val="1"/>
      <w:numFmt w:val="bullet"/>
      <w:lvlText w:val=""/>
      <w:lvlJc w:val="left"/>
      <w:pPr>
        <w:ind w:left="1440" w:hanging="420"/>
      </w:pPr>
      <w:rPr>
        <w:rFonts w:hint="default" w:ascii="Wingdings" w:hAnsi="Wingdings"/>
      </w:rPr>
    </w:lvl>
    <w:lvl w:ilvl="2" w:tentative="0">
      <w:start w:val="1"/>
      <w:numFmt w:val="bullet"/>
      <w:lvlText w:val=""/>
      <w:lvlJc w:val="left"/>
      <w:pPr>
        <w:ind w:left="1860" w:hanging="420"/>
      </w:pPr>
      <w:rPr>
        <w:rFonts w:hint="default" w:ascii="Wingdings" w:hAnsi="Wingdings"/>
      </w:rPr>
    </w:lvl>
    <w:lvl w:ilvl="3" w:tentative="0">
      <w:start w:val="1"/>
      <w:numFmt w:val="bullet"/>
      <w:lvlText w:val=""/>
      <w:lvlJc w:val="left"/>
      <w:pPr>
        <w:ind w:left="2280" w:hanging="420"/>
      </w:pPr>
      <w:rPr>
        <w:rFonts w:hint="default" w:ascii="Wingdings" w:hAnsi="Wingdings"/>
      </w:rPr>
    </w:lvl>
    <w:lvl w:ilvl="4" w:tentative="0">
      <w:start w:val="1"/>
      <w:numFmt w:val="bullet"/>
      <w:lvlText w:val=""/>
      <w:lvlJc w:val="left"/>
      <w:pPr>
        <w:ind w:left="2700" w:hanging="420"/>
      </w:pPr>
      <w:rPr>
        <w:rFonts w:hint="default" w:ascii="Wingdings" w:hAnsi="Wingdings"/>
      </w:rPr>
    </w:lvl>
    <w:lvl w:ilvl="5" w:tentative="0">
      <w:start w:val="1"/>
      <w:numFmt w:val="bullet"/>
      <w:lvlText w:val=""/>
      <w:lvlJc w:val="left"/>
      <w:pPr>
        <w:ind w:left="3120" w:hanging="420"/>
      </w:pPr>
      <w:rPr>
        <w:rFonts w:hint="default" w:ascii="Wingdings" w:hAnsi="Wingdings"/>
      </w:rPr>
    </w:lvl>
    <w:lvl w:ilvl="6" w:tentative="0">
      <w:start w:val="1"/>
      <w:numFmt w:val="bullet"/>
      <w:lvlText w:val=""/>
      <w:lvlJc w:val="left"/>
      <w:pPr>
        <w:ind w:left="3540" w:hanging="420"/>
      </w:pPr>
      <w:rPr>
        <w:rFonts w:hint="default" w:ascii="Wingdings" w:hAnsi="Wingdings"/>
      </w:rPr>
    </w:lvl>
    <w:lvl w:ilvl="7" w:tentative="0">
      <w:start w:val="1"/>
      <w:numFmt w:val="bullet"/>
      <w:lvlText w:val=""/>
      <w:lvlJc w:val="left"/>
      <w:pPr>
        <w:ind w:left="3960" w:hanging="420"/>
      </w:pPr>
      <w:rPr>
        <w:rFonts w:hint="default" w:ascii="Wingdings" w:hAnsi="Wingdings"/>
      </w:rPr>
    </w:lvl>
    <w:lvl w:ilvl="8" w:tentative="0">
      <w:start w:val="1"/>
      <w:numFmt w:val="bullet"/>
      <w:lvlText w:val=""/>
      <w:lvlJc w:val="left"/>
      <w:pPr>
        <w:ind w:left="4380" w:hanging="420"/>
      </w:pPr>
      <w:rPr>
        <w:rFonts w:hint="default" w:ascii="Wingdings" w:hAnsi="Wingdings"/>
      </w:rPr>
    </w:lvl>
  </w:abstractNum>
  <w:num w:numId="1">
    <w:abstractNumId w:val="1"/>
  </w:num>
  <w:num w:numId="2">
    <w:abstractNumId w:val="7"/>
  </w:num>
  <w:num w:numId="3">
    <w:abstractNumId w:val="4"/>
  </w:num>
  <w:num w:numId="4">
    <w:abstractNumId w:val="5"/>
  </w:num>
  <w:num w:numId="5">
    <w:abstractNumId w:val="3"/>
  </w:num>
  <w:num w:numId="6">
    <w:abstractNumId w:val="6"/>
  </w:num>
  <w:num w:numId="7">
    <w:abstractNumId w:val="2"/>
  </w:num>
  <w:num w:numId="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oot">
    <w15:presenceInfo w15:providerId="None" w15:userId="Root"/>
  </w15:person>
  <w15:person w15:author="zyr">
    <w15:presenceInfo w15:providerId="None" w15:userId="zyr"/>
  </w15:person>
  <w15:person w15:author="Jerry">
    <w15:presenceInfo w15:providerId="WPS Office" w15:userId="20181806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NotTrackMoves/>
  <w:revisionView w:markup="0"/>
  <w:trackRevisions w:val="1"/>
  <w:documentProtection w:edit="readOnly" w:enforcement="0"/>
  <w:defaultTabStop w:val="420"/>
  <w:noPunctuationKerning w:val="1"/>
  <w:characterSpacingControl w:val="doNotCompress"/>
  <w:compat>
    <w:doNotExpandShiftReturn/>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diYjljYzgzYTQzZjRjYWVlZWZhMWNhNDNhMDEyMzYifQ=="/>
    <w:docVar w:name="KSO_WPS_MARK_KEY" w:val="9e8cd4af-5a4a-44e3-9ecd-0ed477667254"/>
  </w:docVars>
  <w:rsids>
    <w:rsidRoot w:val="00672F27"/>
    <w:rsid w:val="0000174C"/>
    <w:rsid w:val="000025B6"/>
    <w:rsid w:val="00002884"/>
    <w:rsid w:val="00002AB1"/>
    <w:rsid w:val="00003611"/>
    <w:rsid w:val="00003C90"/>
    <w:rsid w:val="000043B6"/>
    <w:rsid w:val="00004C3F"/>
    <w:rsid w:val="000057B9"/>
    <w:rsid w:val="000058B5"/>
    <w:rsid w:val="000060CA"/>
    <w:rsid w:val="0000628E"/>
    <w:rsid w:val="00006B7D"/>
    <w:rsid w:val="00006DFD"/>
    <w:rsid w:val="0000751C"/>
    <w:rsid w:val="000077B4"/>
    <w:rsid w:val="00007AA6"/>
    <w:rsid w:val="00007ADE"/>
    <w:rsid w:val="00007DE3"/>
    <w:rsid w:val="000105DD"/>
    <w:rsid w:val="00010D1B"/>
    <w:rsid w:val="000120A7"/>
    <w:rsid w:val="00014B77"/>
    <w:rsid w:val="00014D0A"/>
    <w:rsid w:val="000155E4"/>
    <w:rsid w:val="0001622A"/>
    <w:rsid w:val="00016761"/>
    <w:rsid w:val="00016E03"/>
    <w:rsid w:val="00017AEA"/>
    <w:rsid w:val="00022800"/>
    <w:rsid w:val="00022970"/>
    <w:rsid w:val="00022E4D"/>
    <w:rsid w:val="0002376B"/>
    <w:rsid w:val="00023833"/>
    <w:rsid w:val="00023900"/>
    <w:rsid w:val="00023998"/>
    <w:rsid w:val="0002473B"/>
    <w:rsid w:val="0002481E"/>
    <w:rsid w:val="00025EAA"/>
    <w:rsid w:val="0002716F"/>
    <w:rsid w:val="000279A1"/>
    <w:rsid w:val="00030CFC"/>
    <w:rsid w:val="00030F62"/>
    <w:rsid w:val="000316A9"/>
    <w:rsid w:val="000318BA"/>
    <w:rsid w:val="00031A69"/>
    <w:rsid w:val="00031E0B"/>
    <w:rsid w:val="00032033"/>
    <w:rsid w:val="0003213A"/>
    <w:rsid w:val="00032FFD"/>
    <w:rsid w:val="00034574"/>
    <w:rsid w:val="00034BA6"/>
    <w:rsid w:val="000363D4"/>
    <w:rsid w:val="00036DC9"/>
    <w:rsid w:val="00037270"/>
    <w:rsid w:val="000375F3"/>
    <w:rsid w:val="00037DFB"/>
    <w:rsid w:val="00040157"/>
    <w:rsid w:val="00040178"/>
    <w:rsid w:val="00040D6B"/>
    <w:rsid w:val="000413E5"/>
    <w:rsid w:val="0004176D"/>
    <w:rsid w:val="00041967"/>
    <w:rsid w:val="00042B7F"/>
    <w:rsid w:val="00043BDA"/>
    <w:rsid w:val="00044FDB"/>
    <w:rsid w:val="000461F2"/>
    <w:rsid w:val="00046A41"/>
    <w:rsid w:val="00046F33"/>
    <w:rsid w:val="0004777C"/>
    <w:rsid w:val="000477A1"/>
    <w:rsid w:val="00047806"/>
    <w:rsid w:val="00047E6D"/>
    <w:rsid w:val="000525B1"/>
    <w:rsid w:val="000528F4"/>
    <w:rsid w:val="00052B0B"/>
    <w:rsid w:val="00054A9F"/>
    <w:rsid w:val="00056094"/>
    <w:rsid w:val="00057A88"/>
    <w:rsid w:val="00057DAE"/>
    <w:rsid w:val="00057F2C"/>
    <w:rsid w:val="00060E92"/>
    <w:rsid w:val="00062060"/>
    <w:rsid w:val="00063DBD"/>
    <w:rsid w:val="0006431D"/>
    <w:rsid w:val="00064D94"/>
    <w:rsid w:val="0006532B"/>
    <w:rsid w:val="000655F5"/>
    <w:rsid w:val="00066742"/>
    <w:rsid w:val="00066DA2"/>
    <w:rsid w:val="00067635"/>
    <w:rsid w:val="00067919"/>
    <w:rsid w:val="00070916"/>
    <w:rsid w:val="00071D58"/>
    <w:rsid w:val="00072A2F"/>
    <w:rsid w:val="00073421"/>
    <w:rsid w:val="00073BC2"/>
    <w:rsid w:val="00073C02"/>
    <w:rsid w:val="00076453"/>
    <w:rsid w:val="000804C5"/>
    <w:rsid w:val="00080EC6"/>
    <w:rsid w:val="000821D4"/>
    <w:rsid w:val="00083278"/>
    <w:rsid w:val="00083476"/>
    <w:rsid w:val="00084007"/>
    <w:rsid w:val="00087F88"/>
    <w:rsid w:val="00091E7B"/>
    <w:rsid w:val="0009207E"/>
    <w:rsid w:val="00093280"/>
    <w:rsid w:val="00093E49"/>
    <w:rsid w:val="00094D15"/>
    <w:rsid w:val="00094EAA"/>
    <w:rsid w:val="0009558F"/>
    <w:rsid w:val="000968A6"/>
    <w:rsid w:val="000A0341"/>
    <w:rsid w:val="000A08A1"/>
    <w:rsid w:val="000A0CBE"/>
    <w:rsid w:val="000A1558"/>
    <w:rsid w:val="000A1FF0"/>
    <w:rsid w:val="000A234C"/>
    <w:rsid w:val="000A3C3C"/>
    <w:rsid w:val="000A43B0"/>
    <w:rsid w:val="000A5777"/>
    <w:rsid w:val="000A78A4"/>
    <w:rsid w:val="000B106C"/>
    <w:rsid w:val="000B14DF"/>
    <w:rsid w:val="000B23DF"/>
    <w:rsid w:val="000B29A9"/>
    <w:rsid w:val="000B3070"/>
    <w:rsid w:val="000B3614"/>
    <w:rsid w:val="000B37B7"/>
    <w:rsid w:val="000B487E"/>
    <w:rsid w:val="000B5BD1"/>
    <w:rsid w:val="000B6A88"/>
    <w:rsid w:val="000B6D13"/>
    <w:rsid w:val="000B7695"/>
    <w:rsid w:val="000B7FE8"/>
    <w:rsid w:val="000C01DF"/>
    <w:rsid w:val="000C1167"/>
    <w:rsid w:val="000C180C"/>
    <w:rsid w:val="000C29E7"/>
    <w:rsid w:val="000C5C05"/>
    <w:rsid w:val="000C602A"/>
    <w:rsid w:val="000C66A9"/>
    <w:rsid w:val="000C66C0"/>
    <w:rsid w:val="000C6712"/>
    <w:rsid w:val="000C7C26"/>
    <w:rsid w:val="000D2785"/>
    <w:rsid w:val="000D296F"/>
    <w:rsid w:val="000D2FF7"/>
    <w:rsid w:val="000D35A9"/>
    <w:rsid w:val="000D380E"/>
    <w:rsid w:val="000D57F7"/>
    <w:rsid w:val="000D623E"/>
    <w:rsid w:val="000E0AD5"/>
    <w:rsid w:val="000E13D5"/>
    <w:rsid w:val="000E1A40"/>
    <w:rsid w:val="000E2F6E"/>
    <w:rsid w:val="000E3106"/>
    <w:rsid w:val="000E3162"/>
    <w:rsid w:val="000E364F"/>
    <w:rsid w:val="000E392B"/>
    <w:rsid w:val="000E3E6D"/>
    <w:rsid w:val="000E3F4E"/>
    <w:rsid w:val="000E4D2F"/>
    <w:rsid w:val="000E59E4"/>
    <w:rsid w:val="000E5D7A"/>
    <w:rsid w:val="000E6063"/>
    <w:rsid w:val="000E6B70"/>
    <w:rsid w:val="000E7035"/>
    <w:rsid w:val="000E7393"/>
    <w:rsid w:val="000F0D1F"/>
    <w:rsid w:val="000F1FB8"/>
    <w:rsid w:val="000F2561"/>
    <w:rsid w:val="000F270A"/>
    <w:rsid w:val="000F2A58"/>
    <w:rsid w:val="000F30C2"/>
    <w:rsid w:val="000F30D4"/>
    <w:rsid w:val="000F337A"/>
    <w:rsid w:val="000F346C"/>
    <w:rsid w:val="000F47DD"/>
    <w:rsid w:val="000F4C34"/>
    <w:rsid w:val="000F4FA7"/>
    <w:rsid w:val="000F57F9"/>
    <w:rsid w:val="000F63C7"/>
    <w:rsid w:val="000F7FBC"/>
    <w:rsid w:val="0010003C"/>
    <w:rsid w:val="0010084C"/>
    <w:rsid w:val="0010165E"/>
    <w:rsid w:val="0010275B"/>
    <w:rsid w:val="00102E95"/>
    <w:rsid w:val="001036F3"/>
    <w:rsid w:val="00103904"/>
    <w:rsid w:val="00105AFD"/>
    <w:rsid w:val="00105D95"/>
    <w:rsid w:val="00106CCA"/>
    <w:rsid w:val="0010788E"/>
    <w:rsid w:val="00107DD9"/>
    <w:rsid w:val="00110A56"/>
    <w:rsid w:val="00112FA8"/>
    <w:rsid w:val="00113ED7"/>
    <w:rsid w:val="00114195"/>
    <w:rsid w:val="00115D52"/>
    <w:rsid w:val="00116186"/>
    <w:rsid w:val="00116C7D"/>
    <w:rsid w:val="00117677"/>
    <w:rsid w:val="00117837"/>
    <w:rsid w:val="001206D9"/>
    <w:rsid w:val="00121B1C"/>
    <w:rsid w:val="00122808"/>
    <w:rsid w:val="00122E59"/>
    <w:rsid w:val="001232F6"/>
    <w:rsid w:val="00123531"/>
    <w:rsid w:val="0012432C"/>
    <w:rsid w:val="00124670"/>
    <w:rsid w:val="00125011"/>
    <w:rsid w:val="001260A0"/>
    <w:rsid w:val="00126E81"/>
    <w:rsid w:val="001274DB"/>
    <w:rsid w:val="00127A48"/>
    <w:rsid w:val="00127AE4"/>
    <w:rsid w:val="0013008E"/>
    <w:rsid w:val="00131CDC"/>
    <w:rsid w:val="00132566"/>
    <w:rsid w:val="00133C45"/>
    <w:rsid w:val="00134810"/>
    <w:rsid w:val="00135185"/>
    <w:rsid w:val="0013518E"/>
    <w:rsid w:val="00135D55"/>
    <w:rsid w:val="00135FE1"/>
    <w:rsid w:val="00136044"/>
    <w:rsid w:val="001364F6"/>
    <w:rsid w:val="00136CDC"/>
    <w:rsid w:val="00137559"/>
    <w:rsid w:val="0013775A"/>
    <w:rsid w:val="00137CE4"/>
    <w:rsid w:val="00140013"/>
    <w:rsid w:val="001408BA"/>
    <w:rsid w:val="00140E80"/>
    <w:rsid w:val="00141140"/>
    <w:rsid w:val="00141DAF"/>
    <w:rsid w:val="0014205B"/>
    <w:rsid w:val="0014256B"/>
    <w:rsid w:val="001427EB"/>
    <w:rsid w:val="00143155"/>
    <w:rsid w:val="001431AA"/>
    <w:rsid w:val="001441DD"/>
    <w:rsid w:val="00144D96"/>
    <w:rsid w:val="00146422"/>
    <w:rsid w:val="00146FD6"/>
    <w:rsid w:val="00147C6F"/>
    <w:rsid w:val="00150295"/>
    <w:rsid w:val="00150A2D"/>
    <w:rsid w:val="00150F31"/>
    <w:rsid w:val="00150FDF"/>
    <w:rsid w:val="00151503"/>
    <w:rsid w:val="00151515"/>
    <w:rsid w:val="00152E31"/>
    <w:rsid w:val="00152F4D"/>
    <w:rsid w:val="001533A0"/>
    <w:rsid w:val="001535F4"/>
    <w:rsid w:val="00153782"/>
    <w:rsid w:val="00153830"/>
    <w:rsid w:val="00153E6F"/>
    <w:rsid w:val="00154445"/>
    <w:rsid w:val="00154627"/>
    <w:rsid w:val="00154FB1"/>
    <w:rsid w:val="001550A5"/>
    <w:rsid w:val="001550FB"/>
    <w:rsid w:val="00155A09"/>
    <w:rsid w:val="00156158"/>
    <w:rsid w:val="0015618C"/>
    <w:rsid w:val="0015663A"/>
    <w:rsid w:val="001567B6"/>
    <w:rsid w:val="00157200"/>
    <w:rsid w:val="00160B34"/>
    <w:rsid w:val="00161C83"/>
    <w:rsid w:val="00162559"/>
    <w:rsid w:val="00162D9C"/>
    <w:rsid w:val="00162E35"/>
    <w:rsid w:val="001634AF"/>
    <w:rsid w:val="001638EA"/>
    <w:rsid w:val="00163AE0"/>
    <w:rsid w:val="00164515"/>
    <w:rsid w:val="001648F9"/>
    <w:rsid w:val="00164E99"/>
    <w:rsid w:val="00166F8C"/>
    <w:rsid w:val="00166F8D"/>
    <w:rsid w:val="0016716A"/>
    <w:rsid w:val="00167E68"/>
    <w:rsid w:val="00170B6C"/>
    <w:rsid w:val="00170EAD"/>
    <w:rsid w:val="001715A5"/>
    <w:rsid w:val="001717E2"/>
    <w:rsid w:val="00171AC6"/>
    <w:rsid w:val="00171B21"/>
    <w:rsid w:val="00172D82"/>
    <w:rsid w:val="00174BAA"/>
    <w:rsid w:val="00174E3D"/>
    <w:rsid w:val="001757C3"/>
    <w:rsid w:val="00175D17"/>
    <w:rsid w:val="00175FE6"/>
    <w:rsid w:val="00176FA9"/>
    <w:rsid w:val="00180E4C"/>
    <w:rsid w:val="00181229"/>
    <w:rsid w:val="001819FD"/>
    <w:rsid w:val="00182086"/>
    <w:rsid w:val="00182F8C"/>
    <w:rsid w:val="00183440"/>
    <w:rsid w:val="00183568"/>
    <w:rsid w:val="00183E06"/>
    <w:rsid w:val="00184064"/>
    <w:rsid w:val="001846CA"/>
    <w:rsid w:val="001849E4"/>
    <w:rsid w:val="00184A1B"/>
    <w:rsid w:val="00184CA1"/>
    <w:rsid w:val="00186466"/>
    <w:rsid w:val="00186CED"/>
    <w:rsid w:val="00186F09"/>
    <w:rsid w:val="0018700C"/>
    <w:rsid w:val="0018728E"/>
    <w:rsid w:val="00190FC3"/>
    <w:rsid w:val="00191272"/>
    <w:rsid w:val="001921B7"/>
    <w:rsid w:val="001926B4"/>
    <w:rsid w:val="00192C72"/>
    <w:rsid w:val="00193630"/>
    <w:rsid w:val="001937A6"/>
    <w:rsid w:val="001939B2"/>
    <w:rsid w:val="00194AE8"/>
    <w:rsid w:val="0019525D"/>
    <w:rsid w:val="001959B4"/>
    <w:rsid w:val="00195FA4"/>
    <w:rsid w:val="00196473"/>
    <w:rsid w:val="001A08F1"/>
    <w:rsid w:val="001A0E09"/>
    <w:rsid w:val="001A137B"/>
    <w:rsid w:val="001A1FF8"/>
    <w:rsid w:val="001A24F4"/>
    <w:rsid w:val="001A2E3D"/>
    <w:rsid w:val="001A309F"/>
    <w:rsid w:val="001A31FC"/>
    <w:rsid w:val="001A3284"/>
    <w:rsid w:val="001A3670"/>
    <w:rsid w:val="001A42F6"/>
    <w:rsid w:val="001A5334"/>
    <w:rsid w:val="001A5E49"/>
    <w:rsid w:val="001A6365"/>
    <w:rsid w:val="001A6504"/>
    <w:rsid w:val="001A65EA"/>
    <w:rsid w:val="001A6E7F"/>
    <w:rsid w:val="001B0AC5"/>
    <w:rsid w:val="001B0D00"/>
    <w:rsid w:val="001B0EFD"/>
    <w:rsid w:val="001B17BA"/>
    <w:rsid w:val="001B18B2"/>
    <w:rsid w:val="001B205D"/>
    <w:rsid w:val="001B2378"/>
    <w:rsid w:val="001B285A"/>
    <w:rsid w:val="001B31D8"/>
    <w:rsid w:val="001B3B84"/>
    <w:rsid w:val="001B3FC6"/>
    <w:rsid w:val="001B414F"/>
    <w:rsid w:val="001B45F5"/>
    <w:rsid w:val="001B494F"/>
    <w:rsid w:val="001B4E45"/>
    <w:rsid w:val="001B59EF"/>
    <w:rsid w:val="001B5A9A"/>
    <w:rsid w:val="001C0862"/>
    <w:rsid w:val="001C0CDF"/>
    <w:rsid w:val="001C0D77"/>
    <w:rsid w:val="001C0D91"/>
    <w:rsid w:val="001C156B"/>
    <w:rsid w:val="001C15DA"/>
    <w:rsid w:val="001C28A9"/>
    <w:rsid w:val="001C2B0D"/>
    <w:rsid w:val="001C305E"/>
    <w:rsid w:val="001C33EA"/>
    <w:rsid w:val="001C36E3"/>
    <w:rsid w:val="001C49ED"/>
    <w:rsid w:val="001C4BEF"/>
    <w:rsid w:val="001C5475"/>
    <w:rsid w:val="001C54FC"/>
    <w:rsid w:val="001C568B"/>
    <w:rsid w:val="001C651E"/>
    <w:rsid w:val="001C68FA"/>
    <w:rsid w:val="001D2460"/>
    <w:rsid w:val="001D2EAD"/>
    <w:rsid w:val="001D2F3C"/>
    <w:rsid w:val="001D3273"/>
    <w:rsid w:val="001D37C4"/>
    <w:rsid w:val="001D3B3B"/>
    <w:rsid w:val="001D4065"/>
    <w:rsid w:val="001D46B5"/>
    <w:rsid w:val="001D4C83"/>
    <w:rsid w:val="001D4F4E"/>
    <w:rsid w:val="001D5282"/>
    <w:rsid w:val="001D6141"/>
    <w:rsid w:val="001D6E94"/>
    <w:rsid w:val="001D7398"/>
    <w:rsid w:val="001D7C56"/>
    <w:rsid w:val="001E0BDA"/>
    <w:rsid w:val="001E148F"/>
    <w:rsid w:val="001E15ED"/>
    <w:rsid w:val="001E1C8F"/>
    <w:rsid w:val="001E1D80"/>
    <w:rsid w:val="001E2A8B"/>
    <w:rsid w:val="001E3215"/>
    <w:rsid w:val="001E451B"/>
    <w:rsid w:val="001E535D"/>
    <w:rsid w:val="001E54BB"/>
    <w:rsid w:val="001E5B08"/>
    <w:rsid w:val="001E5BE3"/>
    <w:rsid w:val="001E63FF"/>
    <w:rsid w:val="001E65D6"/>
    <w:rsid w:val="001E76D7"/>
    <w:rsid w:val="001F054C"/>
    <w:rsid w:val="001F1393"/>
    <w:rsid w:val="001F18FB"/>
    <w:rsid w:val="001F2A8C"/>
    <w:rsid w:val="001F2BF2"/>
    <w:rsid w:val="001F390D"/>
    <w:rsid w:val="001F3982"/>
    <w:rsid w:val="001F4251"/>
    <w:rsid w:val="001F43C1"/>
    <w:rsid w:val="001F507E"/>
    <w:rsid w:val="001F54E8"/>
    <w:rsid w:val="001F654C"/>
    <w:rsid w:val="001F7D6C"/>
    <w:rsid w:val="001F7F9C"/>
    <w:rsid w:val="00200D39"/>
    <w:rsid w:val="00200ECD"/>
    <w:rsid w:val="002014E0"/>
    <w:rsid w:val="00202FD5"/>
    <w:rsid w:val="0020305A"/>
    <w:rsid w:val="00203368"/>
    <w:rsid w:val="00205740"/>
    <w:rsid w:val="00206499"/>
    <w:rsid w:val="0020687C"/>
    <w:rsid w:val="00207D07"/>
    <w:rsid w:val="00210834"/>
    <w:rsid w:val="00210CA9"/>
    <w:rsid w:val="002110A4"/>
    <w:rsid w:val="002112A5"/>
    <w:rsid w:val="002121D6"/>
    <w:rsid w:val="00213841"/>
    <w:rsid w:val="00213AA7"/>
    <w:rsid w:val="00213D8F"/>
    <w:rsid w:val="00215795"/>
    <w:rsid w:val="00216E31"/>
    <w:rsid w:val="00217C40"/>
    <w:rsid w:val="002204DC"/>
    <w:rsid w:val="00221E7C"/>
    <w:rsid w:val="002222C4"/>
    <w:rsid w:val="002227C1"/>
    <w:rsid w:val="00222ED2"/>
    <w:rsid w:val="00223572"/>
    <w:rsid w:val="002236DD"/>
    <w:rsid w:val="00223A13"/>
    <w:rsid w:val="002244ED"/>
    <w:rsid w:val="002257F2"/>
    <w:rsid w:val="00225ECF"/>
    <w:rsid w:val="002264AA"/>
    <w:rsid w:val="002277AF"/>
    <w:rsid w:val="00230D87"/>
    <w:rsid w:val="0023113D"/>
    <w:rsid w:val="0023152A"/>
    <w:rsid w:val="00233AB2"/>
    <w:rsid w:val="00236115"/>
    <w:rsid w:val="00236539"/>
    <w:rsid w:val="00240379"/>
    <w:rsid w:val="00240AC4"/>
    <w:rsid w:val="00240C36"/>
    <w:rsid w:val="00240C7B"/>
    <w:rsid w:val="002419F7"/>
    <w:rsid w:val="00241A67"/>
    <w:rsid w:val="00241DA6"/>
    <w:rsid w:val="00241F05"/>
    <w:rsid w:val="00242884"/>
    <w:rsid w:val="00242CBD"/>
    <w:rsid w:val="00242F1A"/>
    <w:rsid w:val="00243A6F"/>
    <w:rsid w:val="00243AC9"/>
    <w:rsid w:val="0024449D"/>
    <w:rsid w:val="002445F3"/>
    <w:rsid w:val="00244F52"/>
    <w:rsid w:val="00245157"/>
    <w:rsid w:val="00245361"/>
    <w:rsid w:val="002462F7"/>
    <w:rsid w:val="00246984"/>
    <w:rsid w:val="002470F3"/>
    <w:rsid w:val="0024785E"/>
    <w:rsid w:val="00250047"/>
    <w:rsid w:val="00250CF8"/>
    <w:rsid w:val="00251169"/>
    <w:rsid w:val="002532DA"/>
    <w:rsid w:val="00253549"/>
    <w:rsid w:val="002541E0"/>
    <w:rsid w:val="002554AA"/>
    <w:rsid w:val="00255B8D"/>
    <w:rsid w:val="002564F3"/>
    <w:rsid w:val="00257374"/>
    <w:rsid w:val="0026045C"/>
    <w:rsid w:val="00260A4D"/>
    <w:rsid w:val="0026143C"/>
    <w:rsid w:val="002619FE"/>
    <w:rsid w:val="00261D8F"/>
    <w:rsid w:val="00262233"/>
    <w:rsid w:val="00262761"/>
    <w:rsid w:val="0026328B"/>
    <w:rsid w:val="00263F85"/>
    <w:rsid w:val="00264386"/>
    <w:rsid w:val="002655B6"/>
    <w:rsid w:val="002658C0"/>
    <w:rsid w:val="00265D73"/>
    <w:rsid w:val="002669E6"/>
    <w:rsid w:val="00266C3C"/>
    <w:rsid w:val="002707E2"/>
    <w:rsid w:val="00270B66"/>
    <w:rsid w:val="002713D3"/>
    <w:rsid w:val="00272511"/>
    <w:rsid w:val="00273763"/>
    <w:rsid w:val="0027434D"/>
    <w:rsid w:val="00274FAC"/>
    <w:rsid w:val="0027551C"/>
    <w:rsid w:val="00275D36"/>
    <w:rsid w:val="00275D65"/>
    <w:rsid w:val="00275E79"/>
    <w:rsid w:val="002766EC"/>
    <w:rsid w:val="002767A0"/>
    <w:rsid w:val="00277910"/>
    <w:rsid w:val="00280443"/>
    <w:rsid w:val="00281287"/>
    <w:rsid w:val="00282A84"/>
    <w:rsid w:val="00282AD8"/>
    <w:rsid w:val="00283540"/>
    <w:rsid w:val="00283838"/>
    <w:rsid w:val="00283B6A"/>
    <w:rsid w:val="002841EB"/>
    <w:rsid w:val="00284A2A"/>
    <w:rsid w:val="00285475"/>
    <w:rsid w:val="0028553A"/>
    <w:rsid w:val="00285B03"/>
    <w:rsid w:val="00285DB7"/>
    <w:rsid w:val="00286BE0"/>
    <w:rsid w:val="00286C03"/>
    <w:rsid w:val="00286F0D"/>
    <w:rsid w:val="00287242"/>
    <w:rsid w:val="0029168F"/>
    <w:rsid w:val="00291A23"/>
    <w:rsid w:val="00291A84"/>
    <w:rsid w:val="002920C6"/>
    <w:rsid w:val="002920DE"/>
    <w:rsid w:val="00292919"/>
    <w:rsid w:val="00293CCF"/>
    <w:rsid w:val="00293DB0"/>
    <w:rsid w:val="0029576C"/>
    <w:rsid w:val="00295CD6"/>
    <w:rsid w:val="00295D1D"/>
    <w:rsid w:val="00296CB1"/>
    <w:rsid w:val="002A0384"/>
    <w:rsid w:val="002A0387"/>
    <w:rsid w:val="002A0C55"/>
    <w:rsid w:val="002A46AC"/>
    <w:rsid w:val="002A4EF1"/>
    <w:rsid w:val="002A50A0"/>
    <w:rsid w:val="002A552B"/>
    <w:rsid w:val="002A5F99"/>
    <w:rsid w:val="002A634A"/>
    <w:rsid w:val="002B174F"/>
    <w:rsid w:val="002B1AF5"/>
    <w:rsid w:val="002B2A2F"/>
    <w:rsid w:val="002B3334"/>
    <w:rsid w:val="002B3C3F"/>
    <w:rsid w:val="002B3CC4"/>
    <w:rsid w:val="002B4AA8"/>
    <w:rsid w:val="002B4AF3"/>
    <w:rsid w:val="002B59CF"/>
    <w:rsid w:val="002B7ADD"/>
    <w:rsid w:val="002C08EF"/>
    <w:rsid w:val="002C0C5C"/>
    <w:rsid w:val="002C120C"/>
    <w:rsid w:val="002C130B"/>
    <w:rsid w:val="002C16A7"/>
    <w:rsid w:val="002C1E80"/>
    <w:rsid w:val="002C2077"/>
    <w:rsid w:val="002C224C"/>
    <w:rsid w:val="002C3515"/>
    <w:rsid w:val="002C4A2E"/>
    <w:rsid w:val="002C4DC0"/>
    <w:rsid w:val="002C5FD8"/>
    <w:rsid w:val="002C6152"/>
    <w:rsid w:val="002C69A3"/>
    <w:rsid w:val="002C7774"/>
    <w:rsid w:val="002D073B"/>
    <w:rsid w:val="002D0978"/>
    <w:rsid w:val="002D1456"/>
    <w:rsid w:val="002D1696"/>
    <w:rsid w:val="002D1DED"/>
    <w:rsid w:val="002D207A"/>
    <w:rsid w:val="002D2791"/>
    <w:rsid w:val="002D338F"/>
    <w:rsid w:val="002D3713"/>
    <w:rsid w:val="002D3CA2"/>
    <w:rsid w:val="002D3E14"/>
    <w:rsid w:val="002D3F23"/>
    <w:rsid w:val="002D4158"/>
    <w:rsid w:val="002D423C"/>
    <w:rsid w:val="002D43D6"/>
    <w:rsid w:val="002D54D5"/>
    <w:rsid w:val="002D58C5"/>
    <w:rsid w:val="002D5C78"/>
    <w:rsid w:val="002D6503"/>
    <w:rsid w:val="002D6E97"/>
    <w:rsid w:val="002E04E3"/>
    <w:rsid w:val="002E130C"/>
    <w:rsid w:val="002E1A09"/>
    <w:rsid w:val="002E257E"/>
    <w:rsid w:val="002E261D"/>
    <w:rsid w:val="002E4066"/>
    <w:rsid w:val="002E4B82"/>
    <w:rsid w:val="002E4C62"/>
    <w:rsid w:val="002E4E1C"/>
    <w:rsid w:val="002E50F0"/>
    <w:rsid w:val="002E544B"/>
    <w:rsid w:val="002E5B9B"/>
    <w:rsid w:val="002E605B"/>
    <w:rsid w:val="002E670F"/>
    <w:rsid w:val="002E72C0"/>
    <w:rsid w:val="002E7AA7"/>
    <w:rsid w:val="002F0D00"/>
    <w:rsid w:val="002F127A"/>
    <w:rsid w:val="002F14B5"/>
    <w:rsid w:val="002F18CC"/>
    <w:rsid w:val="002F2F09"/>
    <w:rsid w:val="002F2F36"/>
    <w:rsid w:val="002F2F88"/>
    <w:rsid w:val="002F2F8F"/>
    <w:rsid w:val="002F384B"/>
    <w:rsid w:val="002F40BE"/>
    <w:rsid w:val="002F4986"/>
    <w:rsid w:val="002F4E9A"/>
    <w:rsid w:val="002F4EF3"/>
    <w:rsid w:val="002F7650"/>
    <w:rsid w:val="00300E8F"/>
    <w:rsid w:val="0030189B"/>
    <w:rsid w:val="003019DF"/>
    <w:rsid w:val="0030217F"/>
    <w:rsid w:val="0030229E"/>
    <w:rsid w:val="0030254C"/>
    <w:rsid w:val="00302DAD"/>
    <w:rsid w:val="003032FE"/>
    <w:rsid w:val="00304000"/>
    <w:rsid w:val="00304A44"/>
    <w:rsid w:val="003055B5"/>
    <w:rsid w:val="00305CDE"/>
    <w:rsid w:val="00305FE6"/>
    <w:rsid w:val="00306A87"/>
    <w:rsid w:val="00307FC9"/>
    <w:rsid w:val="00310061"/>
    <w:rsid w:val="003109C9"/>
    <w:rsid w:val="00311570"/>
    <w:rsid w:val="00311943"/>
    <w:rsid w:val="003133CC"/>
    <w:rsid w:val="003133EF"/>
    <w:rsid w:val="00313B69"/>
    <w:rsid w:val="00313F37"/>
    <w:rsid w:val="003146A8"/>
    <w:rsid w:val="00314989"/>
    <w:rsid w:val="003153FA"/>
    <w:rsid w:val="00315651"/>
    <w:rsid w:val="003158A0"/>
    <w:rsid w:val="00315B96"/>
    <w:rsid w:val="00315EED"/>
    <w:rsid w:val="0031749F"/>
    <w:rsid w:val="00317788"/>
    <w:rsid w:val="00320618"/>
    <w:rsid w:val="00320ED1"/>
    <w:rsid w:val="00321385"/>
    <w:rsid w:val="00321B41"/>
    <w:rsid w:val="003223F4"/>
    <w:rsid w:val="0032246C"/>
    <w:rsid w:val="00322C65"/>
    <w:rsid w:val="00322DD4"/>
    <w:rsid w:val="0032317A"/>
    <w:rsid w:val="00323331"/>
    <w:rsid w:val="003234A0"/>
    <w:rsid w:val="00323594"/>
    <w:rsid w:val="0032366B"/>
    <w:rsid w:val="0032595E"/>
    <w:rsid w:val="00325A3E"/>
    <w:rsid w:val="003260B6"/>
    <w:rsid w:val="0032646C"/>
    <w:rsid w:val="00327066"/>
    <w:rsid w:val="003273C2"/>
    <w:rsid w:val="0032761B"/>
    <w:rsid w:val="003306AF"/>
    <w:rsid w:val="00330FB3"/>
    <w:rsid w:val="0033288B"/>
    <w:rsid w:val="00332B62"/>
    <w:rsid w:val="00332D20"/>
    <w:rsid w:val="003340B9"/>
    <w:rsid w:val="00334D7E"/>
    <w:rsid w:val="003375DC"/>
    <w:rsid w:val="0034054D"/>
    <w:rsid w:val="003420BF"/>
    <w:rsid w:val="00342937"/>
    <w:rsid w:val="003429C9"/>
    <w:rsid w:val="003442D0"/>
    <w:rsid w:val="00345423"/>
    <w:rsid w:val="00345C96"/>
    <w:rsid w:val="00345D07"/>
    <w:rsid w:val="00346086"/>
    <w:rsid w:val="0034637E"/>
    <w:rsid w:val="003474B6"/>
    <w:rsid w:val="003475D0"/>
    <w:rsid w:val="00347898"/>
    <w:rsid w:val="00347BC3"/>
    <w:rsid w:val="00347C2E"/>
    <w:rsid w:val="0035046F"/>
    <w:rsid w:val="00350516"/>
    <w:rsid w:val="00352488"/>
    <w:rsid w:val="00352786"/>
    <w:rsid w:val="0035287F"/>
    <w:rsid w:val="003535FC"/>
    <w:rsid w:val="0035447E"/>
    <w:rsid w:val="00354D62"/>
    <w:rsid w:val="00355457"/>
    <w:rsid w:val="0035603D"/>
    <w:rsid w:val="00356CEA"/>
    <w:rsid w:val="003571CA"/>
    <w:rsid w:val="00357485"/>
    <w:rsid w:val="00360023"/>
    <w:rsid w:val="00360393"/>
    <w:rsid w:val="003608A6"/>
    <w:rsid w:val="00360B1B"/>
    <w:rsid w:val="003611F9"/>
    <w:rsid w:val="0036220B"/>
    <w:rsid w:val="00362A8F"/>
    <w:rsid w:val="00363D35"/>
    <w:rsid w:val="0036439A"/>
    <w:rsid w:val="003647EC"/>
    <w:rsid w:val="00364AB1"/>
    <w:rsid w:val="00364AF6"/>
    <w:rsid w:val="0036509F"/>
    <w:rsid w:val="00365142"/>
    <w:rsid w:val="0036563F"/>
    <w:rsid w:val="003664FC"/>
    <w:rsid w:val="00366C14"/>
    <w:rsid w:val="00366C9B"/>
    <w:rsid w:val="00367C2B"/>
    <w:rsid w:val="00370C19"/>
    <w:rsid w:val="0037129A"/>
    <w:rsid w:val="00371AF2"/>
    <w:rsid w:val="003732C7"/>
    <w:rsid w:val="003748F6"/>
    <w:rsid w:val="0037493A"/>
    <w:rsid w:val="00374B7D"/>
    <w:rsid w:val="003754B2"/>
    <w:rsid w:val="0037652F"/>
    <w:rsid w:val="00376AFD"/>
    <w:rsid w:val="00376D5D"/>
    <w:rsid w:val="00376F76"/>
    <w:rsid w:val="003776ED"/>
    <w:rsid w:val="003777A8"/>
    <w:rsid w:val="003801CE"/>
    <w:rsid w:val="00380570"/>
    <w:rsid w:val="0038189D"/>
    <w:rsid w:val="0038237D"/>
    <w:rsid w:val="00383277"/>
    <w:rsid w:val="00386017"/>
    <w:rsid w:val="003879A5"/>
    <w:rsid w:val="00390AF7"/>
    <w:rsid w:val="00391329"/>
    <w:rsid w:val="00391F51"/>
    <w:rsid w:val="0039263E"/>
    <w:rsid w:val="003927CC"/>
    <w:rsid w:val="003930A2"/>
    <w:rsid w:val="0039496C"/>
    <w:rsid w:val="00396CC2"/>
    <w:rsid w:val="003977ED"/>
    <w:rsid w:val="003A0589"/>
    <w:rsid w:val="003A05B1"/>
    <w:rsid w:val="003A087C"/>
    <w:rsid w:val="003A1150"/>
    <w:rsid w:val="003A2B9D"/>
    <w:rsid w:val="003A312D"/>
    <w:rsid w:val="003A3810"/>
    <w:rsid w:val="003A3854"/>
    <w:rsid w:val="003A3CEB"/>
    <w:rsid w:val="003A4245"/>
    <w:rsid w:val="003A51C3"/>
    <w:rsid w:val="003A5C38"/>
    <w:rsid w:val="003A5CB9"/>
    <w:rsid w:val="003A685B"/>
    <w:rsid w:val="003A6A30"/>
    <w:rsid w:val="003A6A93"/>
    <w:rsid w:val="003A6AC6"/>
    <w:rsid w:val="003A7321"/>
    <w:rsid w:val="003A7A18"/>
    <w:rsid w:val="003A7B1F"/>
    <w:rsid w:val="003B019B"/>
    <w:rsid w:val="003B025C"/>
    <w:rsid w:val="003B192B"/>
    <w:rsid w:val="003B1C49"/>
    <w:rsid w:val="003B3EAA"/>
    <w:rsid w:val="003B3ECF"/>
    <w:rsid w:val="003B49F8"/>
    <w:rsid w:val="003B5B6F"/>
    <w:rsid w:val="003B65C1"/>
    <w:rsid w:val="003B662E"/>
    <w:rsid w:val="003B6962"/>
    <w:rsid w:val="003B69C8"/>
    <w:rsid w:val="003B7CA4"/>
    <w:rsid w:val="003B7D02"/>
    <w:rsid w:val="003B7F56"/>
    <w:rsid w:val="003C0D6C"/>
    <w:rsid w:val="003C0FDF"/>
    <w:rsid w:val="003C1F69"/>
    <w:rsid w:val="003C2832"/>
    <w:rsid w:val="003C2843"/>
    <w:rsid w:val="003C3168"/>
    <w:rsid w:val="003C350A"/>
    <w:rsid w:val="003C385F"/>
    <w:rsid w:val="003C3B8C"/>
    <w:rsid w:val="003C3F27"/>
    <w:rsid w:val="003C49DF"/>
    <w:rsid w:val="003C6AB8"/>
    <w:rsid w:val="003C72A4"/>
    <w:rsid w:val="003D09AD"/>
    <w:rsid w:val="003D1365"/>
    <w:rsid w:val="003D1EF6"/>
    <w:rsid w:val="003D2B92"/>
    <w:rsid w:val="003D30FD"/>
    <w:rsid w:val="003D4006"/>
    <w:rsid w:val="003D49FF"/>
    <w:rsid w:val="003D50F4"/>
    <w:rsid w:val="003D5259"/>
    <w:rsid w:val="003D546D"/>
    <w:rsid w:val="003D5634"/>
    <w:rsid w:val="003D5842"/>
    <w:rsid w:val="003D5B26"/>
    <w:rsid w:val="003D5BA2"/>
    <w:rsid w:val="003D6F53"/>
    <w:rsid w:val="003D7481"/>
    <w:rsid w:val="003D7600"/>
    <w:rsid w:val="003E0D4B"/>
    <w:rsid w:val="003E0F10"/>
    <w:rsid w:val="003E0F79"/>
    <w:rsid w:val="003E1A29"/>
    <w:rsid w:val="003E1FBA"/>
    <w:rsid w:val="003E4584"/>
    <w:rsid w:val="003E57CD"/>
    <w:rsid w:val="003E57D7"/>
    <w:rsid w:val="003E581B"/>
    <w:rsid w:val="003E5AA0"/>
    <w:rsid w:val="003E7898"/>
    <w:rsid w:val="003F0A4F"/>
    <w:rsid w:val="003F0B19"/>
    <w:rsid w:val="003F0BC1"/>
    <w:rsid w:val="003F1986"/>
    <w:rsid w:val="003F1C81"/>
    <w:rsid w:val="003F21C4"/>
    <w:rsid w:val="003F2EAF"/>
    <w:rsid w:val="003F31FC"/>
    <w:rsid w:val="003F3C99"/>
    <w:rsid w:val="003F5E7F"/>
    <w:rsid w:val="003F5E83"/>
    <w:rsid w:val="003F711C"/>
    <w:rsid w:val="00400809"/>
    <w:rsid w:val="004019B6"/>
    <w:rsid w:val="00401C3A"/>
    <w:rsid w:val="00401CBF"/>
    <w:rsid w:val="00401DF8"/>
    <w:rsid w:val="004027A3"/>
    <w:rsid w:val="00402F27"/>
    <w:rsid w:val="004034CE"/>
    <w:rsid w:val="0040360E"/>
    <w:rsid w:val="00403904"/>
    <w:rsid w:val="004052F0"/>
    <w:rsid w:val="00405EA4"/>
    <w:rsid w:val="00406268"/>
    <w:rsid w:val="00406270"/>
    <w:rsid w:val="00406318"/>
    <w:rsid w:val="00406E61"/>
    <w:rsid w:val="004104D6"/>
    <w:rsid w:val="00410692"/>
    <w:rsid w:val="0041239B"/>
    <w:rsid w:val="00412A5C"/>
    <w:rsid w:val="00413539"/>
    <w:rsid w:val="00413742"/>
    <w:rsid w:val="00414061"/>
    <w:rsid w:val="004141E4"/>
    <w:rsid w:val="00414647"/>
    <w:rsid w:val="0041573D"/>
    <w:rsid w:val="00415B68"/>
    <w:rsid w:val="00415E28"/>
    <w:rsid w:val="00417035"/>
    <w:rsid w:val="00417310"/>
    <w:rsid w:val="0042023A"/>
    <w:rsid w:val="004205C2"/>
    <w:rsid w:val="00421182"/>
    <w:rsid w:val="00422AFE"/>
    <w:rsid w:val="00423B2E"/>
    <w:rsid w:val="0042424A"/>
    <w:rsid w:val="0042435C"/>
    <w:rsid w:val="00424858"/>
    <w:rsid w:val="00424EE3"/>
    <w:rsid w:val="00425872"/>
    <w:rsid w:val="00430825"/>
    <w:rsid w:val="00431760"/>
    <w:rsid w:val="004319A5"/>
    <w:rsid w:val="00431DE4"/>
    <w:rsid w:val="00432296"/>
    <w:rsid w:val="00433B17"/>
    <w:rsid w:val="00433FD7"/>
    <w:rsid w:val="00434584"/>
    <w:rsid w:val="00434648"/>
    <w:rsid w:val="004347A4"/>
    <w:rsid w:val="0043481D"/>
    <w:rsid w:val="00434EB5"/>
    <w:rsid w:val="004402A0"/>
    <w:rsid w:val="00440936"/>
    <w:rsid w:val="00440A93"/>
    <w:rsid w:val="00440C82"/>
    <w:rsid w:val="004413FB"/>
    <w:rsid w:val="0044152F"/>
    <w:rsid w:val="004428E6"/>
    <w:rsid w:val="0044290E"/>
    <w:rsid w:val="00442FDE"/>
    <w:rsid w:val="0044376F"/>
    <w:rsid w:val="00444333"/>
    <w:rsid w:val="0044457E"/>
    <w:rsid w:val="004449D3"/>
    <w:rsid w:val="00444BC5"/>
    <w:rsid w:val="00444DBF"/>
    <w:rsid w:val="004459BA"/>
    <w:rsid w:val="0044661A"/>
    <w:rsid w:val="00446C0E"/>
    <w:rsid w:val="00446CB2"/>
    <w:rsid w:val="00446FBB"/>
    <w:rsid w:val="004520E1"/>
    <w:rsid w:val="004530AE"/>
    <w:rsid w:val="00453824"/>
    <w:rsid w:val="004545E5"/>
    <w:rsid w:val="00454621"/>
    <w:rsid w:val="00454E6A"/>
    <w:rsid w:val="00456493"/>
    <w:rsid w:val="004569C0"/>
    <w:rsid w:val="00460040"/>
    <w:rsid w:val="0046030D"/>
    <w:rsid w:val="004603D9"/>
    <w:rsid w:val="0046066C"/>
    <w:rsid w:val="004610D9"/>
    <w:rsid w:val="00461119"/>
    <w:rsid w:val="00461EA0"/>
    <w:rsid w:val="0046214D"/>
    <w:rsid w:val="0046244E"/>
    <w:rsid w:val="00462B18"/>
    <w:rsid w:val="00463537"/>
    <w:rsid w:val="00463720"/>
    <w:rsid w:val="004649C4"/>
    <w:rsid w:val="00464B76"/>
    <w:rsid w:val="00465B6E"/>
    <w:rsid w:val="00465DBA"/>
    <w:rsid w:val="00467A7B"/>
    <w:rsid w:val="0047038A"/>
    <w:rsid w:val="004705B5"/>
    <w:rsid w:val="00470CA2"/>
    <w:rsid w:val="00470F01"/>
    <w:rsid w:val="004714B1"/>
    <w:rsid w:val="004721DF"/>
    <w:rsid w:val="0047231E"/>
    <w:rsid w:val="004728BA"/>
    <w:rsid w:val="00472F57"/>
    <w:rsid w:val="00473462"/>
    <w:rsid w:val="00473B60"/>
    <w:rsid w:val="00474270"/>
    <w:rsid w:val="00474286"/>
    <w:rsid w:val="00474292"/>
    <w:rsid w:val="004747F8"/>
    <w:rsid w:val="00475610"/>
    <w:rsid w:val="004758BA"/>
    <w:rsid w:val="004773E9"/>
    <w:rsid w:val="00480158"/>
    <w:rsid w:val="004802F7"/>
    <w:rsid w:val="004806D9"/>
    <w:rsid w:val="0048090E"/>
    <w:rsid w:val="0048096D"/>
    <w:rsid w:val="00480B77"/>
    <w:rsid w:val="00481410"/>
    <w:rsid w:val="00481EED"/>
    <w:rsid w:val="00482851"/>
    <w:rsid w:val="00482D85"/>
    <w:rsid w:val="00482F24"/>
    <w:rsid w:val="00482FC5"/>
    <w:rsid w:val="004832E5"/>
    <w:rsid w:val="00483BC6"/>
    <w:rsid w:val="0048498F"/>
    <w:rsid w:val="00485477"/>
    <w:rsid w:val="0048564C"/>
    <w:rsid w:val="00486121"/>
    <w:rsid w:val="0049074F"/>
    <w:rsid w:val="00490D2F"/>
    <w:rsid w:val="00491297"/>
    <w:rsid w:val="0049147A"/>
    <w:rsid w:val="004919A5"/>
    <w:rsid w:val="00491C2E"/>
    <w:rsid w:val="00491FE8"/>
    <w:rsid w:val="00492770"/>
    <w:rsid w:val="00492771"/>
    <w:rsid w:val="00492D18"/>
    <w:rsid w:val="004931F6"/>
    <w:rsid w:val="00493B81"/>
    <w:rsid w:val="00493EDE"/>
    <w:rsid w:val="004943ED"/>
    <w:rsid w:val="004944FD"/>
    <w:rsid w:val="004953CF"/>
    <w:rsid w:val="00495777"/>
    <w:rsid w:val="00497EE9"/>
    <w:rsid w:val="004A0AAD"/>
    <w:rsid w:val="004A203E"/>
    <w:rsid w:val="004A21F4"/>
    <w:rsid w:val="004A226A"/>
    <w:rsid w:val="004A22FE"/>
    <w:rsid w:val="004A3121"/>
    <w:rsid w:val="004A3716"/>
    <w:rsid w:val="004A4013"/>
    <w:rsid w:val="004A429A"/>
    <w:rsid w:val="004A4632"/>
    <w:rsid w:val="004B0B09"/>
    <w:rsid w:val="004B15F6"/>
    <w:rsid w:val="004B214A"/>
    <w:rsid w:val="004B3027"/>
    <w:rsid w:val="004B3EB8"/>
    <w:rsid w:val="004B4249"/>
    <w:rsid w:val="004B464E"/>
    <w:rsid w:val="004B5024"/>
    <w:rsid w:val="004B65B9"/>
    <w:rsid w:val="004B6C17"/>
    <w:rsid w:val="004B72E4"/>
    <w:rsid w:val="004C0ECD"/>
    <w:rsid w:val="004C1072"/>
    <w:rsid w:val="004C15A6"/>
    <w:rsid w:val="004C171C"/>
    <w:rsid w:val="004C20DE"/>
    <w:rsid w:val="004C3EDA"/>
    <w:rsid w:val="004C48A1"/>
    <w:rsid w:val="004C4B46"/>
    <w:rsid w:val="004C4E87"/>
    <w:rsid w:val="004C5E19"/>
    <w:rsid w:val="004C5F3A"/>
    <w:rsid w:val="004C5F41"/>
    <w:rsid w:val="004C6844"/>
    <w:rsid w:val="004C72D5"/>
    <w:rsid w:val="004D06B4"/>
    <w:rsid w:val="004D0BED"/>
    <w:rsid w:val="004D140B"/>
    <w:rsid w:val="004D22B8"/>
    <w:rsid w:val="004D4069"/>
    <w:rsid w:val="004D479C"/>
    <w:rsid w:val="004D4AF1"/>
    <w:rsid w:val="004D5A8F"/>
    <w:rsid w:val="004D6820"/>
    <w:rsid w:val="004D6CF5"/>
    <w:rsid w:val="004D6FD4"/>
    <w:rsid w:val="004D7F15"/>
    <w:rsid w:val="004D7F3F"/>
    <w:rsid w:val="004E06F8"/>
    <w:rsid w:val="004E0E6C"/>
    <w:rsid w:val="004E0F53"/>
    <w:rsid w:val="004E1074"/>
    <w:rsid w:val="004E118D"/>
    <w:rsid w:val="004E1BFE"/>
    <w:rsid w:val="004E1FAD"/>
    <w:rsid w:val="004E2064"/>
    <w:rsid w:val="004E28D3"/>
    <w:rsid w:val="004E28E6"/>
    <w:rsid w:val="004E295C"/>
    <w:rsid w:val="004E300B"/>
    <w:rsid w:val="004E375D"/>
    <w:rsid w:val="004E3817"/>
    <w:rsid w:val="004E4B51"/>
    <w:rsid w:val="004E5544"/>
    <w:rsid w:val="004E5731"/>
    <w:rsid w:val="004E68FE"/>
    <w:rsid w:val="004E6926"/>
    <w:rsid w:val="004E71AB"/>
    <w:rsid w:val="004E7C70"/>
    <w:rsid w:val="004E7CD2"/>
    <w:rsid w:val="004E7FD0"/>
    <w:rsid w:val="004F0B30"/>
    <w:rsid w:val="004F0CEC"/>
    <w:rsid w:val="004F12EA"/>
    <w:rsid w:val="004F13BB"/>
    <w:rsid w:val="004F195E"/>
    <w:rsid w:val="004F1C67"/>
    <w:rsid w:val="004F2491"/>
    <w:rsid w:val="004F29F9"/>
    <w:rsid w:val="004F30E2"/>
    <w:rsid w:val="004F3591"/>
    <w:rsid w:val="004F35DC"/>
    <w:rsid w:val="004F396B"/>
    <w:rsid w:val="004F3EEC"/>
    <w:rsid w:val="004F410D"/>
    <w:rsid w:val="004F476C"/>
    <w:rsid w:val="004F48B8"/>
    <w:rsid w:val="004F4A49"/>
    <w:rsid w:val="004F4C41"/>
    <w:rsid w:val="004F51E5"/>
    <w:rsid w:val="004F5435"/>
    <w:rsid w:val="004F5D60"/>
    <w:rsid w:val="004F658A"/>
    <w:rsid w:val="004F68C3"/>
    <w:rsid w:val="004F6909"/>
    <w:rsid w:val="004F6AED"/>
    <w:rsid w:val="004F778F"/>
    <w:rsid w:val="004F7F01"/>
    <w:rsid w:val="00500C29"/>
    <w:rsid w:val="005014A3"/>
    <w:rsid w:val="00502077"/>
    <w:rsid w:val="00502694"/>
    <w:rsid w:val="00502A91"/>
    <w:rsid w:val="00503239"/>
    <w:rsid w:val="00503254"/>
    <w:rsid w:val="00503297"/>
    <w:rsid w:val="00503697"/>
    <w:rsid w:val="00505112"/>
    <w:rsid w:val="0050603B"/>
    <w:rsid w:val="00506ABE"/>
    <w:rsid w:val="00506DD0"/>
    <w:rsid w:val="00510482"/>
    <w:rsid w:val="005118D6"/>
    <w:rsid w:val="00511992"/>
    <w:rsid w:val="0051261A"/>
    <w:rsid w:val="005131CD"/>
    <w:rsid w:val="0051366A"/>
    <w:rsid w:val="00514B25"/>
    <w:rsid w:val="00515D3D"/>
    <w:rsid w:val="00516A60"/>
    <w:rsid w:val="00516F02"/>
    <w:rsid w:val="00517DB4"/>
    <w:rsid w:val="00517DD4"/>
    <w:rsid w:val="00520950"/>
    <w:rsid w:val="00521570"/>
    <w:rsid w:val="00521D51"/>
    <w:rsid w:val="0052227E"/>
    <w:rsid w:val="0052230D"/>
    <w:rsid w:val="00523973"/>
    <w:rsid w:val="0052397A"/>
    <w:rsid w:val="00524DED"/>
    <w:rsid w:val="00525035"/>
    <w:rsid w:val="005254B0"/>
    <w:rsid w:val="005255C5"/>
    <w:rsid w:val="005267C8"/>
    <w:rsid w:val="00526D7B"/>
    <w:rsid w:val="005272CA"/>
    <w:rsid w:val="005272F7"/>
    <w:rsid w:val="005276BF"/>
    <w:rsid w:val="00527EBC"/>
    <w:rsid w:val="00530C3D"/>
    <w:rsid w:val="00532B1F"/>
    <w:rsid w:val="00533FD8"/>
    <w:rsid w:val="00534954"/>
    <w:rsid w:val="00535499"/>
    <w:rsid w:val="00535699"/>
    <w:rsid w:val="00535828"/>
    <w:rsid w:val="00535A46"/>
    <w:rsid w:val="00535E6E"/>
    <w:rsid w:val="0053653F"/>
    <w:rsid w:val="005372E6"/>
    <w:rsid w:val="005379AE"/>
    <w:rsid w:val="00537AC4"/>
    <w:rsid w:val="00537FB9"/>
    <w:rsid w:val="00540DCB"/>
    <w:rsid w:val="00541490"/>
    <w:rsid w:val="00542B2F"/>
    <w:rsid w:val="00543289"/>
    <w:rsid w:val="00543482"/>
    <w:rsid w:val="00544ABD"/>
    <w:rsid w:val="00545488"/>
    <w:rsid w:val="00545793"/>
    <w:rsid w:val="00545F5D"/>
    <w:rsid w:val="00546186"/>
    <w:rsid w:val="00547672"/>
    <w:rsid w:val="0055053F"/>
    <w:rsid w:val="005505D5"/>
    <w:rsid w:val="0055079B"/>
    <w:rsid w:val="00550B51"/>
    <w:rsid w:val="0055124B"/>
    <w:rsid w:val="0055134C"/>
    <w:rsid w:val="00551587"/>
    <w:rsid w:val="00551AB6"/>
    <w:rsid w:val="0055211D"/>
    <w:rsid w:val="00552CE2"/>
    <w:rsid w:val="00554D2A"/>
    <w:rsid w:val="00555755"/>
    <w:rsid w:val="00555906"/>
    <w:rsid w:val="00555D4A"/>
    <w:rsid w:val="00556D5E"/>
    <w:rsid w:val="00556E3A"/>
    <w:rsid w:val="0055739F"/>
    <w:rsid w:val="00557701"/>
    <w:rsid w:val="00562EFB"/>
    <w:rsid w:val="0056315A"/>
    <w:rsid w:val="00563192"/>
    <w:rsid w:val="00563878"/>
    <w:rsid w:val="00563C61"/>
    <w:rsid w:val="00564215"/>
    <w:rsid w:val="005651B6"/>
    <w:rsid w:val="00566F0A"/>
    <w:rsid w:val="00567310"/>
    <w:rsid w:val="005709D8"/>
    <w:rsid w:val="00570EF9"/>
    <w:rsid w:val="005719E8"/>
    <w:rsid w:val="005724AA"/>
    <w:rsid w:val="005725B4"/>
    <w:rsid w:val="00572E97"/>
    <w:rsid w:val="005734D2"/>
    <w:rsid w:val="005748F1"/>
    <w:rsid w:val="00574C95"/>
    <w:rsid w:val="005776E5"/>
    <w:rsid w:val="0057775D"/>
    <w:rsid w:val="005777EB"/>
    <w:rsid w:val="0058025D"/>
    <w:rsid w:val="005803A0"/>
    <w:rsid w:val="005804AA"/>
    <w:rsid w:val="0058097B"/>
    <w:rsid w:val="0058167E"/>
    <w:rsid w:val="005824F9"/>
    <w:rsid w:val="005828B0"/>
    <w:rsid w:val="00582904"/>
    <w:rsid w:val="005835EA"/>
    <w:rsid w:val="0058396F"/>
    <w:rsid w:val="005849B1"/>
    <w:rsid w:val="00584EF2"/>
    <w:rsid w:val="0058639A"/>
    <w:rsid w:val="0058698A"/>
    <w:rsid w:val="005876F4"/>
    <w:rsid w:val="00587B09"/>
    <w:rsid w:val="0059030E"/>
    <w:rsid w:val="005908A6"/>
    <w:rsid w:val="005912BF"/>
    <w:rsid w:val="00592543"/>
    <w:rsid w:val="005927D5"/>
    <w:rsid w:val="005931FC"/>
    <w:rsid w:val="00593654"/>
    <w:rsid w:val="0059371E"/>
    <w:rsid w:val="00593759"/>
    <w:rsid w:val="005937BC"/>
    <w:rsid w:val="0059416F"/>
    <w:rsid w:val="0059475A"/>
    <w:rsid w:val="00594945"/>
    <w:rsid w:val="0059526C"/>
    <w:rsid w:val="005955E3"/>
    <w:rsid w:val="00595D0D"/>
    <w:rsid w:val="00596419"/>
    <w:rsid w:val="00596ABA"/>
    <w:rsid w:val="0059707F"/>
    <w:rsid w:val="005977E7"/>
    <w:rsid w:val="005A06D8"/>
    <w:rsid w:val="005A0A79"/>
    <w:rsid w:val="005A0E3A"/>
    <w:rsid w:val="005A188B"/>
    <w:rsid w:val="005A297D"/>
    <w:rsid w:val="005A3FB6"/>
    <w:rsid w:val="005A41FE"/>
    <w:rsid w:val="005A742E"/>
    <w:rsid w:val="005A7430"/>
    <w:rsid w:val="005B08D1"/>
    <w:rsid w:val="005B09B9"/>
    <w:rsid w:val="005B119F"/>
    <w:rsid w:val="005B2459"/>
    <w:rsid w:val="005B24BE"/>
    <w:rsid w:val="005B298E"/>
    <w:rsid w:val="005B2D82"/>
    <w:rsid w:val="005B2E3B"/>
    <w:rsid w:val="005B31E9"/>
    <w:rsid w:val="005B3D13"/>
    <w:rsid w:val="005B4214"/>
    <w:rsid w:val="005B4418"/>
    <w:rsid w:val="005B511D"/>
    <w:rsid w:val="005B6056"/>
    <w:rsid w:val="005B63E3"/>
    <w:rsid w:val="005B6945"/>
    <w:rsid w:val="005B73FC"/>
    <w:rsid w:val="005B76A1"/>
    <w:rsid w:val="005B7F44"/>
    <w:rsid w:val="005C0041"/>
    <w:rsid w:val="005C079D"/>
    <w:rsid w:val="005C0BB3"/>
    <w:rsid w:val="005C0DE7"/>
    <w:rsid w:val="005C108F"/>
    <w:rsid w:val="005C2763"/>
    <w:rsid w:val="005C4AF0"/>
    <w:rsid w:val="005C4EFF"/>
    <w:rsid w:val="005C505D"/>
    <w:rsid w:val="005C5B1A"/>
    <w:rsid w:val="005C5DAE"/>
    <w:rsid w:val="005C61EF"/>
    <w:rsid w:val="005C65AA"/>
    <w:rsid w:val="005C68CE"/>
    <w:rsid w:val="005C6BFF"/>
    <w:rsid w:val="005C7702"/>
    <w:rsid w:val="005C7E9A"/>
    <w:rsid w:val="005D0655"/>
    <w:rsid w:val="005D06F3"/>
    <w:rsid w:val="005D2044"/>
    <w:rsid w:val="005D2144"/>
    <w:rsid w:val="005D23D3"/>
    <w:rsid w:val="005D2F3D"/>
    <w:rsid w:val="005D34DE"/>
    <w:rsid w:val="005D391D"/>
    <w:rsid w:val="005D438B"/>
    <w:rsid w:val="005D5055"/>
    <w:rsid w:val="005D56FC"/>
    <w:rsid w:val="005D58C6"/>
    <w:rsid w:val="005D613C"/>
    <w:rsid w:val="005D63A7"/>
    <w:rsid w:val="005D6929"/>
    <w:rsid w:val="005D6A75"/>
    <w:rsid w:val="005D6AAC"/>
    <w:rsid w:val="005E0256"/>
    <w:rsid w:val="005E07A2"/>
    <w:rsid w:val="005E0B47"/>
    <w:rsid w:val="005E16D1"/>
    <w:rsid w:val="005E1BA4"/>
    <w:rsid w:val="005E1E6E"/>
    <w:rsid w:val="005E1E9E"/>
    <w:rsid w:val="005E1F0A"/>
    <w:rsid w:val="005E2CAA"/>
    <w:rsid w:val="005E3C5E"/>
    <w:rsid w:val="005E40F5"/>
    <w:rsid w:val="005E4E8A"/>
    <w:rsid w:val="005E59B6"/>
    <w:rsid w:val="005E6031"/>
    <w:rsid w:val="005E6CB3"/>
    <w:rsid w:val="005E7679"/>
    <w:rsid w:val="005E7AFC"/>
    <w:rsid w:val="005F00BC"/>
    <w:rsid w:val="005F03BC"/>
    <w:rsid w:val="005F0526"/>
    <w:rsid w:val="005F0621"/>
    <w:rsid w:val="005F0E1A"/>
    <w:rsid w:val="005F2392"/>
    <w:rsid w:val="005F2AA8"/>
    <w:rsid w:val="005F3426"/>
    <w:rsid w:val="005F393B"/>
    <w:rsid w:val="005F39AC"/>
    <w:rsid w:val="005F521E"/>
    <w:rsid w:val="005F5768"/>
    <w:rsid w:val="005F5DE1"/>
    <w:rsid w:val="005F5EB1"/>
    <w:rsid w:val="005F76D8"/>
    <w:rsid w:val="005F7C71"/>
    <w:rsid w:val="006002F7"/>
    <w:rsid w:val="00600A18"/>
    <w:rsid w:val="00600A2A"/>
    <w:rsid w:val="00600DBA"/>
    <w:rsid w:val="00602513"/>
    <w:rsid w:val="00602CDD"/>
    <w:rsid w:val="0060312D"/>
    <w:rsid w:val="00603C4F"/>
    <w:rsid w:val="00603F04"/>
    <w:rsid w:val="00604619"/>
    <w:rsid w:val="006048E9"/>
    <w:rsid w:val="00604D4D"/>
    <w:rsid w:val="0060588F"/>
    <w:rsid w:val="006059DB"/>
    <w:rsid w:val="00606321"/>
    <w:rsid w:val="0060645D"/>
    <w:rsid w:val="006078AB"/>
    <w:rsid w:val="006078D4"/>
    <w:rsid w:val="00607D78"/>
    <w:rsid w:val="00607EC5"/>
    <w:rsid w:val="00610670"/>
    <w:rsid w:val="00611016"/>
    <w:rsid w:val="006112D2"/>
    <w:rsid w:val="006113A1"/>
    <w:rsid w:val="00611734"/>
    <w:rsid w:val="00613622"/>
    <w:rsid w:val="00613799"/>
    <w:rsid w:val="00616BB1"/>
    <w:rsid w:val="00617771"/>
    <w:rsid w:val="006179BD"/>
    <w:rsid w:val="00617AF3"/>
    <w:rsid w:val="00620BC1"/>
    <w:rsid w:val="00620C15"/>
    <w:rsid w:val="00620D63"/>
    <w:rsid w:val="0062153A"/>
    <w:rsid w:val="0062262C"/>
    <w:rsid w:val="00622DCD"/>
    <w:rsid w:val="00623332"/>
    <w:rsid w:val="00624575"/>
    <w:rsid w:val="00624A85"/>
    <w:rsid w:val="006256C0"/>
    <w:rsid w:val="006263B7"/>
    <w:rsid w:val="00626439"/>
    <w:rsid w:val="00626E7C"/>
    <w:rsid w:val="00627B0B"/>
    <w:rsid w:val="0063025A"/>
    <w:rsid w:val="00630287"/>
    <w:rsid w:val="0063103F"/>
    <w:rsid w:val="0063108B"/>
    <w:rsid w:val="006310B4"/>
    <w:rsid w:val="00633CC6"/>
    <w:rsid w:val="00634103"/>
    <w:rsid w:val="0063492D"/>
    <w:rsid w:val="00634959"/>
    <w:rsid w:val="00634BC6"/>
    <w:rsid w:val="006352CA"/>
    <w:rsid w:val="0063718A"/>
    <w:rsid w:val="00637194"/>
    <w:rsid w:val="00637303"/>
    <w:rsid w:val="00637582"/>
    <w:rsid w:val="00637686"/>
    <w:rsid w:val="00637C18"/>
    <w:rsid w:val="00637FF2"/>
    <w:rsid w:val="00637FF8"/>
    <w:rsid w:val="00640747"/>
    <w:rsid w:val="00640F8E"/>
    <w:rsid w:val="0064152F"/>
    <w:rsid w:val="0064167E"/>
    <w:rsid w:val="00642E3F"/>
    <w:rsid w:val="00643AB4"/>
    <w:rsid w:val="00643B78"/>
    <w:rsid w:val="00644174"/>
    <w:rsid w:val="006449A2"/>
    <w:rsid w:val="00644A41"/>
    <w:rsid w:val="00646277"/>
    <w:rsid w:val="006462E7"/>
    <w:rsid w:val="006463D3"/>
    <w:rsid w:val="0064667E"/>
    <w:rsid w:val="00646832"/>
    <w:rsid w:val="00647734"/>
    <w:rsid w:val="00647B61"/>
    <w:rsid w:val="00647FA7"/>
    <w:rsid w:val="00650E00"/>
    <w:rsid w:val="00652B12"/>
    <w:rsid w:val="006536D7"/>
    <w:rsid w:val="0065420E"/>
    <w:rsid w:val="0065486C"/>
    <w:rsid w:val="006551AF"/>
    <w:rsid w:val="006568AA"/>
    <w:rsid w:val="00656D31"/>
    <w:rsid w:val="00656DE5"/>
    <w:rsid w:val="0065741B"/>
    <w:rsid w:val="006611E3"/>
    <w:rsid w:val="00661FE1"/>
    <w:rsid w:val="0066250A"/>
    <w:rsid w:val="00662DA2"/>
    <w:rsid w:val="00662DD7"/>
    <w:rsid w:val="00662F36"/>
    <w:rsid w:val="00662FDB"/>
    <w:rsid w:val="00663015"/>
    <w:rsid w:val="006638C5"/>
    <w:rsid w:val="00664553"/>
    <w:rsid w:val="00664586"/>
    <w:rsid w:val="00664867"/>
    <w:rsid w:val="0066572A"/>
    <w:rsid w:val="0066681F"/>
    <w:rsid w:val="006669E0"/>
    <w:rsid w:val="006678F9"/>
    <w:rsid w:val="00667A07"/>
    <w:rsid w:val="00670641"/>
    <w:rsid w:val="006714F9"/>
    <w:rsid w:val="00671AC4"/>
    <w:rsid w:val="00671C13"/>
    <w:rsid w:val="00672887"/>
    <w:rsid w:val="006728EA"/>
    <w:rsid w:val="00672A07"/>
    <w:rsid w:val="00672B48"/>
    <w:rsid w:val="00672F27"/>
    <w:rsid w:val="00674120"/>
    <w:rsid w:val="00674256"/>
    <w:rsid w:val="00675DC7"/>
    <w:rsid w:val="00676C35"/>
    <w:rsid w:val="0067741B"/>
    <w:rsid w:val="00677830"/>
    <w:rsid w:val="00680204"/>
    <w:rsid w:val="00680692"/>
    <w:rsid w:val="00681046"/>
    <w:rsid w:val="006812F8"/>
    <w:rsid w:val="0068158A"/>
    <w:rsid w:val="00681BC6"/>
    <w:rsid w:val="00681FB3"/>
    <w:rsid w:val="0068370D"/>
    <w:rsid w:val="006839B3"/>
    <w:rsid w:val="0068458E"/>
    <w:rsid w:val="00685AF7"/>
    <w:rsid w:val="00687103"/>
    <w:rsid w:val="00690926"/>
    <w:rsid w:val="00691018"/>
    <w:rsid w:val="006916D0"/>
    <w:rsid w:val="0069171A"/>
    <w:rsid w:val="0069190C"/>
    <w:rsid w:val="00692215"/>
    <w:rsid w:val="00692908"/>
    <w:rsid w:val="006962E0"/>
    <w:rsid w:val="00697EC8"/>
    <w:rsid w:val="006A0251"/>
    <w:rsid w:val="006A0EF4"/>
    <w:rsid w:val="006A0F05"/>
    <w:rsid w:val="006A111E"/>
    <w:rsid w:val="006A1529"/>
    <w:rsid w:val="006A2F3A"/>
    <w:rsid w:val="006A363D"/>
    <w:rsid w:val="006A42A3"/>
    <w:rsid w:val="006A4996"/>
    <w:rsid w:val="006A53E8"/>
    <w:rsid w:val="006A5CBC"/>
    <w:rsid w:val="006A62A9"/>
    <w:rsid w:val="006A6385"/>
    <w:rsid w:val="006A6686"/>
    <w:rsid w:val="006A679C"/>
    <w:rsid w:val="006A6866"/>
    <w:rsid w:val="006A6BDC"/>
    <w:rsid w:val="006A735A"/>
    <w:rsid w:val="006A77A5"/>
    <w:rsid w:val="006B1608"/>
    <w:rsid w:val="006B26B0"/>
    <w:rsid w:val="006B3586"/>
    <w:rsid w:val="006B3C91"/>
    <w:rsid w:val="006B5A76"/>
    <w:rsid w:val="006B66A8"/>
    <w:rsid w:val="006B6BA4"/>
    <w:rsid w:val="006B6F29"/>
    <w:rsid w:val="006B73FB"/>
    <w:rsid w:val="006C00D4"/>
    <w:rsid w:val="006C1461"/>
    <w:rsid w:val="006C1BBF"/>
    <w:rsid w:val="006C22C9"/>
    <w:rsid w:val="006C2566"/>
    <w:rsid w:val="006C511A"/>
    <w:rsid w:val="006C5A45"/>
    <w:rsid w:val="006C5AE7"/>
    <w:rsid w:val="006C64B3"/>
    <w:rsid w:val="006C6585"/>
    <w:rsid w:val="006D03B7"/>
    <w:rsid w:val="006D1A5E"/>
    <w:rsid w:val="006D1D86"/>
    <w:rsid w:val="006D1F33"/>
    <w:rsid w:val="006D280C"/>
    <w:rsid w:val="006D29FD"/>
    <w:rsid w:val="006D2B48"/>
    <w:rsid w:val="006D423F"/>
    <w:rsid w:val="006D4F36"/>
    <w:rsid w:val="006D5880"/>
    <w:rsid w:val="006D5E3D"/>
    <w:rsid w:val="006D5FF0"/>
    <w:rsid w:val="006D652E"/>
    <w:rsid w:val="006D709D"/>
    <w:rsid w:val="006D757C"/>
    <w:rsid w:val="006D7E09"/>
    <w:rsid w:val="006D7E79"/>
    <w:rsid w:val="006D7F78"/>
    <w:rsid w:val="006E0563"/>
    <w:rsid w:val="006E0994"/>
    <w:rsid w:val="006E155A"/>
    <w:rsid w:val="006E1FBD"/>
    <w:rsid w:val="006E247C"/>
    <w:rsid w:val="006E2FF9"/>
    <w:rsid w:val="006E315A"/>
    <w:rsid w:val="006E3194"/>
    <w:rsid w:val="006E32F5"/>
    <w:rsid w:val="006E33FE"/>
    <w:rsid w:val="006E4C09"/>
    <w:rsid w:val="006E5792"/>
    <w:rsid w:val="006E74CF"/>
    <w:rsid w:val="006F0904"/>
    <w:rsid w:val="006F158C"/>
    <w:rsid w:val="006F15CC"/>
    <w:rsid w:val="006F216D"/>
    <w:rsid w:val="006F2376"/>
    <w:rsid w:val="006F290F"/>
    <w:rsid w:val="006F2BA3"/>
    <w:rsid w:val="006F2BF0"/>
    <w:rsid w:val="006F2CBE"/>
    <w:rsid w:val="006F2E66"/>
    <w:rsid w:val="006F302C"/>
    <w:rsid w:val="006F344E"/>
    <w:rsid w:val="006F3452"/>
    <w:rsid w:val="006F3453"/>
    <w:rsid w:val="006F354F"/>
    <w:rsid w:val="006F398E"/>
    <w:rsid w:val="006F3FBD"/>
    <w:rsid w:val="006F3FD2"/>
    <w:rsid w:val="006F4948"/>
    <w:rsid w:val="006F4CAD"/>
    <w:rsid w:val="006F4DF5"/>
    <w:rsid w:val="006F4F53"/>
    <w:rsid w:val="006F5CB3"/>
    <w:rsid w:val="006F6198"/>
    <w:rsid w:val="006F6211"/>
    <w:rsid w:val="006F6996"/>
    <w:rsid w:val="006F6AC6"/>
    <w:rsid w:val="006F715C"/>
    <w:rsid w:val="006F7402"/>
    <w:rsid w:val="0070076F"/>
    <w:rsid w:val="00702597"/>
    <w:rsid w:val="00702CCD"/>
    <w:rsid w:val="00702F10"/>
    <w:rsid w:val="007032B6"/>
    <w:rsid w:val="00703627"/>
    <w:rsid w:val="00703EDB"/>
    <w:rsid w:val="00704336"/>
    <w:rsid w:val="007046B2"/>
    <w:rsid w:val="007053E7"/>
    <w:rsid w:val="0070575E"/>
    <w:rsid w:val="0070598A"/>
    <w:rsid w:val="00706B45"/>
    <w:rsid w:val="007076CC"/>
    <w:rsid w:val="00707D6C"/>
    <w:rsid w:val="00710026"/>
    <w:rsid w:val="00710E70"/>
    <w:rsid w:val="0071277F"/>
    <w:rsid w:val="0071291E"/>
    <w:rsid w:val="0071355B"/>
    <w:rsid w:val="00713597"/>
    <w:rsid w:val="0071384C"/>
    <w:rsid w:val="007138B6"/>
    <w:rsid w:val="007140F1"/>
    <w:rsid w:val="007144A2"/>
    <w:rsid w:val="0071492E"/>
    <w:rsid w:val="007155B3"/>
    <w:rsid w:val="007158E5"/>
    <w:rsid w:val="00715F30"/>
    <w:rsid w:val="00716436"/>
    <w:rsid w:val="00716AB0"/>
    <w:rsid w:val="00717E22"/>
    <w:rsid w:val="007204E6"/>
    <w:rsid w:val="00720DC5"/>
    <w:rsid w:val="007212E6"/>
    <w:rsid w:val="00721451"/>
    <w:rsid w:val="0072146D"/>
    <w:rsid w:val="00721C48"/>
    <w:rsid w:val="00721DFA"/>
    <w:rsid w:val="00722D87"/>
    <w:rsid w:val="007237AD"/>
    <w:rsid w:val="00723B45"/>
    <w:rsid w:val="00723C54"/>
    <w:rsid w:val="00724682"/>
    <w:rsid w:val="00724958"/>
    <w:rsid w:val="00725C67"/>
    <w:rsid w:val="00725EBF"/>
    <w:rsid w:val="007265C1"/>
    <w:rsid w:val="007266AF"/>
    <w:rsid w:val="00727BC9"/>
    <w:rsid w:val="00730525"/>
    <w:rsid w:val="00730EBC"/>
    <w:rsid w:val="00731324"/>
    <w:rsid w:val="00732062"/>
    <w:rsid w:val="007323D4"/>
    <w:rsid w:val="00733E1E"/>
    <w:rsid w:val="00734452"/>
    <w:rsid w:val="00734DC9"/>
    <w:rsid w:val="00734EDC"/>
    <w:rsid w:val="00735957"/>
    <w:rsid w:val="00736774"/>
    <w:rsid w:val="00736BA5"/>
    <w:rsid w:val="0073738B"/>
    <w:rsid w:val="0074020D"/>
    <w:rsid w:val="00740B5B"/>
    <w:rsid w:val="00740CAB"/>
    <w:rsid w:val="00740FCE"/>
    <w:rsid w:val="00741F7C"/>
    <w:rsid w:val="00742801"/>
    <w:rsid w:val="0074288B"/>
    <w:rsid w:val="007434AB"/>
    <w:rsid w:val="00743966"/>
    <w:rsid w:val="0074580F"/>
    <w:rsid w:val="00745B56"/>
    <w:rsid w:val="00745F2B"/>
    <w:rsid w:val="0074617E"/>
    <w:rsid w:val="007465FF"/>
    <w:rsid w:val="007469AC"/>
    <w:rsid w:val="00747733"/>
    <w:rsid w:val="00750125"/>
    <w:rsid w:val="00751093"/>
    <w:rsid w:val="00751812"/>
    <w:rsid w:val="00751906"/>
    <w:rsid w:val="007524F1"/>
    <w:rsid w:val="0075305C"/>
    <w:rsid w:val="0075392F"/>
    <w:rsid w:val="00753C0F"/>
    <w:rsid w:val="00754420"/>
    <w:rsid w:val="0075547A"/>
    <w:rsid w:val="007554D5"/>
    <w:rsid w:val="00755BF0"/>
    <w:rsid w:val="0075637C"/>
    <w:rsid w:val="0075642A"/>
    <w:rsid w:val="00756C3E"/>
    <w:rsid w:val="00760141"/>
    <w:rsid w:val="0076096C"/>
    <w:rsid w:val="00760DF0"/>
    <w:rsid w:val="00760E6F"/>
    <w:rsid w:val="0076141B"/>
    <w:rsid w:val="00761A00"/>
    <w:rsid w:val="00761BF9"/>
    <w:rsid w:val="00762A82"/>
    <w:rsid w:val="00762AD2"/>
    <w:rsid w:val="00762BE6"/>
    <w:rsid w:val="00763316"/>
    <w:rsid w:val="00764063"/>
    <w:rsid w:val="00764104"/>
    <w:rsid w:val="00764281"/>
    <w:rsid w:val="007657C0"/>
    <w:rsid w:val="0076675A"/>
    <w:rsid w:val="00767937"/>
    <w:rsid w:val="00770051"/>
    <w:rsid w:val="00770595"/>
    <w:rsid w:val="00770882"/>
    <w:rsid w:val="00770E15"/>
    <w:rsid w:val="0077100E"/>
    <w:rsid w:val="00771140"/>
    <w:rsid w:val="007717AC"/>
    <w:rsid w:val="00772019"/>
    <w:rsid w:val="007722CA"/>
    <w:rsid w:val="00772788"/>
    <w:rsid w:val="00772E53"/>
    <w:rsid w:val="00772EDE"/>
    <w:rsid w:val="0077486C"/>
    <w:rsid w:val="00774A11"/>
    <w:rsid w:val="00774E17"/>
    <w:rsid w:val="00775DCC"/>
    <w:rsid w:val="00776784"/>
    <w:rsid w:val="007767DE"/>
    <w:rsid w:val="00776B41"/>
    <w:rsid w:val="00776B83"/>
    <w:rsid w:val="00777CB5"/>
    <w:rsid w:val="00777DB6"/>
    <w:rsid w:val="007804C4"/>
    <w:rsid w:val="00780D5E"/>
    <w:rsid w:val="00782252"/>
    <w:rsid w:val="0078228D"/>
    <w:rsid w:val="00782443"/>
    <w:rsid w:val="00782F40"/>
    <w:rsid w:val="00784AD7"/>
    <w:rsid w:val="00785229"/>
    <w:rsid w:val="0078531C"/>
    <w:rsid w:val="00785B4F"/>
    <w:rsid w:val="00786DB3"/>
    <w:rsid w:val="00786DF0"/>
    <w:rsid w:val="0078713F"/>
    <w:rsid w:val="0078718B"/>
    <w:rsid w:val="0079013F"/>
    <w:rsid w:val="007901D5"/>
    <w:rsid w:val="00790406"/>
    <w:rsid w:val="007909EC"/>
    <w:rsid w:val="00791DDD"/>
    <w:rsid w:val="007923E7"/>
    <w:rsid w:val="00792D65"/>
    <w:rsid w:val="0079340C"/>
    <w:rsid w:val="00794A05"/>
    <w:rsid w:val="007960CA"/>
    <w:rsid w:val="007961EC"/>
    <w:rsid w:val="00796633"/>
    <w:rsid w:val="00797EA3"/>
    <w:rsid w:val="007A00D6"/>
    <w:rsid w:val="007A120D"/>
    <w:rsid w:val="007A236E"/>
    <w:rsid w:val="007A2724"/>
    <w:rsid w:val="007A41C5"/>
    <w:rsid w:val="007A4457"/>
    <w:rsid w:val="007A4740"/>
    <w:rsid w:val="007A5149"/>
    <w:rsid w:val="007A5751"/>
    <w:rsid w:val="007A67C8"/>
    <w:rsid w:val="007A6CEB"/>
    <w:rsid w:val="007A733C"/>
    <w:rsid w:val="007B081B"/>
    <w:rsid w:val="007B0976"/>
    <w:rsid w:val="007B0A19"/>
    <w:rsid w:val="007B0BD5"/>
    <w:rsid w:val="007B108C"/>
    <w:rsid w:val="007B1628"/>
    <w:rsid w:val="007B1FD3"/>
    <w:rsid w:val="007B2885"/>
    <w:rsid w:val="007B3621"/>
    <w:rsid w:val="007B3B04"/>
    <w:rsid w:val="007B3B8C"/>
    <w:rsid w:val="007B462F"/>
    <w:rsid w:val="007B4EF3"/>
    <w:rsid w:val="007B5E89"/>
    <w:rsid w:val="007B6131"/>
    <w:rsid w:val="007B7014"/>
    <w:rsid w:val="007B70E1"/>
    <w:rsid w:val="007B7C3C"/>
    <w:rsid w:val="007C0085"/>
    <w:rsid w:val="007C0A2F"/>
    <w:rsid w:val="007C21A9"/>
    <w:rsid w:val="007C222D"/>
    <w:rsid w:val="007C2569"/>
    <w:rsid w:val="007C2F45"/>
    <w:rsid w:val="007C34FA"/>
    <w:rsid w:val="007C364C"/>
    <w:rsid w:val="007C3933"/>
    <w:rsid w:val="007C4DD1"/>
    <w:rsid w:val="007C56F3"/>
    <w:rsid w:val="007C5EEF"/>
    <w:rsid w:val="007C7036"/>
    <w:rsid w:val="007D075B"/>
    <w:rsid w:val="007D118B"/>
    <w:rsid w:val="007D1240"/>
    <w:rsid w:val="007D12C5"/>
    <w:rsid w:val="007D1CA9"/>
    <w:rsid w:val="007D2239"/>
    <w:rsid w:val="007D2458"/>
    <w:rsid w:val="007D389D"/>
    <w:rsid w:val="007D3B8F"/>
    <w:rsid w:val="007D3D1C"/>
    <w:rsid w:val="007D56F7"/>
    <w:rsid w:val="007D7AF3"/>
    <w:rsid w:val="007E04A1"/>
    <w:rsid w:val="007E062F"/>
    <w:rsid w:val="007E1E62"/>
    <w:rsid w:val="007E2186"/>
    <w:rsid w:val="007E252D"/>
    <w:rsid w:val="007E2C82"/>
    <w:rsid w:val="007E2C99"/>
    <w:rsid w:val="007E2F47"/>
    <w:rsid w:val="007E33AB"/>
    <w:rsid w:val="007E3EB6"/>
    <w:rsid w:val="007E400B"/>
    <w:rsid w:val="007E465B"/>
    <w:rsid w:val="007E4799"/>
    <w:rsid w:val="007E53BA"/>
    <w:rsid w:val="007E5733"/>
    <w:rsid w:val="007E5FC8"/>
    <w:rsid w:val="007E60CC"/>
    <w:rsid w:val="007E632A"/>
    <w:rsid w:val="007E6487"/>
    <w:rsid w:val="007E71F3"/>
    <w:rsid w:val="007E74C8"/>
    <w:rsid w:val="007E7A7E"/>
    <w:rsid w:val="007F006C"/>
    <w:rsid w:val="007F01A1"/>
    <w:rsid w:val="007F0505"/>
    <w:rsid w:val="007F16EE"/>
    <w:rsid w:val="007F2D63"/>
    <w:rsid w:val="007F32C1"/>
    <w:rsid w:val="007F361F"/>
    <w:rsid w:val="007F3CB8"/>
    <w:rsid w:val="007F4885"/>
    <w:rsid w:val="007F4A9F"/>
    <w:rsid w:val="007F509A"/>
    <w:rsid w:val="007F5AE1"/>
    <w:rsid w:val="007F5DC2"/>
    <w:rsid w:val="007F5F90"/>
    <w:rsid w:val="007F61CA"/>
    <w:rsid w:val="007F6668"/>
    <w:rsid w:val="007F6BCD"/>
    <w:rsid w:val="007F7777"/>
    <w:rsid w:val="00800FFA"/>
    <w:rsid w:val="00801311"/>
    <w:rsid w:val="00801B84"/>
    <w:rsid w:val="00801E72"/>
    <w:rsid w:val="008025A7"/>
    <w:rsid w:val="00804DCE"/>
    <w:rsid w:val="008052B2"/>
    <w:rsid w:val="00805F0F"/>
    <w:rsid w:val="00806522"/>
    <w:rsid w:val="00806FCC"/>
    <w:rsid w:val="008073C7"/>
    <w:rsid w:val="00807CC3"/>
    <w:rsid w:val="00810D09"/>
    <w:rsid w:val="00810E0F"/>
    <w:rsid w:val="0081153D"/>
    <w:rsid w:val="00811C6F"/>
    <w:rsid w:val="00811E11"/>
    <w:rsid w:val="00812458"/>
    <w:rsid w:val="0081256A"/>
    <w:rsid w:val="008125E3"/>
    <w:rsid w:val="00813553"/>
    <w:rsid w:val="008135F0"/>
    <w:rsid w:val="00813991"/>
    <w:rsid w:val="00813E8F"/>
    <w:rsid w:val="00813F49"/>
    <w:rsid w:val="00814403"/>
    <w:rsid w:val="00814912"/>
    <w:rsid w:val="0081539C"/>
    <w:rsid w:val="00815602"/>
    <w:rsid w:val="00815E8A"/>
    <w:rsid w:val="008160BB"/>
    <w:rsid w:val="00816823"/>
    <w:rsid w:val="008169D5"/>
    <w:rsid w:val="00816D96"/>
    <w:rsid w:val="00816DC9"/>
    <w:rsid w:val="0081746B"/>
    <w:rsid w:val="008204F7"/>
    <w:rsid w:val="00820B35"/>
    <w:rsid w:val="0082185D"/>
    <w:rsid w:val="008218EA"/>
    <w:rsid w:val="00821B94"/>
    <w:rsid w:val="00821FA2"/>
    <w:rsid w:val="00823189"/>
    <w:rsid w:val="00823CB5"/>
    <w:rsid w:val="0083110F"/>
    <w:rsid w:val="008315E2"/>
    <w:rsid w:val="008317A3"/>
    <w:rsid w:val="00831AB2"/>
    <w:rsid w:val="00831D2A"/>
    <w:rsid w:val="00832635"/>
    <w:rsid w:val="008327FB"/>
    <w:rsid w:val="00833340"/>
    <w:rsid w:val="00835660"/>
    <w:rsid w:val="00836438"/>
    <w:rsid w:val="0083650F"/>
    <w:rsid w:val="00836FC0"/>
    <w:rsid w:val="00837105"/>
    <w:rsid w:val="00837928"/>
    <w:rsid w:val="0084007C"/>
    <w:rsid w:val="008400EA"/>
    <w:rsid w:val="00840232"/>
    <w:rsid w:val="00840C19"/>
    <w:rsid w:val="00840FB4"/>
    <w:rsid w:val="00842732"/>
    <w:rsid w:val="00842989"/>
    <w:rsid w:val="008436AA"/>
    <w:rsid w:val="00843820"/>
    <w:rsid w:val="008439CE"/>
    <w:rsid w:val="00843BE4"/>
    <w:rsid w:val="00843BEF"/>
    <w:rsid w:val="00844045"/>
    <w:rsid w:val="0084502B"/>
    <w:rsid w:val="008450DC"/>
    <w:rsid w:val="0084697F"/>
    <w:rsid w:val="008477E4"/>
    <w:rsid w:val="00847996"/>
    <w:rsid w:val="00850CBE"/>
    <w:rsid w:val="00850D74"/>
    <w:rsid w:val="008514CC"/>
    <w:rsid w:val="008521B5"/>
    <w:rsid w:val="008526AE"/>
    <w:rsid w:val="008531B4"/>
    <w:rsid w:val="00853832"/>
    <w:rsid w:val="00854314"/>
    <w:rsid w:val="00854B7C"/>
    <w:rsid w:val="00854F73"/>
    <w:rsid w:val="008556C1"/>
    <w:rsid w:val="00855A7D"/>
    <w:rsid w:val="00855B4E"/>
    <w:rsid w:val="0085671F"/>
    <w:rsid w:val="0085680B"/>
    <w:rsid w:val="00857241"/>
    <w:rsid w:val="0085773C"/>
    <w:rsid w:val="0085788B"/>
    <w:rsid w:val="00857AFC"/>
    <w:rsid w:val="00857C6F"/>
    <w:rsid w:val="00857D71"/>
    <w:rsid w:val="00860EDA"/>
    <w:rsid w:val="00861C22"/>
    <w:rsid w:val="00864A7B"/>
    <w:rsid w:val="0086529D"/>
    <w:rsid w:val="0086562D"/>
    <w:rsid w:val="00866AAC"/>
    <w:rsid w:val="008670F9"/>
    <w:rsid w:val="00867137"/>
    <w:rsid w:val="00867E11"/>
    <w:rsid w:val="0087059E"/>
    <w:rsid w:val="00870B8E"/>
    <w:rsid w:val="00871000"/>
    <w:rsid w:val="00871B33"/>
    <w:rsid w:val="00871D05"/>
    <w:rsid w:val="00872CA8"/>
    <w:rsid w:val="00872E33"/>
    <w:rsid w:val="00872F34"/>
    <w:rsid w:val="00873432"/>
    <w:rsid w:val="00873D6B"/>
    <w:rsid w:val="00874357"/>
    <w:rsid w:val="0087558E"/>
    <w:rsid w:val="00875647"/>
    <w:rsid w:val="00875D99"/>
    <w:rsid w:val="00876789"/>
    <w:rsid w:val="00876955"/>
    <w:rsid w:val="00876BE6"/>
    <w:rsid w:val="0088192F"/>
    <w:rsid w:val="00881947"/>
    <w:rsid w:val="00881BA4"/>
    <w:rsid w:val="008824D9"/>
    <w:rsid w:val="00882BDE"/>
    <w:rsid w:val="00882F5F"/>
    <w:rsid w:val="00883699"/>
    <w:rsid w:val="008842B4"/>
    <w:rsid w:val="008853C8"/>
    <w:rsid w:val="0088546B"/>
    <w:rsid w:val="00885552"/>
    <w:rsid w:val="008868E9"/>
    <w:rsid w:val="00887296"/>
    <w:rsid w:val="008877C5"/>
    <w:rsid w:val="0088790B"/>
    <w:rsid w:val="00890B5B"/>
    <w:rsid w:val="0089112F"/>
    <w:rsid w:val="0089138A"/>
    <w:rsid w:val="008913F6"/>
    <w:rsid w:val="00891576"/>
    <w:rsid w:val="008942F9"/>
    <w:rsid w:val="00895587"/>
    <w:rsid w:val="00896D04"/>
    <w:rsid w:val="008A039A"/>
    <w:rsid w:val="008A07CF"/>
    <w:rsid w:val="008A12EB"/>
    <w:rsid w:val="008A1FF9"/>
    <w:rsid w:val="008A2040"/>
    <w:rsid w:val="008A205E"/>
    <w:rsid w:val="008A2682"/>
    <w:rsid w:val="008A2A73"/>
    <w:rsid w:val="008A2CBB"/>
    <w:rsid w:val="008A3268"/>
    <w:rsid w:val="008A3E78"/>
    <w:rsid w:val="008A436D"/>
    <w:rsid w:val="008A4B4D"/>
    <w:rsid w:val="008A590C"/>
    <w:rsid w:val="008A5942"/>
    <w:rsid w:val="008A63BB"/>
    <w:rsid w:val="008A70D0"/>
    <w:rsid w:val="008B07BB"/>
    <w:rsid w:val="008B1665"/>
    <w:rsid w:val="008B2980"/>
    <w:rsid w:val="008B2D2B"/>
    <w:rsid w:val="008B4818"/>
    <w:rsid w:val="008B4C80"/>
    <w:rsid w:val="008B4DD4"/>
    <w:rsid w:val="008B565E"/>
    <w:rsid w:val="008B615D"/>
    <w:rsid w:val="008B6656"/>
    <w:rsid w:val="008C04B8"/>
    <w:rsid w:val="008C09F3"/>
    <w:rsid w:val="008C0F07"/>
    <w:rsid w:val="008C0F27"/>
    <w:rsid w:val="008C1171"/>
    <w:rsid w:val="008C1234"/>
    <w:rsid w:val="008C1BF9"/>
    <w:rsid w:val="008C1DD7"/>
    <w:rsid w:val="008C2ECD"/>
    <w:rsid w:val="008C3204"/>
    <w:rsid w:val="008C50D3"/>
    <w:rsid w:val="008C552B"/>
    <w:rsid w:val="008C619A"/>
    <w:rsid w:val="008C7D3E"/>
    <w:rsid w:val="008D02F7"/>
    <w:rsid w:val="008D103B"/>
    <w:rsid w:val="008D22F9"/>
    <w:rsid w:val="008D2AE2"/>
    <w:rsid w:val="008D2E72"/>
    <w:rsid w:val="008D4456"/>
    <w:rsid w:val="008D5896"/>
    <w:rsid w:val="008D6421"/>
    <w:rsid w:val="008D6480"/>
    <w:rsid w:val="008E176E"/>
    <w:rsid w:val="008E229E"/>
    <w:rsid w:val="008E3054"/>
    <w:rsid w:val="008E3063"/>
    <w:rsid w:val="008E3522"/>
    <w:rsid w:val="008E3C6B"/>
    <w:rsid w:val="008E3EC8"/>
    <w:rsid w:val="008E41CA"/>
    <w:rsid w:val="008E4A20"/>
    <w:rsid w:val="008E559B"/>
    <w:rsid w:val="008E571D"/>
    <w:rsid w:val="008E5B1D"/>
    <w:rsid w:val="008E5EEA"/>
    <w:rsid w:val="008E6851"/>
    <w:rsid w:val="008E71D8"/>
    <w:rsid w:val="008E7AC6"/>
    <w:rsid w:val="008F042C"/>
    <w:rsid w:val="008F042F"/>
    <w:rsid w:val="008F2794"/>
    <w:rsid w:val="008F34EC"/>
    <w:rsid w:val="008F485D"/>
    <w:rsid w:val="008F4A53"/>
    <w:rsid w:val="008F4A63"/>
    <w:rsid w:val="008F4A6E"/>
    <w:rsid w:val="008F51E4"/>
    <w:rsid w:val="008F54A5"/>
    <w:rsid w:val="008F6AE6"/>
    <w:rsid w:val="008F71F3"/>
    <w:rsid w:val="008F73BC"/>
    <w:rsid w:val="008F7BC3"/>
    <w:rsid w:val="008F7F15"/>
    <w:rsid w:val="00900732"/>
    <w:rsid w:val="0090113C"/>
    <w:rsid w:val="0090123E"/>
    <w:rsid w:val="00901D6C"/>
    <w:rsid w:val="00901E59"/>
    <w:rsid w:val="0090217B"/>
    <w:rsid w:val="00902232"/>
    <w:rsid w:val="00902466"/>
    <w:rsid w:val="00902668"/>
    <w:rsid w:val="00903A6A"/>
    <w:rsid w:val="00903F18"/>
    <w:rsid w:val="009045D1"/>
    <w:rsid w:val="00904C74"/>
    <w:rsid w:val="00904D82"/>
    <w:rsid w:val="00905320"/>
    <w:rsid w:val="0090602D"/>
    <w:rsid w:val="009078D4"/>
    <w:rsid w:val="00907A70"/>
    <w:rsid w:val="00910993"/>
    <w:rsid w:val="0091104E"/>
    <w:rsid w:val="009129ED"/>
    <w:rsid w:val="009136AF"/>
    <w:rsid w:val="009136B8"/>
    <w:rsid w:val="009138C0"/>
    <w:rsid w:val="00913F98"/>
    <w:rsid w:val="009145BE"/>
    <w:rsid w:val="009160F5"/>
    <w:rsid w:val="009179A3"/>
    <w:rsid w:val="00917ED5"/>
    <w:rsid w:val="0092028E"/>
    <w:rsid w:val="009209DD"/>
    <w:rsid w:val="00920CFB"/>
    <w:rsid w:val="00921B1D"/>
    <w:rsid w:val="00921E97"/>
    <w:rsid w:val="00921E99"/>
    <w:rsid w:val="00921F4F"/>
    <w:rsid w:val="00922B8B"/>
    <w:rsid w:val="00924483"/>
    <w:rsid w:val="00924CEA"/>
    <w:rsid w:val="009262B6"/>
    <w:rsid w:val="009263BB"/>
    <w:rsid w:val="00926966"/>
    <w:rsid w:val="00926A64"/>
    <w:rsid w:val="00926DCF"/>
    <w:rsid w:val="00927481"/>
    <w:rsid w:val="009274B1"/>
    <w:rsid w:val="009306D6"/>
    <w:rsid w:val="00930B46"/>
    <w:rsid w:val="00931656"/>
    <w:rsid w:val="00931DFC"/>
    <w:rsid w:val="009327CD"/>
    <w:rsid w:val="00932D15"/>
    <w:rsid w:val="0093327F"/>
    <w:rsid w:val="0093332D"/>
    <w:rsid w:val="009339C0"/>
    <w:rsid w:val="009339E5"/>
    <w:rsid w:val="00933A1F"/>
    <w:rsid w:val="00933CEF"/>
    <w:rsid w:val="00934D03"/>
    <w:rsid w:val="00934F17"/>
    <w:rsid w:val="00934F33"/>
    <w:rsid w:val="00934FD6"/>
    <w:rsid w:val="00935492"/>
    <w:rsid w:val="009358B1"/>
    <w:rsid w:val="00935FCE"/>
    <w:rsid w:val="009372BC"/>
    <w:rsid w:val="00937EA7"/>
    <w:rsid w:val="00937F04"/>
    <w:rsid w:val="009413BC"/>
    <w:rsid w:val="00943564"/>
    <w:rsid w:val="0094380A"/>
    <w:rsid w:val="00943AE2"/>
    <w:rsid w:val="009455AF"/>
    <w:rsid w:val="009456F5"/>
    <w:rsid w:val="0094640F"/>
    <w:rsid w:val="00946859"/>
    <w:rsid w:val="009468AC"/>
    <w:rsid w:val="009504B1"/>
    <w:rsid w:val="00950D4B"/>
    <w:rsid w:val="00950DFC"/>
    <w:rsid w:val="00951A02"/>
    <w:rsid w:val="0095201C"/>
    <w:rsid w:val="00952D37"/>
    <w:rsid w:val="00953151"/>
    <w:rsid w:val="009542E9"/>
    <w:rsid w:val="00954908"/>
    <w:rsid w:val="00955196"/>
    <w:rsid w:val="00955463"/>
    <w:rsid w:val="009561F8"/>
    <w:rsid w:val="00956546"/>
    <w:rsid w:val="009569E9"/>
    <w:rsid w:val="00956A45"/>
    <w:rsid w:val="00957870"/>
    <w:rsid w:val="00957A10"/>
    <w:rsid w:val="00957B2D"/>
    <w:rsid w:val="00960390"/>
    <w:rsid w:val="009616F1"/>
    <w:rsid w:val="009622B1"/>
    <w:rsid w:val="00962976"/>
    <w:rsid w:val="00962AAC"/>
    <w:rsid w:val="0096437D"/>
    <w:rsid w:val="00964665"/>
    <w:rsid w:val="009646A0"/>
    <w:rsid w:val="00965096"/>
    <w:rsid w:val="00965688"/>
    <w:rsid w:val="009656C3"/>
    <w:rsid w:val="009656D3"/>
    <w:rsid w:val="00965B68"/>
    <w:rsid w:val="00965F9F"/>
    <w:rsid w:val="009662E9"/>
    <w:rsid w:val="009674A3"/>
    <w:rsid w:val="00970A33"/>
    <w:rsid w:val="009716EC"/>
    <w:rsid w:val="00971C97"/>
    <w:rsid w:val="00972155"/>
    <w:rsid w:val="009725F4"/>
    <w:rsid w:val="0097321D"/>
    <w:rsid w:val="00973432"/>
    <w:rsid w:val="009735D9"/>
    <w:rsid w:val="00975084"/>
    <w:rsid w:val="00976B7D"/>
    <w:rsid w:val="009808A3"/>
    <w:rsid w:val="00980F15"/>
    <w:rsid w:val="00981DF8"/>
    <w:rsid w:val="00982C8F"/>
    <w:rsid w:val="00982D09"/>
    <w:rsid w:val="00982D1B"/>
    <w:rsid w:val="009836AB"/>
    <w:rsid w:val="009840D8"/>
    <w:rsid w:val="009844E1"/>
    <w:rsid w:val="009845A8"/>
    <w:rsid w:val="00984A62"/>
    <w:rsid w:val="009852DC"/>
    <w:rsid w:val="0098552E"/>
    <w:rsid w:val="00986C61"/>
    <w:rsid w:val="00986E86"/>
    <w:rsid w:val="0098701A"/>
    <w:rsid w:val="00987237"/>
    <w:rsid w:val="00987707"/>
    <w:rsid w:val="009879E4"/>
    <w:rsid w:val="00987B83"/>
    <w:rsid w:val="00987E5B"/>
    <w:rsid w:val="00987FF9"/>
    <w:rsid w:val="0099147B"/>
    <w:rsid w:val="009916E2"/>
    <w:rsid w:val="00992098"/>
    <w:rsid w:val="0099234D"/>
    <w:rsid w:val="00992480"/>
    <w:rsid w:val="00993A89"/>
    <w:rsid w:val="00993B21"/>
    <w:rsid w:val="0099460E"/>
    <w:rsid w:val="00994E08"/>
    <w:rsid w:val="00995551"/>
    <w:rsid w:val="00996BC6"/>
    <w:rsid w:val="00996D31"/>
    <w:rsid w:val="009970E3"/>
    <w:rsid w:val="0099713F"/>
    <w:rsid w:val="00997811"/>
    <w:rsid w:val="00997BC4"/>
    <w:rsid w:val="009A03A1"/>
    <w:rsid w:val="009A09FC"/>
    <w:rsid w:val="009A0A71"/>
    <w:rsid w:val="009A1399"/>
    <w:rsid w:val="009A215B"/>
    <w:rsid w:val="009A2501"/>
    <w:rsid w:val="009A2717"/>
    <w:rsid w:val="009A275F"/>
    <w:rsid w:val="009A278F"/>
    <w:rsid w:val="009A2CE6"/>
    <w:rsid w:val="009A2F94"/>
    <w:rsid w:val="009A32C7"/>
    <w:rsid w:val="009A42C7"/>
    <w:rsid w:val="009A433F"/>
    <w:rsid w:val="009A4349"/>
    <w:rsid w:val="009A4AE9"/>
    <w:rsid w:val="009A4D8D"/>
    <w:rsid w:val="009A4F9E"/>
    <w:rsid w:val="009A4FD7"/>
    <w:rsid w:val="009A5B53"/>
    <w:rsid w:val="009A631E"/>
    <w:rsid w:val="009A6DB2"/>
    <w:rsid w:val="009B0500"/>
    <w:rsid w:val="009B0691"/>
    <w:rsid w:val="009B0CAE"/>
    <w:rsid w:val="009B1351"/>
    <w:rsid w:val="009B25F5"/>
    <w:rsid w:val="009B2BCB"/>
    <w:rsid w:val="009B2D33"/>
    <w:rsid w:val="009B3226"/>
    <w:rsid w:val="009B3375"/>
    <w:rsid w:val="009B45A6"/>
    <w:rsid w:val="009B60E1"/>
    <w:rsid w:val="009B6B0C"/>
    <w:rsid w:val="009B6EC4"/>
    <w:rsid w:val="009B7428"/>
    <w:rsid w:val="009B74BB"/>
    <w:rsid w:val="009C0A43"/>
    <w:rsid w:val="009C16FB"/>
    <w:rsid w:val="009C1A03"/>
    <w:rsid w:val="009C1BA4"/>
    <w:rsid w:val="009C2182"/>
    <w:rsid w:val="009C2275"/>
    <w:rsid w:val="009C295B"/>
    <w:rsid w:val="009C38C9"/>
    <w:rsid w:val="009C3BCE"/>
    <w:rsid w:val="009C4DEF"/>
    <w:rsid w:val="009C642E"/>
    <w:rsid w:val="009C6543"/>
    <w:rsid w:val="009C743B"/>
    <w:rsid w:val="009D0440"/>
    <w:rsid w:val="009D09D9"/>
    <w:rsid w:val="009D0BEE"/>
    <w:rsid w:val="009D0F36"/>
    <w:rsid w:val="009D197C"/>
    <w:rsid w:val="009D24EE"/>
    <w:rsid w:val="009D2F0C"/>
    <w:rsid w:val="009D3211"/>
    <w:rsid w:val="009D3754"/>
    <w:rsid w:val="009D3761"/>
    <w:rsid w:val="009D4020"/>
    <w:rsid w:val="009D5698"/>
    <w:rsid w:val="009D7573"/>
    <w:rsid w:val="009D7AD8"/>
    <w:rsid w:val="009D7B7C"/>
    <w:rsid w:val="009E1828"/>
    <w:rsid w:val="009E19B5"/>
    <w:rsid w:val="009E285B"/>
    <w:rsid w:val="009E33D2"/>
    <w:rsid w:val="009E35FD"/>
    <w:rsid w:val="009E3B8E"/>
    <w:rsid w:val="009E43AB"/>
    <w:rsid w:val="009E454F"/>
    <w:rsid w:val="009E490B"/>
    <w:rsid w:val="009E4ADB"/>
    <w:rsid w:val="009E4DF7"/>
    <w:rsid w:val="009E5566"/>
    <w:rsid w:val="009E5A50"/>
    <w:rsid w:val="009E5A7C"/>
    <w:rsid w:val="009E6C7E"/>
    <w:rsid w:val="009E7696"/>
    <w:rsid w:val="009E7E75"/>
    <w:rsid w:val="009F0C6F"/>
    <w:rsid w:val="009F12A9"/>
    <w:rsid w:val="009F14CD"/>
    <w:rsid w:val="009F2180"/>
    <w:rsid w:val="009F2843"/>
    <w:rsid w:val="009F52DA"/>
    <w:rsid w:val="009F5FDD"/>
    <w:rsid w:val="009F620A"/>
    <w:rsid w:val="009F6D38"/>
    <w:rsid w:val="009F70AC"/>
    <w:rsid w:val="009F71F5"/>
    <w:rsid w:val="009F7319"/>
    <w:rsid w:val="009F7368"/>
    <w:rsid w:val="00A0065A"/>
    <w:rsid w:val="00A008E3"/>
    <w:rsid w:val="00A01366"/>
    <w:rsid w:val="00A0146C"/>
    <w:rsid w:val="00A02584"/>
    <w:rsid w:val="00A03813"/>
    <w:rsid w:val="00A03B6C"/>
    <w:rsid w:val="00A04692"/>
    <w:rsid w:val="00A04BF6"/>
    <w:rsid w:val="00A05329"/>
    <w:rsid w:val="00A06925"/>
    <w:rsid w:val="00A077F2"/>
    <w:rsid w:val="00A1024E"/>
    <w:rsid w:val="00A12ACE"/>
    <w:rsid w:val="00A12C8B"/>
    <w:rsid w:val="00A13008"/>
    <w:rsid w:val="00A130D9"/>
    <w:rsid w:val="00A1396F"/>
    <w:rsid w:val="00A15443"/>
    <w:rsid w:val="00A15D4A"/>
    <w:rsid w:val="00A16543"/>
    <w:rsid w:val="00A16C3B"/>
    <w:rsid w:val="00A1700F"/>
    <w:rsid w:val="00A171ED"/>
    <w:rsid w:val="00A17B69"/>
    <w:rsid w:val="00A203DB"/>
    <w:rsid w:val="00A24110"/>
    <w:rsid w:val="00A24A30"/>
    <w:rsid w:val="00A27231"/>
    <w:rsid w:val="00A27880"/>
    <w:rsid w:val="00A325F2"/>
    <w:rsid w:val="00A3280F"/>
    <w:rsid w:val="00A32B24"/>
    <w:rsid w:val="00A32CDF"/>
    <w:rsid w:val="00A3309D"/>
    <w:rsid w:val="00A34D40"/>
    <w:rsid w:val="00A35082"/>
    <w:rsid w:val="00A3536D"/>
    <w:rsid w:val="00A353AA"/>
    <w:rsid w:val="00A35C94"/>
    <w:rsid w:val="00A35E52"/>
    <w:rsid w:val="00A3649E"/>
    <w:rsid w:val="00A36652"/>
    <w:rsid w:val="00A36873"/>
    <w:rsid w:val="00A37483"/>
    <w:rsid w:val="00A4201F"/>
    <w:rsid w:val="00A4232B"/>
    <w:rsid w:val="00A4293A"/>
    <w:rsid w:val="00A42A39"/>
    <w:rsid w:val="00A42C9A"/>
    <w:rsid w:val="00A43624"/>
    <w:rsid w:val="00A436C6"/>
    <w:rsid w:val="00A455DE"/>
    <w:rsid w:val="00A45738"/>
    <w:rsid w:val="00A45748"/>
    <w:rsid w:val="00A46458"/>
    <w:rsid w:val="00A464C6"/>
    <w:rsid w:val="00A4697D"/>
    <w:rsid w:val="00A46C43"/>
    <w:rsid w:val="00A47324"/>
    <w:rsid w:val="00A509E8"/>
    <w:rsid w:val="00A51EE4"/>
    <w:rsid w:val="00A52542"/>
    <w:rsid w:val="00A526D8"/>
    <w:rsid w:val="00A52AFE"/>
    <w:rsid w:val="00A52EB2"/>
    <w:rsid w:val="00A53EC9"/>
    <w:rsid w:val="00A54AB0"/>
    <w:rsid w:val="00A56B07"/>
    <w:rsid w:val="00A576DC"/>
    <w:rsid w:val="00A577A3"/>
    <w:rsid w:val="00A602DE"/>
    <w:rsid w:val="00A604E7"/>
    <w:rsid w:val="00A60B26"/>
    <w:rsid w:val="00A60BA0"/>
    <w:rsid w:val="00A612E3"/>
    <w:rsid w:val="00A62A20"/>
    <w:rsid w:val="00A6320F"/>
    <w:rsid w:val="00A64E08"/>
    <w:rsid w:val="00A652EC"/>
    <w:rsid w:val="00A65C3D"/>
    <w:rsid w:val="00A663E2"/>
    <w:rsid w:val="00A664EB"/>
    <w:rsid w:val="00A6754E"/>
    <w:rsid w:val="00A7056D"/>
    <w:rsid w:val="00A71392"/>
    <w:rsid w:val="00A722D0"/>
    <w:rsid w:val="00A726D1"/>
    <w:rsid w:val="00A72F0D"/>
    <w:rsid w:val="00A746E7"/>
    <w:rsid w:val="00A76E31"/>
    <w:rsid w:val="00A77053"/>
    <w:rsid w:val="00A77EED"/>
    <w:rsid w:val="00A80B00"/>
    <w:rsid w:val="00A80BBF"/>
    <w:rsid w:val="00A80C4D"/>
    <w:rsid w:val="00A81E8A"/>
    <w:rsid w:val="00A81F60"/>
    <w:rsid w:val="00A81FCA"/>
    <w:rsid w:val="00A8204F"/>
    <w:rsid w:val="00A83597"/>
    <w:rsid w:val="00A83637"/>
    <w:rsid w:val="00A847C4"/>
    <w:rsid w:val="00A84F90"/>
    <w:rsid w:val="00A865A9"/>
    <w:rsid w:val="00A87119"/>
    <w:rsid w:val="00A87392"/>
    <w:rsid w:val="00A87AAE"/>
    <w:rsid w:val="00A92095"/>
    <w:rsid w:val="00A92884"/>
    <w:rsid w:val="00A939AF"/>
    <w:rsid w:val="00A9556B"/>
    <w:rsid w:val="00A95E7A"/>
    <w:rsid w:val="00A96A8F"/>
    <w:rsid w:val="00AA1034"/>
    <w:rsid w:val="00AA1A21"/>
    <w:rsid w:val="00AA26A6"/>
    <w:rsid w:val="00AA333F"/>
    <w:rsid w:val="00AA42B3"/>
    <w:rsid w:val="00AA47D1"/>
    <w:rsid w:val="00AA4B3D"/>
    <w:rsid w:val="00AA4C00"/>
    <w:rsid w:val="00AA79DD"/>
    <w:rsid w:val="00AA7DDD"/>
    <w:rsid w:val="00AA7EB8"/>
    <w:rsid w:val="00AB0738"/>
    <w:rsid w:val="00AB0D03"/>
    <w:rsid w:val="00AB2712"/>
    <w:rsid w:val="00AB508D"/>
    <w:rsid w:val="00AB57F8"/>
    <w:rsid w:val="00AB5CCC"/>
    <w:rsid w:val="00AB69AA"/>
    <w:rsid w:val="00AB6C00"/>
    <w:rsid w:val="00AB7E84"/>
    <w:rsid w:val="00AC036C"/>
    <w:rsid w:val="00AC0F0B"/>
    <w:rsid w:val="00AC2707"/>
    <w:rsid w:val="00AC374C"/>
    <w:rsid w:val="00AC411B"/>
    <w:rsid w:val="00AC414B"/>
    <w:rsid w:val="00AC4BA7"/>
    <w:rsid w:val="00AC4E59"/>
    <w:rsid w:val="00AC588F"/>
    <w:rsid w:val="00AC63DA"/>
    <w:rsid w:val="00AC6496"/>
    <w:rsid w:val="00AD03EB"/>
    <w:rsid w:val="00AD049C"/>
    <w:rsid w:val="00AD14F8"/>
    <w:rsid w:val="00AD17AA"/>
    <w:rsid w:val="00AD24B5"/>
    <w:rsid w:val="00AD379D"/>
    <w:rsid w:val="00AD42B3"/>
    <w:rsid w:val="00AD44B3"/>
    <w:rsid w:val="00AD5FFE"/>
    <w:rsid w:val="00AD60E8"/>
    <w:rsid w:val="00AD6D16"/>
    <w:rsid w:val="00AD7D37"/>
    <w:rsid w:val="00AE1311"/>
    <w:rsid w:val="00AE159B"/>
    <w:rsid w:val="00AE4128"/>
    <w:rsid w:val="00AE4AEB"/>
    <w:rsid w:val="00AE55E4"/>
    <w:rsid w:val="00AE5E67"/>
    <w:rsid w:val="00AE5FAD"/>
    <w:rsid w:val="00AE655F"/>
    <w:rsid w:val="00AE75AC"/>
    <w:rsid w:val="00AE79CF"/>
    <w:rsid w:val="00AE7E90"/>
    <w:rsid w:val="00AF0365"/>
    <w:rsid w:val="00AF04A7"/>
    <w:rsid w:val="00AF07C0"/>
    <w:rsid w:val="00AF0813"/>
    <w:rsid w:val="00AF0836"/>
    <w:rsid w:val="00AF0FAA"/>
    <w:rsid w:val="00AF1B52"/>
    <w:rsid w:val="00AF30EE"/>
    <w:rsid w:val="00AF3169"/>
    <w:rsid w:val="00AF3705"/>
    <w:rsid w:val="00AF50F1"/>
    <w:rsid w:val="00AF52CE"/>
    <w:rsid w:val="00AF5AD2"/>
    <w:rsid w:val="00AF609B"/>
    <w:rsid w:val="00AF6222"/>
    <w:rsid w:val="00AF6B05"/>
    <w:rsid w:val="00AF729E"/>
    <w:rsid w:val="00AF7478"/>
    <w:rsid w:val="00AF761E"/>
    <w:rsid w:val="00B00DDC"/>
    <w:rsid w:val="00B03D14"/>
    <w:rsid w:val="00B03D6E"/>
    <w:rsid w:val="00B03E44"/>
    <w:rsid w:val="00B04688"/>
    <w:rsid w:val="00B04C27"/>
    <w:rsid w:val="00B052E6"/>
    <w:rsid w:val="00B05B49"/>
    <w:rsid w:val="00B06053"/>
    <w:rsid w:val="00B06404"/>
    <w:rsid w:val="00B067F1"/>
    <w:rsid w:val="00B072AD"/>
    <w:rsid w:val="00B0738B"/>
    <w:rsid w:val="00B10816"/>
    <w:rsid w:val="00B1095A"/>
    <w:rsid w:val="00B10E85"/>
    <w:rsid w:val="00B11E1B"/>
    <w:rsid w:val="00B12026"/>
    <w:rsid w:val="00B12291"/>
    <w:rsid w:val="00B13699"/>
    <w:rsid w:val="00B13B96"/>
    <w:rsid w:val="00B14882"/>
    <w:rsid w:val="00B14F38"/>
    <w:rsid w:val="00B1563C"/>
    <w:rsid w:val="00B15B65"/>
    <w:rsid w:val="00B162EE"/>
    <w:rsid w:val="00B16410"/>
    <w:rsid w:val="00B16EAF"/>
    <w:rsid w:val="00B20B37"/>
    <w:rsid w:val="00B20E5E"/>
    <w:rsid w:val="00B21830"/>
    <w:rsid w:val="00B22D14"/>
    <w:rsid w:val="00B22EB8"/>
    <w:rsid w:val="00B22FB6"/>
    <w:rsid w:val="00B2372E"/>
    <w:rsid w:val="00B2498F"/>
    <w:rsid w:val="00B24A7C"/>
    <w:rsid w:val="00B2550B"/>
    <w:rsid w:val="00B25D8F"/>
    <w:rsid w:val="00B270AB"/>
    <w:rsid w:val="00B27149"/>
    <w:rsid w:val="00B30330"/>
    <w:rsid w:val="00B30613"/>
    <w:rsid w:val="00B30FF4"/>
    <w:rsid w:val="00B31108"/>
    <w:rsid w:val="00B312C2"/>
    <w:rsid w:val="00B318A6"/>
    <w:rsid w:val="00B33EB6"/>
    <w:rsid w:val="00B33F9F"/>
    <w:rsid w:val="00B34CC6"/>
    <w:rsid w:val="00B34F2E"/>
    <w:rsid w:val="00B35649"/>
    <w:rsid w:val="00B36913"/>
    <w:rsid w:val="00B3745B"/>
    <w:rsid w:val="00B409F9"/>
    <w:rsid w:val="00B413E8"/>
    <w:rsid w:val="00B41AAB"/>
    <w:rsid w:val="00B42892"/>
    <w:rsid w:val="00B43D0F"/>
    <w:rsid w:val="00B446BA"/>
    <w:rsid w:val="00B44DEE"/>
    <w:rsid w:val="00B45B7F"/>
    <w:rsid w:val="00B45C25"/>
    <w:rsid w:val="00B4619E"/>
    <w:rsid w:val="00B464F8"/>
    <w:rsid w:val="00B47B70"/>
    <w:rsid w:val="00B502A6"/>
    <w:rsid w:val="00B51821"/>
    <w:rsid w:val="00B524B1"/>
    <w:rsid w:val="00B52601"/>
    <w:rsid w:val="00B526E6"/>
    <w:rsid w:val="00B5375E"/>
    <w:rsid w:val="00B5399F"/>
    <w:rsid w:val="00B53F8E"/>
    <w:rsid w:val="00B5537A"/>
    <w:rsid w:val="00B55817"/>
    <w:rsid w:val="00B55FE7"/>
    <w:rsid w:val="00B56936"/>
    <w:rsid w:val="00B571F3"/>
    <w:rsid w:val="00B57B78"/>
    <w:rsid w:val="00B57BD6"/>
    <w:rsid w:val="00B60A4A"/>
    <w:rsid w:val="00B60E03"/>
    <w:rsid w:val="00B615A2"/>
    <w:rsid w:val="00B62113"/>
    <w:rsid w:val="00B6279B"/>
    <w:rsid w:val="00B631D3"/>
    <w:rsid w:val="00B637E1"/>
    <w:rsid w:val="00B64435"/>
    <w:rsid w:val="00B65406"/>
    <w:rsid w:val="00B655F4"/>
    <w:rsid w:val="00B65E01"/>
    <w:rsid w:val="00B6676A"/>
    <w:rsid w:val="00B671F8"/>
    <w:rsid w:val="00B67A04"/>
    <w:rsid w:val="00B67D88"/>
    <w:rsid w:val="00B70844"/>
    <w:rsid w:val="00B70F26"/>
    <w:rsid w:val="00B710A6"/>
    <w:rsid w:val="00B710AF"/>
    <w:rsid w:val="00B7114C"/>
    <w:rsid w:val="00B71979"/>
    <w:rsid w:val="00B71D2D"/>
    <w:rsid w:val="00B7211F"/>
    <w:rsid w:val="00B722FD"/>
    <w:rsid w:val="00B72675"/>
    <w:rsid w:val="00B7317A"/>
    <w:rsid w:val="00B73619"/>
    <w:rsid w:val="00B73831"/>
    <w:rsid w:val="00B73AB6"/>
    <w:rsid w:val="00B748D7"/>
    <w:rsid w:val="00B751EA"/>
    <w:rsid w:val="00B760F1"/>
    <w:rsid w:val="00B76F92"/>
    <w:rsid w:val="00B774FE"/>
    <w:rsid w:val="00B7759F"/>
    <w:rsid w:val="00B8005D"/>
    <w:rsid w:val="00B813D5"/>
    <w:rsid w:val="00B81CDA"/>
    <w:rsid w:val="00B8209F"/>
    <w:rsid w:val="00B8220F"/>
    <w:rsid w:val="00B82720"/>
    <w:rsid w:val="00B82908"/>
    <w:rsid w:val="00B83055"/>
    <w:rsid w:val="00B83733"/>
    <w:rsid w:val="00B837B7"/>
    <w:rsid w:val="00B837D1"/>
    <w:rsid w:val="00B83B3C"/>
    <w:rsid w:val="00B84608"/>
    <w:rsid w:val="00B852D4"/>
    <w:rsid w:val="00B85615"/>
    <w:rsid w:val="00B856B4"/>
    <w:rsid w:val="00B859D4"/>
    <w:rsid w:val="00B85EDB"/>
    <w:rsid w:val="00B86199"/>
    <w:rsid w:val="00B86415"/>
    <w:rsid w:val="00B869F5"/>
    <w:rsid w:val="00B86DEF"/>
    <w:rsid w:val="00B87165"/>
    <w:rsid w:val="00B901DB"/>
    <w:rsid w:val="00B90602"/>
    <w:rsid w:val="00B91830"/>
    <w:rsid w:val="00B928ED"/>
    <w:rsid w:val="00B92B14"/>
    <w:rsid w:val="00B9368F"/>
    <w:rsid w:val="00B93730"/>
    <w:rsid w:val="00B9452D"/>
    <w:rsid w:val="00B94766"/>
    <w:rsid w:val="00B94E02"/>
    <w:rsid w:val="00B9542B"/>
    <w:rsid w:val="00B966B7"/>
    <w:rsid w:val="00B97A2C"/>
    <w:rsid w:val="00B97FE1"/>
    <w:rsid w:val="00BA03F1"/>
    <w:rsid w:val="00BA04F4"/>
    <w:rsid w:val="00BA275E"/>
    <w:rsid w:val="00BA2898"/>
    <w:rsid w:val="00BA2C1D"/>
    <w:rsid w:val="00BA30DB"/>
    <w:rsid w:val="00BA31B7"/>
    <w:rsid w:val="00BA40E8"/>
    <w:rsid w:val="00BA41AF"/>
    <w:rsid w:val="00BA42CB"/>
    <w:rsid w:val="00BA44FB"/>
    <w:rsid w:val="00BA512B"/>
    <w:rsid w:val="00BA5427"/>
    <w:rsid w:val="00BA5B34"/>
    <w:rsid w:val="00BA6C8C"/>
    <w:rsid w:val="00BA71F7"/>
    <w:rsid w:val="00BA7386"/>
    <w:rsid w:val="00BB1A43"/>
    <w:rsid w:val="00BB2417"/>
    <w:rsid w:val="00BB24AB"/>
    <w:rsid w:val="00BB3141"/>
    <w:rsid w:val="00BB3AB6"/>
    <w:rsid w:val="00BB448A"/>
    <w:rsid w:val="00BB457A"/>
    <w:rsid w:val="00BB4889"/>
    <w:rsid w:val="00BB4B49"/>
    <w:rsid w:val="00BB4EB6"/>
    <w:rsid w:val="00BB5CF7"/>
    <w:rsid w:val="00BB6DAC"/>
    <w:rsid w:val="00BB77F6"/>
    <w:rsid w:val="00BC07B5"/>
    <w:rsid w:val="00BC09D3"/>
    <w:rsid w:val="00BC0E1B"/>
    <w:rsid w:val="00BC1F65"/>
    <w:rsid w:val="00BC2824"/>
    <w:rsid w:val="00BC2DE7"/>
    <w:rsid w:val="00BC2ECC"/>
    <w:rsid w:val="00BC2F7A"/>
    <w:rsid w:val="00BC356D"/>
    <w:rsid w:val="00BC377A"/>
    <w:rsid w:val="00BC4D14"/>
    <w:rsid w:val="00BC5FDC"/>
    <w:rsid w:val="00BC67A4"/>
    <w:rsid w:val="00BC6AB5"/>
    <w:rsid w:val="00BC7190"/>
    <w:rsid w:val="00BC79EE"/>
    <w:rsid w:val="00BC7ED4"/>
    <w:rsid w:val="00BD0437"/>
    <w:rsid w:val="00BD0E2C"/>
    <w:rsid w:val="00BD12A5"/>
    <w:rsid w:val="00BD1652"/>
    <w:rsid w:val="00BD2F72"/>
    <w:rsid w:val="00BD369C"/>
    <w:rsid w:val="00BD5C1C"/>
    <w:rsid w:val="00BD7CF1"/>
    <w:rsid w:val="00BE0217"/>
    <w:rsid w:val="00BE1693"/>
    <w:rsid w:val="00BE28DB"/>
    <w:rsid w:val="00BE2F19"/>
    <w:rsid w:val="00BE2FC7"/>
    <w:rsid w:val="00BE3141"/>
    <w:rsid w:val="00BE3206"/>
    <w:rsid w:val="00BE3C93"/>
    <w:rsid w:val="00BE448E"/>
    <w:rsid w:val="00BE5B89"/>
    <w:rsid w:val="00BE5DD7"/>
    <w:rsid w:val="00BE6050"/>
    <w:rsid w:val="00BE6985"/>
    <w:rsid w:val="00BE7613"/>
    <w:rsid w:val="00BE776A"/>
    <w:rsid w:val="00BE7C2C"/>
    <w:rsid w:val="00BF17FC"/>
    <w:rsid w:val="00BF1892"/>
    <w:rsid w:val="00BF1DC5"/>
    <w:rsid w:val="00BF24A2"/>
    <w:rsid w:val="00BF2B31"/>
    <w:rsid w:val="00BF353A"/>
    <w:rsid w:val="00BF3DEE"/>
    <w:rsid w:val="00BF4B4E"/>
    <w:rsid w:val="00BF4B83"/>
    <w:rsid w:val="00BF52EB"/>
    <w:rsid w:val="00BF548C"/>
    <w:rsid w:val="00BF593E"/>
    <w:rsid w:val="00BF60A0"/>
    <w:rsid w:val="00BF63A7"/>
    <w:rsid w:val="00BF644B"/>
    <w:rsid w:val="00BF7107"/>
    <w:rsid w:val="00BF73D1"/>
    <w:rsid w:val="00C01DDD"/>
    <w:rsid w:val="00C020BE"/>
    <w:rsid w:val="00C022E5"/>
    <w:rsid w:val="00C0235A"/>
    <w:rsid w:val="00C02DEC"/>
    <w:rsid w:val="00C02F36"/>
    <w:rsid w:val="00C0359C"/>
    <w:rsid w:val="00C045F8"/>
    <w:rsid w:val="00C06212"/>
    <w:rsid w:val="00C064C8"/>
    <w:rsid w:val="00C064F1"/>
    <w:rsid w:val="00C0684F"/>
    <w:rsid w:val="00C068C2"/>
    <w:rsid w:val="00C07773"/>
    <w:rsid w:val="00C07B80"/>
    <w:rsid w:val="00C07D8C"/>
    <w:rsid w:val="00C1019C"/>
    <w:rsid w:val="00C10227"/>
    <w:rsid w:val="00C111ED"/>
    <w:rsid w:val="00C11B90"/>
    <w:rsid w:val="00C13D71"/>
    <w:rsid w:val="00C13F59"/>
    <w:rsid w:val="00C144CE"/>
    <w:rsid w:val="00C14FDB"/>
    <w:rsid w:val="00C155DC"/>
    <w:rsid w:val="00C161CB"/>
    <w:rsid w:val="00C163BA"/>
    <w:rsid w:val="00C1659A"/>
    <w:rsid w:val="00C1702C"/>
    <w:rsid w:val="00C17245"/>
    <w:rsid w:val="00C175CE"/>
    <w:rsid w:val="00C17E5F"/>
    <w:rsid w:val="00C17E90"/>
    <w:rsid w:val="00C20711"/>
    <w:rsid w:val="00C22143"/>
    <w:rsid w:val="00C22D9A"/>
    <w:rsid w:val="00C23432"/>
    <w:rsid w:val="00C234E8"/>
    <w:rsid w:val="00C2452E"/>
    <w:rsid w:val="00C25AC2"/>
    <w:rsid w:val="00C26981"/>
    <w:rsid w:val="00C26C7E"/>
    <w:rsid w:val="00C27EAE"/>
    <w:rsid w:val="00C302C8"/>
    <w:rsid w:val="00C304DC"/>
    <w:rsid w:val="00C3158F"/>
    <w:rsid w:val="00C31BB7"/>
    <w:rsid w:val="00C321D0"/>
    <w:rsid w:val="00C32C1E"/>
    <w:rsid w:val="00C32ED2"/>
    <w:rsid w:val="00C332A7"/>
    <w:rsid w:val="00C3334B"/>
    <w:rsid w:val="00C34F13"/>
    <w:rsid w:val="00C352DB"/>
    <w:rsid w:val="00C35F77"/>
    <w:rsid w:val="00C367DF"/>
    <w:rsid w:val="00C37408"/>
    <w:rsid w:val="00C37EE1"/>
    <w:rsid w:val="00C405BB"/>
    <w:rsid w:val="00C413CA"/>
    <w:rsid w:val="00C4264B"/>
    <w:rsid w:val="00C440E0"/>
    <w:rsid w:val="00C44AA2"/>
    <w:rsid w:val="00C45140"/>
    <w:rsid w:val="00C46A53"/>
    <w:rsid w:val="00C47859"/>
    <w:rsid w:val="00C51946"/>
    <w:rsid w:val="00C52161"/>
    <w:rsid w:val="00C52494"/>
    <w:rsid w:val="00C52D0A"/>
    <w:rsid w:val="00C53A02"/>
    <w:rsid w:val="00C54AFC"/>
    <w:rsid w:val="00C54FA2"/>
    <w:rsid w:val="00C556B0"/>
    <w:rsid w:val="00C55796"/>
    <w:rsid w:val="00C55ACB"/>
    <w:rsid w:val="00C5666B"/>
    <w:rsid w:val="00C57294"/>
    <w:rsid w:val="00C60A1F"/>
    <w:rsid w:val="00C60A60"/>
    <w:rsid w:val="00C61FFE"/>
    <w:rsid w:val="00C621EB"/>
    <w:rsid w:val="00C6228E"/>
    <w:rsid w:val="00C62299"/>
    <w:rsid w:val="00C626CA"/>
    <w:rsid w:val="00C6301D"/>
    <w:rsid w:val="00C63A32"/>
    <w:rsid w:val="00C63E73"/>
    <w:rsid w:val="00C6466F"/>
    <w:rsid w:val="00C653C0"/>
    <w:rsid w:val="00C66681"/>
    <w:rsid w:val="00C66967"/>
    <w:rsid w:val="00C66EF8"/>
    <w:rsid w:val="00C67099"/>
    <w:rsid w:val="00C6728A"/>
    <w:rsid w:val="00C67AAE"/>
    <w:rsid w:val="00C67E94"/>
    <w:rsid w:val="00C70487"/>
    <w:rsid w:val="00C70F76"/>
    <w:rsid w:val="00C71662"/>
    <w:rsid w:val="00C7166C"/>
    <w:rsid w:val="00C7173C"/>
    <w:rsid w:val="00C72154"/>
    <w:rsid w:val="00C7225F"/>
    <w:rsid w:val="00C72A18"/>
    <w:rsid w:val="00C734A7"/>
    <w:rsid w:val="00C73F4C"/>
    <w:rsid w:val="00C74593"/>
    <w:rsid w:val="00C74E1E"/>
    <w:rsid w:val="00C75749"/>
    <w:rsid w:val="00C75EB4"/>
    <w:rsid w:val="00C760A5"/>
    <w:rsid w:val="00C76838"/>
    <w:rsid w:val="00C770B4"/>
    <w:rsid w:val="00C7766D"/>
    <w:rsid w:val="00C7781E"/>
    <w:rsid w:val="00C77E25"/>
    <w:rsid w:val="00C77F60"/>
    <w:rsid w:val="00C800E8"/>
    <w:rsid w:val="00C8150A"/>
    <w:rsid w:val="00C83175"/>
    <w:rsid w:val="00C832E1"/>
    <w:rsid w:val="00C83599"/>
    <w:rsid w:val="00C83CB6"/>
    <w:rsid w:val="00C85128"/>
    <w:rsid w:val="00C85973"/>
    <w:rsid w:val="00C85C91"/>
    <w:rsid w:val="00C879DC"/>
    <w:rsid w:val="00C90118"/>
    <w:rsid w:val="00C91400"/>
    <w:rsid w:val="00C91DA8"/>
    <w:rsid w:val="00C92979"/>
    <w:rsid w:val="00C931BA"/>
    <w:rsid w:val="00C937CB"/>
    <w:rsid w:val="00C93914"/>
    <w:rsid w:val="00C946E7"/>
    <w:rsid w:val="00C9559B"/>
    <w:rsid w:val="00C961A9"/>
    <w:rsid w:val="00C96CA8"/>
    <w:rsid w:val="00C96DEC"/>
    <w:rsid w:val="00C96E0B"/>
    <w:rsid w:val="00C97F1C"/>
    <w:rsid w:val="00CA0CE0"/>
    <w:rsid w:val="00CA0D5C"/>
    <w:rsid w:val="00CA0E2B"/>
    <w:rsid w:val="00CA1794"/>
    <w:rsid w:val="00CA1ED8"/>
    <w:rsid w:val="00CA3068"/>
    <w:rsid w:val="00CA3B94"/>
    <w:rsid w:val="00CA3D3A"/>
    <w:rsid w:val="00CA4E2A"/>
    <w:rsid w:val="00CA55A9"/>
    <w:rsid w:val="00CA5954"/>
    <w:rsid w:val="00CA6E66"/>
    <w:rsid w:val="00CA7376"/>
    <w:rsid w:val="00CA7A5D"/>
    <w:rsid w:val="00CB0605"/>
    <w:rsid w:val="00CB0726"/>
    <w:rsid w:val="00CB0759"/>
    <w:rsid w:val="00CB0761"/>
    <w:rsid w:val="00CB0990"/>
    <w:rsid w:val="00CB0C90"/>
    <w:rsid w:val="00CB1804"/>
    <w:rsid w:val="00CB18CD"/>
    <w:rsid w:val="00CB3AC6"/>
    <w:rsid w:val="00CB46BB"/>
    <w:rsid w:val="00CB5387"/>
    <w:rsid w:val="00CB551D"/>
    <w:rsid w:val="00CB5BE3"/>
    <w:rsid w:val="00CB5E12"/>
    <w:rsid w:val="00CB7790"/>
    <w:rsid w:val="00CB7991"/>
    <w:rsid w:val="00CC0CC6"/>
    <w:rsid w:val="00CC10F7"/>
    <w:rsid w:val="00CC20FE"/>
    <w:rsid w:val="00CC2492"/>
    <w:rsid w:val="00CC2E07"/>
    <w:rsid w:val="00CC3E76"/>
    <w:rsid w:val="00CC4302"/>
    <w:rsid w:val="00CC51E6"/>
    <w:rsid w:val="00CC5A84"/>
    <w:rsid w:val="00CC617A"/>
    <w:rsid w:val="00CC6289"/>
    <w:rsid w:val="00CC7066"/>
    <w:rsid w:val="00CD01AE"/>
    <w:rsid w:val="00CD0334"/>
    <w:rsid w:val="00CD0789"/>
    <w:rsid w:val="00CD0CA0"/>
    <w:rsid w:val="00CD0D97"/>
    <w:rsid w:val="00CD103A"/>
    <w:rsid w:val="00CD13CA"/>
    <w:rsid w:val="00CD1C2B"/>
    <w:rsid w:val="00CD1CB3"/>
    <w:rsid w:val="00CD1DEE"/>
    <w:rsid w:val="00CD3097"/>
    <w:rsid w:val="00CD34DB"/>
    <w:rsid w:val="00CD367D"/>
    <w:rsid w:val="00CD3ADB"/>
    <w:rsid w:val="00CD3F99"/>
    <w:rsid w:val="00CD4FA7"/>
    <w:rsid w:val="00CD5536"/>
    <w:rsid w:val="00CD620B"/>
    <w:rsid w:val="00CD6604"/>
    <w:rsid w:val="00CD673E"/>
    <w:rsid w:val="00CE0105"/>
    <w:rsid w:val="00CE0900"/>
    <w:rsid w:val="00CE10EF"/>
    <w:rsid w:val="00CE1163"/>
    <w:rsid w:val="00CE12BF"/>
    <w:rsid w:val="00CE1535"/>
    <w:rsid w:val="00CE1742"/>
    <w:rsid w:val="00CE2907"/>
    <w:rsid w:val="00CE2B29"/>
    <w:rsid w:val="00CE3569"/>
    <w:rsid w:val="00CE3997"/>
    <w:rsid w:val="00CE3BAB"/>
    <w:rsid w:val="00CE3DA1"/>
    <w:rsid w:val="00CE4C99"/>
    <w:rsid w:val="00CE4FD0"/>
    <w:rsid w:val="00CE4FD7"/>
    <w:rsid w:val="00CE5D2D"/>
    <w:rsid w:val="00CE75E0"/>
    <w:rsid w:val="00CF02B7"/>
    <w:rsid w:val="00CF1686"/>
    <w:rsid w:val="00CF2BC8"/>
    <w:rsid w:val="00CF452A"/>
    <w:rsid w:val="00CF6D66"/>
    <w:rsid w:val="00CF7AC1"/>
    <w:rsid w:val="00D00567"/>
    <w:rsid w:val="00D00628"/>
    <w:rsid w:val="00D007E2"/>
    <w:rsid w:val="00D00DC0"/>
    <w:rsid w:val="00D01248"/>
    <w:rsid w:val="00D012E7"/>
    <w:rsid w:val="00D026DF"/>
    <w:rsid w:val="00D02739"/>
    <w:rsid w:val="00D033F0"/>
    <w:rsid w:val="00D03A27"/>
    <w:rsid w:val="00D05379"/>
    <w:rsid w:val="00D05A02"/>
    <w:rsid w:val="00D05E02"/>
    <w:rsid w:val="00D05F3F"/>
    <w:rsid w:val="00D06572"/>
    <w:rsid w:val="00D06BA6"/>
    <w:rsid w:val="00D06EA2"/>
    <w:rsid w:val="00D073BA"/>
    <w:rsid w:val="00D07746"/>
    <w:rsid w:val="00D10FB6"/>
    <w:rsid w:val="00D112E1"/>
    <w:rsid w:val="00D114EA"/>
    <w:rsid w:val="00D12495"/>
    <w:rsid w:val="00D13256"/>
    <w:rsid w:val="00D13A16"/>
    <w:rsid w:val="00D13C5E"/>
    <w:rsid w:val="00D14B82"/>
    <w:rsid w:val="00D15364"/>
    <w:rsid w:val="00D1568C"/>
    <w:rsid w:val="00D16517"/>
    <w:rsid w:val="00D16821"/>
    <w:rsid w:val="00D16887"/>
    <w:rsid w:val="00D169C6"/>
    <w:rsid w:val="00D175E3"/>
    <w:rsid w:val="00D17620"/>
    <w:rsid w:val="00D17EC0"/>
    <w:rsid w:val="00D2142E"/>
    <w:rsid w:val="00D22405"/>
    <w:rsid w:val="00D22C39"/>
    <w:rsid w:val="00D22D4A"/>
    <w:rsid w:val="00D23674"/>
    <w:rsid w:val="00D23992"/>
    <w:rsid w:val="00D24062"/>
    <w:rsid w:val="00D2406A"/>
    <w:rsid w:val="00D24D23"/>
    <w:rsid w:val="00D2500F"/>
    <w:rsid w:val="00D26B76"/>
    <w:rsid w:val="00D27595"/>
    <w:rsid w:val="00D275AD"/>
    <w:rsid w:val="00D275CF"/>
    <w:rsid w:val="00D27725"/>
    <w:rsid w:val="00D305DA"/>
    <w:rsid w:val="00D306DD"/>
    <w:rsid w:val="00D307B6"/>
    <w:rsid w:val="00D31E3B"/>
    <w:rsid w:val="00D31F84"/>
    <w:rsid w:val="00D3281A"/>
    <w:rsid w:val="00D32BCB"/>
    <w:rsid w:val="00D330DC"/>
    <w:rsid w:val="00D34130"/>
    <w:rsid w:val="00D342B0"/>
    <w:rsid w:val="00D351C9"/>
    <w:rsid w:val="00D35212"/>
    <w:rsid w:val="00D353E8"/>
    <w:rsid w:val="00D36E63"/>
    <w:rsid w:val="00D371B8"/>
    <w:rsid w:val="00D405BA"/>
    <w:rsid w:val="00D40A4F"/>
    <w:rsid w:val="00D40EA7"/>
    <w:rsid w:val="00D41523"/>
    <w:rsid w:val="00D416B7"/>
    <w:rsid w:val="00D41906"/>
    <w:rsid w:val="00D41BB6"/>
    <w:rsid w:val="00D42BF5"/>
    <w:rsid w:val="00D42CEF"/>
    <w:rsid w:val="00D433A4"/>
    <w:rsid w:val="00D44C98"/>
    <w:rsid w:val="00D4572B"/>
    <w:rsid w:val="00D45A06"/>
    <w:rsid w:val="00D45E50"/>
    <w:rsid w:val="00D461D2"/>
    <w:rsid w:val="00D46D23"/>
    <w:rsid w:val="00D47298"/>
    <w:rsid w:val="00D52355"/>
    <w:rsid w:val="00D53B43"/>
    <w:rsid w:val="00D53D03"/>
    <w:rsid w:val="00D5485A"/>
    <w:rsid w:val="00D54965"/>
    <w:rsid w:val="00D549E2"/>
    <w:rsid w:val="00D54D9B"/>
    <w:rsid w:val="00D553D5"/>
    <w:rsid w:val="00D55941"/>
    <w:rsid w:val="00D567E6"/>
    <w:rsid w:val="00D569C6"/>
    <w:rsid w:val="00D576D4"/>
    <w:rsid w:val="00D615B1"/>
    <w:rsid w:val="00D62277"/>
    <w:rsid w:val="00D622B4"/>
    <w:rsid w:val="00D6403A"/>
    <w:rsid w:val="00D6416C"/>
    <w:rsid w:val="00D64801"/>
    <w:rsid w:val="00D649F4"/>
    <w:rsid w:val="00D6513F"/>
    <w:rsid w:val="00D65B5C"/>
    <w:rsid w:val="00D662D5"/>
    <w:rsid w:val="00D6732B"/>
    <w:rsid w:val="00D70064"/>
    <w:rsid w:val="00D732CF"/>
    <w:rsid w:val="00D741EB"/>
    <w:rsid w:val="00D75FBE"/>
    <w:rsid w:val="00D764F5"/>
    <w:rsid w:val="00D76B8D"/>
    <w:rsid w:val="00D76E69"/>
    <w:rsid w:val="00D77D30"/>
    <w:rsid w:val="00D801E6"/>
    <w:rsid w:val="00D80614"/>
    <w:rsid w:val="00D8065A"/>
    <w:rsid w:val="00D8093D"/>
    <w:rsid w:val="00D81CD2"/>
    <w:rsid w:val="00D836DD"/>
    <w:rsid w:val="00D8534A"/>
    <w:rsid w:val="00D859CC"/>
    <w:rsid w:val="00D86710"/>
    <w:rsid w:val="00D86C44"/>
    <w:rsid w:val="00D91C26"/>
    <w:rsid w:val="00D91E0E"/>
    <w:rsid w:val="00DA078C"/>
    <w:rsid w:val="00DA07D4"/>
    <w:rsid w:val="00DA0A7D"/>
    <w:rsid w:val="00DA0D56"/>
    <w:rsid w:val="00DA0D96"/>
    <w:rsid w:val="00DA0F16"/>
    <w:rsid w:val="00DA1388"/>
    <w:rsid w:val="00DA1A0C"/>
    <w:rsid w:val="00DA1FC8"/>
    <w:rsid w:val="00DA220A"/>
    <w:rsid w:val="00DA255B"/>
    <w:rsid w:val="00DA2CFF"/>
    <w:rsid w:val="00DA2F80"/>
    <w:rsid w:val="00DA3144"/>
    <w:rsid w:val="00DA4F88"/>
    <w:rsid w:val="00DA57C0"/>
    <w:rsid w:val="00DA5991"/>
    <w:rsid w:val="00DA6317"/>
    <w:rsid w:val="00DA66BA"/>
    <w:rsid w:val="00DA7235"/>
    <w:rsid w:val="00DA7309"/>
    <w:rsid w:val="00DA7DA4"/>
    <w:rsid w:val="00DA7E95"/>
    <w:rsid w:val="00DB0287"/>
    <w:rsid w:val="00DB02B3"/>
    <w:rsid w:val="00DB0483"/>
    <w:rsid w:val="00DB0B18"/>
    <w:rsid w:val="00DB10BF"/>
    <w:rsid w:val="00DB1182"/>
    <w:rsid w:val="00DB12FB"/>
    <w:rsid w:val="00DB214F"/>
    <w:rsid w:val="00DB2D30"/>
    <w:rsid w:val="00DB3D40"/>
    <w:rsid w:val="00DB3E88"/>
    <w:rsid w:val="00DB3F3E"/>
    <w:rsid w:val="00DB4298"/>
    <w:rsid w:val="00DB4396"/>
    <w:rsid w:val="00DB466B"/>
    <w:rsid w:val="00DB5A59"/>
    <w:rsid w:val="00DC094E"/>
    <w:rsid w:val="00DC0CDA"/>
    <w:rsid w:val="00DC1AF2"/>
    <w:rsid w:val="00DC24DF"/>
    <w:rsid w:val="00DC2719"/>
    <w:rsid w:val="00DC3A63"/>
    <w:rsid w:val="00DC403F"/>
    <w:rsid w:val="00DC4672"/>
    <w:rsid w:val="00DC47C9"/>
    <w:rsid w:val="00DC529B"/>
    <w:rsid w:val="00DC5607"/>
    <w:rsid w:val="00DC5BE4"/>
    <w:rsid w:val="00DC5C31"/>
    <w:rsid w:val="00DC5C49"/>
    <w:rsid w:val="00DC6079"/>
    <w:rsid w:val="00DC6212"/>
    <w:rsid w:val="00DC6282"/>
    <w:rsid w:val="00DC6C28"/>
    <w:rsid w:val="00DC6C76"/>
    <w:rsid w:val="00DC7779"/>
    <w:rsid w:val="00DC7EC4"/>
    <w:rsid w:val="00DD0B33"/>
    <w:rsid w:val="00DD10BB"/>
    <w:rsid w:val="00DD1D22"/>
    <w:rsid w:val="00DD2982"/>
    <w:rsid w:val="00DD45B0"/>
    <w:rsid w:val="00DD45F3"/>
    <w:rsid w:val="00DD4E3F"/>
    <w:rsid w:val="00DD4E97"/>
    <w:rsid w:val="00DD57A8"/>
    <w:rsid w:val="00DD5DD5"/>
    <w:rsid w:val="00DD632B"/>
    <w:rsid w:val="00DD6653"/>
    <w:rsid w:val="00DE016E"/>
    <w:rsid w:val="00DE0523"/>
    <w:rsid w:val="00DE0A79"/>
    <w:rsid w:val="00DE0CF0"/>
    <w:rsid w:val="00DE18C3"/>
    <w:rsid w:val="00DE321A"/>
    <w:rsid w:val="00DE334D"/>
    <w:rsid w:val="00DE360E"/>
    <w:rsid w:val="00DE3E70"/>
    <w:rsid w:val="00DE4116"/>
    <w:rsid w:val="00DE4766"/>
    <w:rsid w:val="00DE5343"/>
    <w:rsid w:val="00DE563A"/>
    <w:rsid w:val="00DE626C"/>
    <w:rsid w:val="00DF135A"/>
    <w:rsid w:val="00DF1510"/>
    <w:rsid w:val="00DF2EAE"/>
    <w:rsid w:val="00DF31F1"/>
    <w:rsid w:val="00DF3D2F"/>
    <w:rsid w:val="00DF4635"/>
    <w:rsid w:val="00DF49EF"/>
    <w:rsid w:val="00DF5317"/>
    <w:rsid w:val="00DF636A"/>
    <w:rsid w:val="00DF6B16"/>
    <w:rsid w:val="00DF768F"/>
    <w:rsid w:val="00E00362"/>
    <w:rsid w:val="00E00DF5"/>
    <w:rsid w:val="00E0121A"/>
    <w:rsid w:val="00E02000"/>
    <w:rsid w:val="00E02837"/>
    <w:rsid w:val="00E02BCF"/>
    <w:rsid w:val="00E02D90"/>
    <w:rsid w:val="00E03AD9"/>
    <w:rsid w:val="00E04BD4"/>
    <w:rsid w:val="00E063F5"/>
    <w:rsid w:val="00E06B86"/>
    <w:rsid w:val="00E06F5B"/>
    <w:rsid w:val="00E073EA"/>
    <w:rsid w:val="00E10520"/>
    <w:rsid w:val="00E10BB2"/>
    <w:rsid w:val="00E10E5A"/>
    <w:rsid w:val="00E125D8"/>
    <w:rsid w:val="00E128CD"/>
    <w:rsid w:val="00E1347A"/>
    <w:rsid w:val="00E13C21"/>
    <w:rsid w:val="00E14F1E"/>
    <w:rsid w:val="00E153F8"/>
    <w:rsid w:val="00E15901"/>
    <w:rsid w:val="00E15C13"/>
    <w:rsid w:val="00E15F9D"/>
    <w:rsid w:val="00E15FF4"/>
    <w:rsid w:val="00E1627D"/>
    <w:rsid w:val="00E16906"/>
    <w:rsid w:val="00E16C64"/>
    <w:rsid w:val="00E17DCF"/>
    <w:rsid w:val="00E20202"/>
    <w:rsid w:val="00E206B1"/>
    <w:rsid w:val="00E20D1A"/>
    <w:rsid w:val="00E21F42"/>
    <w:rsid w:val="00E22324"/>
    <w:rsid w:val="00E2255C"/>
    <w:rsid w:val="00E22CAE"/>
    <w:rsid w:val="00E230A6"/>
    <w:rsid w:val="00E232FC"/>
    <w:rsid w:val="00E23309"/>
    <w:rsid w:val="00E234A1"/>
    <w:rsid w:val="00E235A3"/>
    <w:rsid w:val="00E243A0"/>
    <w:rsid w:val="00E24E06"/>
    <w:rsid w:val="00E25BC9"/>
    <w:rsid w:val="00E2694F"/>
    <w:rsid w:val="00E279DE"/>
    <w:rsid w:val="00E3179C"/>
    <w:rsid w:val="00E320FE"/>
    <w:rsid w:val="00E32834"/>
    <w:rsid w:val="00E32C31"/>
    <w:rsid w:val="00E337C6"/>
    <w:rsid w:val="00E3602F"/>
    <w:rsid w:val="00E36CEF"/>
    <w:rsid w:val="00E36F5A"/>
    <w:rsid w:val="00E3716D"/>
    <w:rsid w:val="00E37701"/>
    <w:rsid w:val="00E379FC"/>
    <w:rsid w:val="00E37F2B"/>
    <w:rsid w:val="00E40C65"/>
    <w:rsid w:val="00E40F4F"/>
    <w:rsid w:val="00E4145A"/>
    <w:rsid w:val="00E415B5"/>
    <w:rsid w:val="00E4176A"/>
    <w:rsid w:val="00E44103"/>
    <w:rsid w:val="00E44156"/>
    <w:rsid w:val="00E44A26"/>
    <w:rsid w:val="00E44AD9"/>
    <w:rsid w:val="00E45202"/>
    <w:rsid w:val="00E45BA3"/>
    <w:rsid w:val="00E462C2"/>
    <w:rsid w:val="00E46824"/>
    <w:rsid w:val="00E468BE"/>
    <w:rsid w:val="00E47BD4"/>
    <w:rsid w:val="00E50C87"/>
    <w:rsid w:val="00E5105B"/>
    <w:rsid w:val="00E516DC"/>
    <w:rsid w:val="00E517EA"/>
    <w:rsid w:val="00E51C59"/>
    <w:rsid w:val="00E51DB8"/>
    <w:rsid w:val="00E52E51"/>
    <w:rsid w:val="00E52FC7"/>
    <w:rsid w:val="00E53723"/>
    <w:rsid w:val="00E5444D"/>
    <w:rsid w:val="00E55152"/>
    <w:rsid w:val="00E551A0"/>
    <w:rsid w:val="00E5587A"/>
    <w:rsid w:val="00E55BA6"/>
    <w:rsid w:val="00E56CD7"/>
    <w:rsid w:val="00E56DD1"/>
    <w:rsid w:val="00E57B72"/>
    <w:rsid w:val="00E57D1E"/>
    <w:rsid w:val="00E60514"/>
    <w:rsid w:val="00E614C3"/>
    <w:rsid w:val="00E61728"/>
    <w:rsid w:val="00E62F91"/>
    <w:rsid w:val="00E63731"/>
    <w:rsid w:val="00E640C6"/>
    <w:rsid w:val="00E64832"/>
    <w:rsid w:val="00E64972"/>
    <w:rsid w:val="00E6525B"/>
    <w:rsid w:val="00E6560E"/>
    <w:rsid w:val="00E65E10"/>
    <w:rsid w:val="00E65F67"/>
    <w:rsid w:val="00E663C2"/>
    <w:rsid w:val="00E66FA1"/>
    <w:rsid w:val="00E6740B"/>
    <w:rsid w:val="00E6768D"/>
    <w:rsid w:val="00E70E38"/>
    <w:rsid w:val="00E71488"/>
    <w:rsid w:val="00E7189E"/>
    <w:rsid w:val="00E7230E"/>
    <w:rsid w:val="00E72BA1"/>
    <w:rsid w:val="00E73D2C"/>
    <w:rsid w:val="00E74283"/>
    <w:rsid w:val="00E762C3"/>
    <w:rsid w:val="00E76365"/>
    <w:rsid w:val="00E7671F"/>
    <w:rsid w:val="00E767F7"/>
    <w:rsid w:val="00E774DC"/>
    <w:rsid w:val="00E812DA"/>
    <w:rsid w:val="00E8180B"/>
    <w:rsid w:val="00E81D79"/>
    <w:rsid w:val="00E81F6C"/>
    <w:rsid w:val="00E8247C"/>
    <w:rsid w:val="00E834B4"/>
    <w:rsid w:val="00E838FF"/>
    <w:rsid w:val="00E83E46"/>
    <w:rsid w:val="00E83F80"/>
    <w:rsid w:val="00E840BA"/>
    <w:rsid w:val="00E84C0A"/>
    <w:rsid w:val="00E84D37"/>
    <w:rsid w:val="00E84F6D"/>
    <w:rsid w:val="00E85264"/>
    <w:rsid w:val="00E85369"/>
    <w:rsid w:val="00E855CF"/>
    <w:rsid w:val="00E85968"/>
    <w:rsid w:val="00E85A2B"/>
    <w:rsid w:val="00E86239"/>
    <w:rsid w:val="00E867E2"/>
    <w:rsid w:val="00E875DD"/>
    <w:rsid w:val="00E9065A"/>
    <w:rsid w:val="00E908AE"/>
    <w:rsid w:val="00E92123"/>
    <w:rsid w:val="00E93BD2"/>
    <w:rsid w:val="00E947F5"/>
    <w:rsid w:val="00E949CB"/>
    <w:rsid w:val="00E970E7"/>
    <w:rsid w:val="00E9773D"/>
    <w:rsid w:val="00E97827"/>
    <w:rsid w:val="00E97B91"/>
    <w:rsid w:val="00E97CE6"/>
    <w:rsid w:val="00EA08AA"/>
    <w:rsid w:val="00EA0A23"/>
    <w:rsid w:val="00EA150F"/>
    <w:rsid w:val="00EA1E71"/>
    <w:rsid w:val="00EA28C4"/>
    <w:rsid w:val="00EA5A7C"/>
    <w:rsid w:val="00EA5BE3"/>
    <w:rsid w:val="00EA6E9E"/>
    <w:rsid w:val="00EA6EF0"/>
    <w:rsid w:val="00EB06D4"/>
    <w:rsid w:val="00EB07A7"/>
    <w:rsid w:val="00EB08B3"/>
    <w:rsid w:val="00EB163B"/>
    <w:rsid w:val="00EB1879"/>
    <w:rsid w:val="00EB200D"/>
    <w:rsid w:val="00EB2A5A"/>
    <w:rsid w:val="00EB2F47"/>
    <w:rsid w:val="00EB3412"/>
    <w:rsid w:val="00EB45AC"/>
    <w:rsid w:val="00EB4759"/>
    <w:rsid w:val="00EB485D"/>
    <w:rsid w:val="00EB4F6A"/>
    <w:rsid w:val="00EB5C9A"/>
    <w:rsid w:val="00EB60C6"/>
    <w:rsid w:val="00EB65B6"/>
    <w:rsid w:val="00EB71DE"/>
    <w:rsid w:val="00EB7437"/>
    <w:rsid w:val="00EB7AE5"/>
    <w:rsid w:val="00EC045C"/>
    <w:rsid w:val="00EC10BF"/>
    <w:rsid w:val="00EC118B"/>
    <w:rsid w:val="00EC12D7"/>
    <w:rsid w:val="00EC1509"/>
    <w:rsid w:val="00EC188B"/>
    <w:rsid w:val="00EC2B2E"/>
    <w:rsid w:val="00EC3209"/>
    <w:rsid w:val="00EC5224"/>
    <w:rsid w:val="00EC52DA"/>
    <w:rsid w:val="00EC5469"/>
    <w:rsid w:val="00EC7440"/>
    <w:rsid w:val="00EC7A94"/>
    <w:rsid w:val="00EC7FB9"/>
    <w:rsid w:val="00ED1837"/>
    <w:rsid w:val="00ED270C"/>
    <w:rsid w:val="00ED2FD5"/>
    <w:rsid w:val="00ED308A"/>
    <w:rsid w:val="00ED3B18"/>
    <w:rsid w:val="00ED4C4F"/>
    <w:rsid w:val="00ED5FB4"/>
    <w:rsid w:val="00ED6C79"/>
    <w:rsid w:val="00ED7F04"/>
    <w:rsid w:val="00EE0161"/>
    <w:rsid w:val="00EE06C0"/>
    <w:rsid w:val="00EE103F"/>
    <w:rsid w:val="00EE19F0"/>
    <w:rsid w:val="00EE1B5D"/>
    <w:rsid w:val="00EE318F"/>
    <w:rsid w:val="00EE384D"/>
    <w:rsid w:val="00EE4A16"/>
    <w:rsid w:val="00EE4BB9"/>
    <w:rsid w:val="00EE6363"/>
    <w:rsid w:val="00EE6608"/>
    <w:rsid w:val="00EE6987"/>
    <w:rsid w:val="00EE7502"/>
    <w:rsid w:val="00EE75DA"/>
    <w:rsid w:val="00EE7FE5"/>
    <w:rsid w:val="00EF13AA"/>
    <w:rsid w:val="00EF288E"/>
    <w:rsid w:val="00EF2D33"/>
    <w:rsid w:val="00EF54C1"/>
    <w:rsid w:val="00EF5B22"/>
    <w:rsid w:val="00EF5C96"/>
    <w:rsid w:val="00EF61D6"/>
    <w:rsid w:val="00EF64EC"/>
    <w:rsid w:val="00EF65EC"/>
    <w:rsid w:val="00F012DD"/>
    <w:rsid w:val="00F01390"/>
    <w:rsid w:val="00F017A8"/>
    <w:rsid w:val="00F045A0"/>
    <w:rsid w:val="00F04F10"/>
    <w:rsid w:val="00F05309"/>
    <w:rsid w:val="00F053F1"/>
    <w:rsid w:val="00F05A54"/>
    <w:rsid w:val="00F062C6"/>
    <w:rsid w:val="00F06B05"/>
    <w:rsid w:val="00F07331"/>
    <w:rsid w:val="00F073CB"/>
    <w:rsid w:val="00F101E4"/>
    <w:rsid w:val="00F1072B"/>
    <w:rsid w:val="00F11B6C"/>
    <w:rsid w:val="00F11E64"/>
    <w:rsid w:val="00F1210A"/>
    <w:rsid w:val="00F1278F"/>
    <w:rsid w:val="00F13B89"/>
    <w:rsid w:val="00F13C14"/>
    <w:rsid w:val="00F16422"/>
    <w:rsid w:val="00F164A9"/>
    <w:rsid w:val="00F16800"/>
    <w:rsid w:val="00F16B76"/>
    <w:rsid w:val="00F1774B"/>
    <w:rsid w:val="00F17771"/>
    <w:rsid w:val="00F20214"/>
    <w:rsid w:val="00F20397"/>
    <w:rsid w:val="00F208A7"/>
    <w:rsid w:val="00F21333"/>
    <w:rsid w:val="00F237A9"/>
    <w:rsid w:val="00F23E79"/>
    <w:rsid w:val="00F24E9A"/>
    <w:rsid w:val="00F2553A"/>
    <w:rsid w:val="00F27089"/>
    <w:rsid w:val="00F273FA"/>
    <w:rsid w:val="00F2799B"/>
    <w:rsid w:val="00F30740"/>
    <w:rsid w:val="00F31814"/>
    <w:rsid w:val="00F3279E"/>
    <w:rsid w:val="00F32AB4"/>
    <w:rsid w:val="00F33F62"/>
    <w:rsid w:val="00F342FA"/>
    <w:rsid w:val="00F346F8"/>
    <w:rsid w:val="00F35CF9"/>
    <w:rsid w:val="00F35F41"/>
    <w:rsid w:val="00F40EFD"/>
    <w:rsid w:val="00F41241"/>
    <w:rsid w:val="00F42594"/>
    <w:rsid w:val="00F43204"/>
    <w:rsid w:val="00F4333F"/>
    <w:rsid w:val="00F43B92"/>
    <w:rsid w:val="00F441A8"/>
    <w:rsid w:val="00F4420F"/>
    <w:rsid w:val="00F46184"/>
    <w:rsid w:val="00F4621D"/>
    <w:rsid w:val="00F46D3A"/>
    <w:rsid w:val="00F4743A"/>
    <w:rsid w:val="00F5259D"/>
    <w:rsid w:val="00F52852"/>
    <w:rsid w:val="00F54252"/>
    <w:rsid w:val="00F552BE"/>
    <w:rsid w:val="00F5532D"/>
    <w:rsid w:val="00F55D6D"/>
    <w:rsid w:val="00F55FD5"/>
    <w:rsid w:val="00F564FA"/>
    <w:rsid w:val="00F56C87"/>
    <w:rsid w:val="00F60246"/>
    <w:rsid w:val="00F60BC2"/>
    <w:rsid w:val="00F6186E"/>
    <w:rsid w:val="00F61954"/>
    <w:rsid w:val="00F61A4C"/>
    <w:rsid w:val="00F61E7D"/>
    <w:rsid w:val="00F6239D"/>
    <w:rsid w:val="00F6293A"/>
    <w:rsid w:val="00F62DB8"/>
    <w:rsid w:val="00F62FB4"/>
    <w:rsid w:val="00F6324B"/>
    <w:rsid w:val="00F633B5"/>
    <w:rsid w:val="00F63E8B"/>
    <w:rsid w:val="00F65130"/>
    <w:rsid w:val="00F66D1C"/>
    <w:rsid w:val="00F7052D"/>
    <w:rsid w:val="00F70D36"/>
    <w:rsid w:val="00F71962"/>
    <w:rsid w:val="00F727F1"/>
    <w:rsid w:val="00F72A42"/>
    <w:rsid w:val="00F72B93"/>
    <w:rsid w:val="00F74501"/>
    <w:rsid w:val="00F74EFE"/>
    <w:rsid w:val="00F74FCD"/>
    <w:rsid w:val="00F75860"/>
    <w:rsid w:val="00F75CC3"/>
    <w:rsid w:val="00F76153"/>
    <w:rsid w:val="00F76189"/>
    <w:rsid w:val="00F76D82"/>
    <w:rsid w:val="00F77637"/>
    <w:rsid w:val="00F77D5D"/>
    <w:rsid w:val="00F80A8B"/>
    <w:rsid w:val="00F8125D"/>
    <w:rsid w:val="00F81B41"/>
    <w:rsid w:val="00F81E3B"/>
    <w:rsid w:val="00F81F49"/>
    <w:rsid w:val="00F820AE"/>
    <w:rsid w:val="00F824C6"/>
    <w:rsid w:val="00F82FAA"/>
    <w:rsid w:val="00F83E8B"/>
    <w:rsid w:val="00F842AB"/>
    <w:rsid w:val="00F84B3C"/>
    <w:rsid w:val="00F84BC6"/>
    <w:rsid w:val="00F8518C"/>
    <w:rsid w:val="00F854FF"/>
    <w:rsid w:val="00F85C87"/>
    <w:rsid w:val="00F87D25"/>
    <w:rsid w:val="00F903E2"/>
    <w:rsid w:val="00F905EF"/>
    <w:rsid w:val="00F909ED"/>
    <w:rsid w:val="00F9230A"/>
    <w:rsid w:val="00F93180"/>
    <w:rsid w:val="00F93DBF"/>
    <w:rsid w:val="00F95700"/>
    <w:rsid w:val="00F96C9F"/>
    <w:rsid w:val="00F96E85"/>
    <w:rsid w:val="00F9705A"/>
    <w:rsid w:val="00F97776"/>
    <w:rsid w:val="00F977F1"/>
    <w:rsid w:val="00FA0293"/>
    <w:rsid w:val="00FA0E55"/>
    <w:rsid w:val="00FA1094"/>
    <w:rsid w:val="00FA22EA"/>
    <w:rsid w:val="00FA27B1"/>
    <w:rsid w:val="00FA42E2"/>
    <w:rsid w:val="00FA4762"/>
    <w:rsid w:val="00FA5026"/>
    <w:rsid w:val="00FA5173"/>
    <w:rsid w:val="00FA5778"/>
    <w:rsid w:val="00FA5C81"/>
    <w:rsid w:val="00FA5FE2"/>
    <w:rsid w:val="00FA69B7"/>
    <w:rsid w:val="00FA720C"/>
    <w:rsid w:val="00FA77EB"/>
    <w:rsid w:val="00FB2846"/>
    <w:rsid w:val="00FB2F51"/>
    <w:rsid w:val="00FB318E"/>
    <w:rsid w:val="00FB3884"/>
    <w:rsid w:val="00FB3BE3"/>
    <w:rsid w:val="00FB49EF"/>
    <w:rsid w:val="00FB4FCB"/>
    <w:rsid w:val="00FB527C"/>
    <w:rsid w:val="00FB6F00"/>
    <w:rsid w:val="00FC0E10"/>
    <w:rsid w:val="00FC15B9"/>
    <w:rsid w:val="00FC1804"/>
    <w:rsid w:val="00FC21B0"/>
    <w:rsid w:val="00FC270F"/>
    <w:rsid w:val="00FC35AB"/>
    <w:rsid w:val="00FC3666"/>
    <w:rsid w:val="00FC4649"/>
    <w:rsid w:val="00FC4888"/>
    <w:rsid w:val="00FC5722"/>
    <w:rsid w:val="00FC6044"/>
    <w:rsid w:val="00FC6256"/>
    <w:rsid w:val="00FC7117"/>
    <w:rsid w:val="00FD1318"/>
    <w:rsid w:val="00FD1753"/>
    <w:rsid w:val="00FD17FB"/>
    <w:rsid w:val="00FD2182"/>
    <w:rsid w:val="00FD248D"/>
    <w:rsid w:val="00FD2BBD"/>
    <w:rsid w:val="00FD3193"/>
    <w:rsid w:val="00FD339A"/>
    <w:rsid w:val="00FD3AB1"/>
    <w:rsid w:val="00FD5025"/>
    <w:rsid w:val="00FD558D"/>
    <w:rsid w:val="00FD735C"/>
    <w:rsid w:val="00FD783F"/>
    <w:rsid w:val="00FD79FF"/>
    <w:rsid w:val="00FE0788"/>
    <w:rsid w:val="00FE08A9"/>
    <w:rsid w:val="00FE0D41"/>
    <w:rsid w:val="00FE1045"/>
    <w:rsid w:val="00FE2A3A"/>
    <w:rsid w:val="00FE2D17"/>
    <w:rsid w:val="00FE34B2"/>
    <w:rsid w:val="00FE3A4B"/>
    <w:rsid w:val="00FE46AA"/>
    <w:rsid w:val="00FE49CC"/>
    <w:rsid w:val="00FE5802"/>
    <w:rsid w:val="00FE59E6"/>
    <w:rsid w:val="00FE5DB0"/>
    <w:rsid w:val="00FE608B"/>
    <w:rsid w:val="00FE63CC"/>
    <w:rsid w:val="00FE7CDF"/>
    <w:rsid w:val="00FE7F9F"/>
    <w:rsid w:val="00FF3197"/>
    <w:rsid w:val="00FF3C97"/>
    <w:rsid w:val="00FF3E30"/>
    <w:rsid w:val="00FF5C87"/>
    <w:rsid w:val="00FF61FA"/>
    <w:rsid w:val="00FF6F06"/>
    <w:rsid w:val="00FF6F96"/>
    <w:rsid w:val="00FF7E0C"/>
    <w:rsid w:val="01137ECF"/>
    <w:rsid w:val="011D4062"/>
    <w:rsid w:val="012C687B"/>
    <w:rsid w:val="0137715B"/>
    <w:rsid w:val="01474EA6"/>
    <w:rsid w:val="01511039"/>
    <w:rsid w:val="0153673B"/>
    <w:rsid w:val="01572F42"/>
    <w:rsid w:val="01630F53"/>
    <w:rsid w:val="0166575B"/>
    <w:rsid w:val="01893391"/>
    <w:rsid w:val="018D1D97"/>
    <w:rsid w:val="01952A27"/>
    <w:rsid w:val="01C012ED"/>
    <w:rsid w:val="01C866F9"/>
    <w:rsid w:val="01EC5634"/>
    <w:rsid w:val="020E6E6E"/>
    <w:rsid w:val="023128A5"/>
    <w:rsid w:val="02316129"/>
    <w:rsid w:val="02485D4E"/>
    <w:rsid w:val="024C4754"/>
    <w:rsid w:val="025A3A6A"/>
    <w:rsid w:val="025D6BED"/>
    <w:rsid w:val="02653FF9"/>
    <w:rsid w:val="02765598"/>
    <w:rsid w:val="027F0426"/>
    <w:rsid w:val="028B1CBA"/>
    <w:rsid w:val="02990FD0"/>
    <w:rsid w:val="02A4476B"/>
    <w:rsid w:val="02AA4AEE"/>
    <w:rsid w:val="02EB5557"/>
    <w:rsid w:val="02F24EE2"/>
    <w:rsid w:val="02FE1FF9"/>
    <w:rsid w:val="03190625"/>
    <w:rsid w:val="032D0FE9"/>
    <w:rsid w:val="032D1844"/>
    <w:rsid w:val="033433CD"/>
    <w:rsid w:val="0338006F"/>
    <w:rsid w:val="03506580"/>
    <w:rsid w:val="0376513B"/>
    <w:rsid w:val="037D0349"/>
    <w:rsid w:val="03816D4F"/>
    <w:rsid w:val="0398271D"/>
    <w:rsid w:val="039D2DFC"/>
    <w:rsid w:val="03BC7E2E"/>
    <w:rsid w:val="03BD6164"/>
    <w:rsid w:val="03C06834"/>
    <w:rsid w:val="03C21D37"/>
    <w:rsid w:val="03C933FB"/>
    <w:rsid w:val="03C947DD"/>
    <w:rsid w:val="03D17DD3"/>
    <w:rsid w:val="03D8775E"/>
    <w:rsid w:val="03EF3B00"/>
    <w:rsid w:val="03F60FF6"/>
    <w:rsid w:val="040B3430"/>
    <w:rsid w:val="04230AD7"/>
    <w:rsid w:val="04272D60"/>
    <w:rsid w:val="042C3965"/>
    <w:rsid w:val="04436E0D"/>
    <w:rsid w:val="044F06A2"/>
    <w:rsid w:val="0458352F"/>
    <w:rsid w:val="04654DC4"/>
    <w:rsid w:val="046F4189"/>
    <w:rsid w:val="04960E16"/>
    <w:rsid w:val="04965593"/>
    <w:rsid w:val="04A5362F"/>
    <w:rsid w:val="04B17441"/>
    <w:rsid w:val="04B96A4C"/>
    <w:rsid w:val="04C3735B"/>
    <w:rsid w:val="04CC7C6B"/>
    <w:rsid w:val="04D94D82"/>
    <w:rsid w:val="04F85637"/>
    <w:rsid w:val="05233EFD"/>
    <w:rsid w:val="05336716"/>
    <w:rsid w:val="05482E38"/>
    <w:rsid w:val="054B711F"/>
    <w:rsid w:val="056501EA"/>
    <w:rsid w:val="056D0012"/>
    <w:rsid w:val="05734F81"/>
    <w:rsid w:val="05762682"/>
    <w:rsid w:val="057C7E0F"/>
    <w:rsid w:val="05A37CCE"/>
    <w:rsid w:val="05B93636"/>
    <w:rsid w:val="05B943F0"/>
    <w:rsid w:val="05C86C09"/>
    <w:rsid w:val="05CA44E8"/>
    <w:rsid w:val="05DE530E"/>
    <w:rsid w:val="05DF20B2"/>
    <w:rsid w:val="05E774BE"/>
    <w:rsid w:val="05E82BC0"/>
    <w:rsid w:val="05F54255"/>
    <w:rsid w:val="05FC3BE0"/>
    <w:rsid w:val="061C6693"/>
    <w:rsid w:val="06256FA3"/>
    <w:rsid w:val="06262826"/>
    <w:rsid w:val="06443FD4"/>
    <w:rsid w:val="064707DC"/>
    <w:rsid w:val="065F2600"/>
    <w:rsid w:val="0677352A"/>
    <w:rsid w:val="06945058"/>
    <w:rsid w:val="069D0C9C"/>
    <w:rsid w:val="06A13342"/>
    <w:rsid w:val="06BE35C9"/>
    <w:rsid w:val="06C673A5"/>
    <w:rsid w:val="06FD08ED"/>
    <w:rsid w:val="07537A15"/>
    <w:rsid w:val="07541C13"/>
    <w:rsid w:val="07545496"/>
    <w:rsid w:val="07572B98"/>
    <w:rsid w:val="07591FC8"/>
    <w:rsid w:val="076E6040"/>
    <w:rsid w:val="077956DC"/>
    <w:rsid w:val="078F2583"/>
    <w:rsid w:val="078F6575"/>
    <w:rsid w:val="07AE35A7"/>
    <w:rsid w:val="07C264EE"/>
    <w:rsid w:val="07D02862"/>
    <w:rsid w:val="07D6476B"/>
    <w:rsid w:val="07E301FD"/>
    <w:rsid w:val="0817778D"/>
    <w:rsid w:val="08251344"/>
    <w:rsid w:val="0828546F"/>
    <w:rsid w:val="082E7378"/>
    <w:rsid w:val="08331281"/>
    <w:rsid w:val="08346D03"/>
    <w:rsid w:val="08610ACC"/>
    <w:rsid w:val="089A0E0D"/>
    <w:rsid w:val="089E0931"/>
    <w:rsid w:val="08A454C4"/>
    <w:rsid w:val="08A84AC3"/>
    <w:rsid w:val="08B01ED0"/>
    <w:rsid w:val="08BA0261"/>
    <w:rsid w:val="08C21DEA"/>
    <w:rsid w:val="08C330EF"/>
    <w:rsid w:val="091266F1"/>
    <w:rsid w:val="091650F7"/>
    <w:rsid w:val="091E4702"/>
    <w:rsid w:val="09503FD7"/>
    <w:rsid w:val="09511A59"/>
    <w:rsid w:val="097B289D"/>
    <w:rsid w:val="09A56C35"/>
    <w:rsid w:val="09C25210"/>
    <w:rsid w:val="09D873B4"/>
    <w:rsid w:val="09E047C0"/>
    <w:rsid w:val="09EF71A5"/>
    <w:rsid w:val="0A072481"/>
    <w:rsid w:val="0A2A19F9"/>
    <w:rsid w:val="0A3F5E5E"/>
    <w:rsid w:val="0A4679E7"/>
    <w:rsid w:val="0A482EEB"/>
    <w:rsid w:val="0A48720E"/>
    <w:rsid w:val="0A4A1C71"/>
    <w:rsid w:val="0A64315D"/>
    <w:rsid w:val="0A7140AF"/>
    <w:rsid w:val="0A863B8C"/>
    <w:rsid w:val="0A95686D"/>
    <w:rsid w:val="0AA47A04"/>
    <w:rsid w:val="0AA53284"/>
    <w:rsid w:val="0AA76787"/>
    <w:rsid w:val="0ABA57A8"/>
    <w:rsid w:val="0ABF5171"/>
    <w:rsid w:val="0AC637B9"/>
    <w:rsid w:val="0AFE7196"/>
    <w:rsid w:val="0B1F76CB"/>
    <w:rsid w:val="0B3243DF"/>
    <w:rsid w:val="0B393AF8"/>
    <w:rsid w:val="0B3D24FE"/>
    <w:rsid w:val="0B4B0D06"/>
    <w:rsid w:val="0B4C2B18"/>
    <w:rsid w:val="0B676BC5"/>
    <w:rsid w:val="0B7218AA"/>
    <w:rsid w:val="0B7A2363"/>
    <w:rsid w:val="0B82196E"/>
    <w:rsid w:val="0B856A8B"/>
    <w:rsid w:val="0B8A6D7A"/>
    <w:rsid w:val="0B9C6927"/>
    <w:rsid w:val="0BA666AA"/>
    <w:rsid w:val="0BA717DB"/>
    <w:rsid w:val="0BAE4BF1"/>
    <w:rsid w:val="0BB70ED4"/>
    <w:rsid w:val="0BB721C8"/>
    <w:rsid w:val="0BB81E48"/>
    <w:rsid w:val="0BBC084E"/>
    <w:rsid w:val="0BBF5056"/>
    <w:rsid w:val="0BC536DC"/>
    <w:rsid w:val="0BCD436B"/>
    <w:rsid w:val="0BDA3681"/>
    <w:rsid w:val="0BE360E1"/>
    <w:rsid w:val="0BE3650F"/>
    <w:rsid w:val="0BEC359B"/>
    <w:rsid w:val="0BF17A23"/>
    <w:rsid w:val="0BF4422B"/>
    <w:rsid w:val="0C183166"/>
    <w:rsid w:val="0C1A6669"/>
    <w:rsid w:val="0C281202"/>
    <w:rsid w:val="0C43782D"/>
    <w:rsid w:val="0C4548C9"/>
    <w:rsid w:val="0C460641"/>
    <w:rsid w:val="0C493935"/>
    <w:rsid w:val="0C5032C0"/>
    <w:rsid w:val="0C62485F"/>
    <w:rsid w:val="0C663265"/>
    <w:rsid w:val="0C8A5A23"/>
    <w:rsid w:val="0C8F3D96"/>
    <w:rsid w:val="0CAB5F58"/>
    <w:rsid w:val="0CB258D1"/>
    <w:rsid w:val="0CB877EC"/>
    <w:rsid w:val="0CBB296F"/>
    <w:rsid w:val="0CE51C08"/>
    <w:rsid w:val="0D026C5D"/>
    <w:rsid w:val="0D0E4978"/>
    <w:rsid w:val="0D1D4F92"/>
    <w:rsid w:val="0D246B1B"/>
    <w:rsid w:val="0D4E5761"/>
    <w:rsid w:val="0D53766A"/>
    <w:rsid w:val="0D541E54"/>
    <w:rsid w:val="0D55096F"/>
    <w:rsid w:val="0D5C2500"/>
    <w:rsid w:val="0D5C5D7C"/>
    <w:rsid w:val="0D670889"/>
    <w:rsid w:val="0D6A5091"/>
    <w:rsid w:val="0D6A62E0"/>
    <w:rsid w:val="0D826EB5"/>
    <w:rsid w:val="0D8A7B44"/>
    <w:rsid w:val="0D903C4C"/>
    <w:rsid w:val="0D9C32E2"/>
    <w:rsid w:val="0DB03409"/>
    <w:rsid w:val="0DB05806"/>
    <w:rsid w:val="0DCD3AB1"/>
    <w:rsid w:val="0DCF6FB4"/>
    <w:rsid w:val="0DDE464E"/>
    <w:rsid w:val="0DE933E1"/>
    <w:rsid w:val="0DEE2B4B"/>
    <w:rsid w:val="0DFA4660"/>
    <w:rsid w:val="0E041A0C"/>
    <w:rsid w:val="0E072991"/>
    <w:rsid w:val="0E290A20"/>
    <w:rsid w:val="0E4259A9"/>
    <w:rsid w:val="0E4F2D85"/>
    <w:rsid w:val="0E63197E"/>
    <w:rsid w:val="0E837D5C"/>
    <w:rsid w:val="0E85325F"/>
    <w:rsid w:val="0E8D066C"/>
    <w:rsid w:val="0EA67017"/>
    <w:rsid w:val="0EA8251A"/>
    <w:rsid w:val="0EC82A4F"/>
    <w:rsid w:val="0ED30DE0"/>
    <w:rsid w:val="0EE15B77"/>
    <w:rsid w:val="0EF25E12"/>
    <w:rsid w:val="0EF56D96"/>
    <w:rsid w:val="0F050299"/>
    <w:rsid w:val="0F075DB7"/>
    <w:rsid w:val="0F0A16BC"/>
    <w:rsid w:val="0F475035"/>
    <w:rsid w:val="0F534BB2"/>
    <w:rsid w:val="0F5D54C1"/>
    <w:rsid w:val="0F6251CC"/>
    <w:rsid w:val="0F6A47D7"/>
    <w:rsid w:val="0F732EE8"/>
    <w:rsid w:val="0F7A2873"/>
    <w:rsid w:val="0F8021FE"/>
    <w:rsid w:val="0FA0212C"/>
    <w:rsid w:val="0FB3423F"/>
    <w:rsid w:val="0FBE4261"/>
    <w:rsid w:val="0FC611FF"/>
    <w:rsid w:val="0FD30983"/>
    <w:rsid w:val="0FD41C88"/>
    <w:rsid w:val="0FD61908"/>
    <w:rsid w:val="0FD6518B"/>
    <w:rsid w:val="0FE850A5"/>
    <w:rsid w:val="1025078D"/>
    <w:rsid w:val="10280686"/>
    <w:rsid w:val="10293910"/>
    <w:rsid w:val="102D5B9A"/>
    <w:rsid w:val="10306B1E"/>
    <w:rsid w:val="10383F2B"/>
    <w:rsid w:val="1039481A"/>
    <w:rsid w:val="103B70AE"/>
    <w:rsid w:val="109777C7"/>
    <w:rsid w:val="10A100D7"/>
    <w:rsid w:val="10A46ADD"/>
    <w:rsid w:val="10D75D0B"/>
    <w:rsid w:val="10E36DA6"/>
    <w:rsid w:val="10E50428"/>
    <w:rsid w:val="10EC6ED1"/>
    <w:rsid w:val="10F32CC7"/>
    <w:rsid w:val="110754FD"/>
    <w:rsid w:val="110F2909"/>
    <w:rsid w:val="11185797"/>
    <w:rsid w:val="112812B5"/>
    <w:rsid w:val="11285A31"/>
    <w:rsid w:val="1137606C"/>
    <w:rsid w:val="11474599"/>
    <w:rsid w:val="116E3FA7"/>
    <w:rsid w:val="118355A0"/>
    <w:rsid w:val="118947D1"/>
    <w:rsid w:val="11915C91"/>
    <w:rsid w:val="119631A9"/>
    <w:rsid w:val="11A26319"/>
    <w:rsid w:val="11B10FCC"/>
    <w:rsid w:val="11B83122"/>
    <w:rsid w:val="11BE502B"/>
    <w:rsid w:val="11DB6B5A"/>
    <w:rsid w:val="11F27D69"/>
    <w:rsid w:val="12036C76"/>
    <w:rsid w:val="120F5D2F"/>
    <w:rsid w:val="1249138C"/>
    <w:rsid w:val="1250459A"/>
    <w:rsid w:val="128724F6"/>
    <w:rsid w:val="128A347A"/>
    <w:rsid w:val="12B90746"/>
    <w:rsid w:val="12CC7FD0"/>
    <w:rsid w:val="12DD5483"/>
    <w:rsid w:val="12E00606"/>
    <w:rsid w:val="12E3738C"/>
    <w:rsid w:val="12E96A91"/>
    <w:rsid w:val="12EA0CED"/>
    <w:rsid w:val="12F85CAD"/>
    <w:rsid w:val="1300693C"/>
    <w:rsid w:val="130F36D3"/>
    <w:rsid w:val="131A3751"/>
    <w:rsid w:val="13205DAA"/>
    <w:rsid w:val="13371015"/>
    <w:rsid w:val="13486D30"/>
    <w:rsid w:val="13547AE7"/>
    <w:rsid w:val="135B0E75"/>
    <w:rsid w:val="13855EBC"/>
    <w:rsid w:val="13995836"/>
    <w:rsid w:val="13A14F2C"/>
    <w:rsid w:val="13A670CA"/>
    <w:rsid w:val="13B2095E"/>
    <w:rsid w:val="13BA5D6B"/>
    <w:rsid w:val="13D34716"/>
    <w:rsid w:val="14250C9D"/>
    <w:rsid w:val="1428639F"/>
    <w:rsid w:val="143769B9"/>
    <w:rsid w:val="1439793E"/>
    <w:rsid w:val="143A53BF"/>
    <w:rsid w:val="143D67CD"/>
    <w:rsid w:val="149E1860"/>
    <w:rsid w:val="14B14FFE"/>
    <w:rsid w:val="14B35F82"/>
    <w:rsid w:val="14C15298"/>
    <w:rsid w:val="14FC07AC"/>
    <w:rsid w:val="15023B03"/>
    <w:rsid w:val="15027387"/>
    <w:rsid w:val="15127621"/>
    <w:rsid w:val="15200B35"/>
    <w:rsid w:val="15204125"/>
    <w:rsid w:val="153220D4"/>
    <w:rsid w:val="153A74E0"/>
    <w:rsid w:val="154C2C7E"/>
    <w:rsid w:val="154C301A"/>
    <w:rsid w:val="15535E8C"/>
    <w:rsid w:val="15591F94"/>
    <w:rsid w:val="156C0FB4"/>
    <w:rsid w:val="158775E0"/>
    <w:rsid w:val="15961DF8"/>
    <w:rsid w:val="15A25786"/>
    <w:rsid w:val="15C03A4F"/>
    <w:rsid w:val="15E215B3"/>
    <w:rsid w:val="161726D9"/>
    <w:rsid w:val="161810CD"/>
    <w:rsid w:val="162309D2"/>
    <w:rsid w:val="1630328A"/>
    <w:rsid w:val="163806CE"/>
    <w:rsid w:val="165840B5"/>
    <w:rsid w:val="165B7221"/>
    <w:rsid w:val="167823EB"/>
    <w:rsid w:val="1680307B"/>
    <w:rsid w:val="16822CFB"/>
    <w:rsid w:val="1696199B"/>
    <w:rsid w:val="16AB5C70"/>
    <w:rsid w:val="16B831D5"/>
    <w:rsid w:val="16BB08D6"/>
    <w:rsid w:val="16E00B16"/>
    <w:rsid w:val="16E31A9A"/>
    <w:rsid w:val="16E52D9F"/>
    <w:rsid w:val="16EB272A"/>
    <w:rsid w:val="16EE354D"/>
    <w:rsid w:val="17006E4C"/>
    <w:rsid w:val="171F3E7E"/>
    <w:rsid w:val="17416345"/>
    <w:rsid w:val="1743228E"/>
    <w:rsid w:val="174C5C47"/>
    <w:rsid w:val="174D36C8"/>
    <w:rsid w:val="17563E2E"/>
    <w:rsid w:val="175A4F5C"/>
    <w:rsid w:val="17681CF4"/>
    <w:rsid w:val="176C3F7D"/>
    <w:rsid w:val="179E7583"/>
    <w:rsid w:val="17A440D7"/>
    <w:rsid w:val="17AB1459"/>
    <w:rsid w:val="17AC4D67"/>
    <w:rsid w:val="17BC177E"/>
    <w:rsid w:val="17C771E9"/>
    <w:rsid w:val="17D23921"/>
    <w:rsid w:val="17D65BAB"/>
    <w:rsid w:val="17DC4231"/>
    <w:rsid w:val="18166027"/>
    <w:rsid w:val="183121A5"/>
    <w:rsid w:val="183539C6"/>
    <w:rsid w:val="18477163"/>
    <w:rsid w:val="184B7D68"/>
    <w:rsid w:val="18581E27"/>
    <w:rsid w:val="187334AB"/>
    <w:rsid w:val="187B413A"/>
    <w:rsid w:val="187D763D"/>
    <w:rsid w:val="189162DE"/>
    <w:rsid w:val="18945C4E"/>
    <w:rsid w:val="18947263"/>
    <w:rsid w:val="189C466F"/>
    <w:rsid w:val="189E7B72"/>
    <w:rsid w:val="18A10FBB"/>
    <w:rsid w:val="18AB4A67"/>
    <w:rsid w:val="18AD3F21"/>
    <w:rsid w:val="18B0330F"/>
    <w:rsid w:val="18CB193B"/>
    <w:rsid w:val="18E32865"/>
    <w:rsid w:val="18EC56F3"/>
    <w:rsid w:val="18F5277F"/>
    <w:rsid w:val="19016592"/>
    <w:rsid w:val="191B0CE6"/>
    <w:rsid w:val="191E3943"/>
    <w:rsid w:val="19201045"/>
    <w:rsid w:val="19443A4D"/>
    <w:rsid w:val="194F441F"/>
    <w:rsid w:val="195C122A"/>
    <w:rsid w:val="1968609A"/>
    <w:rsid w:val="197467ED"/>
    <w:rsid w:val="19771A54"/>
    <w:rsid w:val="19782D58"/>
    <w:rsid w:val="19871CEE"/>
    <w:rsid w:val="199A0D0F"/>
    <w:rsid w:val="19C21C4E"/>
    <w:rsid w:val="19C83DDC"/>
    <w:rsid w:val="19E8300C"/>
    <w:rsid w:val="19FA202D"/>
    <w:rsid w:val="19FE0A33"/>
    <w:rsid w:val="1A1041D0"/>
    <w:rsid w:val="1A4646AB"/>
    <w:rsid w:val="1A464F9E"/>
    <w:rsid w:val="1A707A6D"/>
    <w:rsid w:val="1A8707A2"/>
    <w:rsid w:val="1AB217DB"/>
    <w:rsid w:val="1ADA3D30"/>
    <w:rsid w:val="1ADF238C"/>
    <w:rsid w:val="1AFD0956"/>
    <w:rsid w:val="1B1A1531"/>
    <w:rsid w:val="1B217891"/>
    <w:rsid w:val="1B306F48"/>
    <w:rsid w:val="1B4F70DB"/>
    <w:rsid w:val="1B612879"/>
    <w:rsid w:val="1B79334E"/>
    <w:rsid w:val="1B7B7A15"/>
    <w:rsid w:val="1B8156FF"/>
    <w:rsid w:val="1B967850"/>
    <w:rsid w:val="1BAF61FB"/>
    <w:rsid w:val="1BB90E2F"/>
    <w:rsid w:val="1BBE4697"/>
    <w:rsid w:val="1BC54B1C"/>
    <w:rsid w:val="1BCE322D"/>
    <w:rsid w:val="1BD276B4"/>
    <w:rsid w:val="1BDD3D46"/>
    <w:rsid w:val="1BDF56C5"/>
    <w:rsid w:val="1C0906A0"/>
    <w:rsid w:val="1C1C2FAC"/>
    <w:rsid w:val="1C1E0C92"/>
    <w:rsid w:val="1C2403B8"/>
    <w:rsid w:val="1C2516BD"/>
    <w:rsid w:val="1C2C57C5"/>
    <w:rsid w:val="1C2D6AC9"/>
    <w:rsid w:val="1C322F51"/>
    <w:rsid w:val="1C3D380E"/>
    <w:rsid w:val="1C71394B"/>
    <w:rsid w:val="1C725F39"/>
    <w:rsid w:val="1C8B6E63"/>
    <w:rsid w:val="1CA27B15"/>
    <w:rsid w:val="1CB67927"/>
    <w:rsid w:val="1CB76508"/>
    <w:rsid w:val="1CC80EC6"/>
    <w:rsid w:val="1CD441A9"/>
    <w:rsid w:val="1CD61BA7"/>
    <w:rsid w:val="1CDA4664"/>
    <w:rsid w:val="1CDB5968"/>
    <w:rsid w:val="1CDD55E8"/>
    <w:rsid w:val="1CE44F73"/>
    <w:rsid w:val="1CEA6E7C"/>
    <w:rsid w:val="1CF60711"/>
    <w:rsid w:val="1D012A8E"/>
    <w:rsid w:val="1D016AA2"/>
    <w:rsid w:val="1D104B3E"/>
    <w:rsid w:val="1D1125BF"/>
    <w:rsid w:val="1D2D666C"/>
    <w:rsid w:val="1D320E8A"/>
    <w:rsid w:val="1D3C3403"/>
    <w:rsid w:val="1D484C98"/>
    <w:rsid w:val="1D4C75FB"/>
    <w:rsid w:val="1D6E17A5"/>
    <w:rsid w:val="1D70376F"/>
    <w:rsid w:val="1D71005A"/>
    <w:rsid w:val="1D8879E9"/>
    <w:rsid w:val="1D931894"/>
    <w:rsid w:val="1DC0145E"/>
    <w:rsid w:val="1DEC1F22"/>
    <w:rsid w:val="1E2B58F9"/>
    <w:rsid w:val="1E2F4F95"/>
    <w:rsid w:val="1E4A2212"/>
    <w:rsid w:val="1E5B385B"/>
    <w:rsid w:val="1E6A785E"/>
    <w:rsid w:val="1E902DEF"/>
    <w:rsid w:val="1E9601BD"/>
    <w:rsid w:val="1E9A4645"/>
    <w:rsid w:val="1E9C42C4"/>
    <w:rsid w:val="1E9D2342"/>
    <w:rsid w:val="1E9D67E6"/>
    <w:rsid w:val="1EA03E84"/>
    <w:rsid w:val="1EA1074C"/>
    <w:rsid w:val="1EA72655"/>
    <w:rsid w:val="1EA935DA"/>
    <w:rsid w:val="1ECD0317"/>
    <w:rsid w:val="1EDB10BC"/>
    <w:rsid w:val="1EDD63B3"/>
    <w:rsid w:val="1EF92460"/>
    <w:rsid w:val="1F1E3599"/>
    <w:rsid w:val="1F1F101A"/>
    <w:rsid w:val="1F31198D"/>
    <w:rsid w:val="1F3E5153"/>
    <w:rsid w:val="1F497C60"/>
    <w:rsid w:val="1F4B6242"/>
    <w:rsid w:val="1F4C6F83"/>
    <w:rsid w:val="1F5B6C81"/>
    <w:rsid w:val="1F672A94"/>
    <w:rsid w:val="1F81363D"/>
    <w:rsid w:val="1F91275B"/>
    <w:rsid w:val="1F976502"/>
    <w:rsid w:val="1FB44D91"/>
    <w:rsid w:val="1FCB27B8"/>
    <w:rsid w:val="1FD0701B"/>
    <w:rsid w:val="1FD9384E"/>
    <w:rsid w:val="1FE06EDA"/>
    <w:rsid w:val="1FEB7469"/>
    <w:rsid w:val="1FFE1EE2"/>
    <w:rsid w:val="20074B9B"/>
    <w:rsid w:val="200D63FA"/>
    <w:rsid w:val="203543E6"/>
    <w:rsid w:val="20541126"/>
    <w:rsid w:val="2058589F"/>
    <w:rsid w:val="207109C7"/>
    <w:rsid w:val="20711CD8"/>
    <w:rsid w:val="20726449"/>
    <w:rsid w:val="207451CF"/>
    <w:rsid w:val="207573CE"/>
    <w:rsid w:val="209D2B10"/>
    <w:rsid w:val="20A63420"/>
    <w:rsid w:val="20AA65A3"/>
    <w:rsid w:val="20AE4FA9"/>
    <w:rsid w:val="20D451E9"/>
    <w:rsid w:val="20D564EE"/>
    <w:rsid w:val="20E06A7D"/>
    <w:rsid w:val="20E57FD0"/>
    <w:rsid w:val="2118245A"/>
    <w:rsid w:val="21290176"/>
    <w:rsid w:val="21652559"/>
    <w:rsid w:val="21687C5B"/>
    <w:rsid w:val="217008EA"/>
    <w:rsid w:val="21793558"/>
    <w:rsid w:val="2185500C"/>
    <w:rsid w:val="21A57AC0"/>
    <w:rsid w:val="21AE03CF"/>
    <w:rsid w:val="21C24E71"/>
    <w:rsid w:val="21C9156A"/>
    <w:rsid w:val="21DB7F9A"/>
    <w:rsid w:val="21DE311D"/>
    <w:rsid w:val="21F8754A"/>
    <w:rsid w:val="220D61EA"/>
    <w:rsid w:val="220E74EF"/>
    <w:rsid w:val="2217457B"/>
    <w:rsid w:val="22194E15"/>
    <w:rsid w:val="2222290C"/>
    <w:rsid w:val="222B5EB7"/>
    <w:rsid w:val="222F54A5"/>
    <w:rsid w:val="223C00C4"/>
    <w:rsid w:val="224945A6"/>
    <w:rsid w:val="224D4A55"/>
    <w:rsid w:val="2278111D"/>
    <w:rsid w:val="228136F2"/>
    <w:rsid w:val="228F0D42"/>
    <w:rsid w:val="22937748"/>
    <w:rsid w:val="22A918EC"/>
    <w:rsid w:val="22AC65B5"/>
    <w:rsid w:val="22AD02F2"/>
    <w:rsid w:val="22B03475"/>
    <w:rsid w:val="22F92970"/>
    <w:rsid w:val="23055715"/>
    <w:rsid w:val="230C030B"/>
    <w:rsid w:val="231C3E29"/>
    <w:rsid w:val="233C68DC"/>
    <w:rsid w:val="2344756C"/>
    <w:rsid w:val="235D2694"/>
    <w:rsid w:val="236A6126"/>
    <w:rsid w:val="238002CA"/>
    <w:rsid w:val="238115CF"/>
    <w:rsid w:val="23AA2793"/>
    <w:rsid w:val="23AA6F10"/>
    <w:rsid w:val="23B76226"/>
    <w:rsid w:val="23C50DBF"/>
    <w:rsid w:val="23D22653"/>
    <w:rsid w:val="23FB483C"/>
    <w:rsid w:val="2406098A"/>
    <w:rsid w:val="240B41F2"/>
    <w:rsid w:val="241919A4"/>
    <w:rsid w:val="241B0219"/>
    <w:rsid w:val="24231158"/>
    <w:rsid w:val="2445130D"/>
    <w:rsid w:val="244D0826"/>
    <w:rsid w:val="245109A3"/>
    <w:rsid w:val="24534DF9"/>
    <w:rsid w:val="246D02D3"/>
    <w:rsid w:val="248E2A06"/>
    <w:rsid w:val="2491720E"/>
    <w:rsid w:val="24924C8F"/>
    <w:rsid w:val="24A5262B"/>
    <w:rsid w:val="24C16567"/>
    <w:rsid w:val="24C3545E"/>
    <w:rsid w:val="24D456F9"/>
    <w:rsid w:val="24E72569"/>
    <w:rsid w:val="24F95938"/>
    <w:rsid w:val="25315A92"/>
    <w:rsid w:val="2538541D"/>
    <w:rsid w:val="25413B2E"/>
    <w:rsid w:val="254A0BBB"/>
    <w:rsid w:val="25510545"/>
    <w:rsid w:val="2554491A"/>
    <w:rsid w:val="255A6C57"/>
    <w:rsid w:val="256A366E"/>
    <w:rsid w:val="25772983"/>
    <w:rsid w:val="257D0E06"/>
    <w:rsid w:val="25B305EA"/>
    <w:rsid w:val="25C01E7E"/>
    <w:rsid w:val="25C51D55"/>
    <w:rsid w:val="25CB240D"/>
    <w:rsid w:val="25D17B9A"/>
    <w:rsid w:val="25DE142E"/>
    <w:rsid w:val="25E71D3E"/>
    <w:rsid w:val="25EE16C9"/>
    <w:rsid w:val="25F51053"/>
    <w:rsid w:val="26185D90"/>
    <w:rsid w:val="264777D9"/>
    <w:rsid w:val="264B2FCC"/>
    <w:rsid w:val="266F2F1B"/>
    <w:rsid w:val="26720A30"/>
    <w:rsid w:val="26811F3C"/>
    <w:rsid w:val="26897349"/>
    <w:rsid w:val="268F1252"/>
    <w:rsid w:val="26937C58"/>
    <w:rsid w:val="26960BDD"/>
    <w:rsid w:val="26A922FB"/>
    <w:rsid w:val="26CF423A"/>
    <w:rsid w:val="26D32C40"/>
    <w:rsid w:val="26F07FF2"/>
    <w:rsid w:val="26F61EFB"/>
    <w:rsid w:val="26F853FE"/>
    <w:rsid w:val="270F5023"/>
    <w:rsid w:val="272726CA"/>
    <w:rsid w:val="27447A7C"/>
    <w:rsid w:val="275356B2"/>
    <w:rsid w:val="275E288B"/>
    <w:rsid w:val="27600F19"/>
    <w:rsid w:val="276734B3"/>
    <w:rsid w:val="276D2E3E"/>
    <w:rsid w:val="277272C6"/>
    <w:rsid w:val="2775024B"/>
    <w:rsid w:val="277E52D7"/>
    <w:rsid w:val="277F1DC6"/>
    <w:rsid w:val="27BF3329"/>
    <w:rsid w:val="27BF73C5"/>
    <w:rsid w:val="27CE415D"/>
    <w:rsid w:val="27D74B17"/>
    <w:rsid w:val="27ED6C10"/>
    <w:rsid w:val="27EF6B91"/>
    <w:rsid w:val="27F4659B"/>
    <w:rsid w:val="27FA25B3"/>
    <w:rsid w:val="282B6C11"/>
    <w:rsid w:val="2839380C"/>
    <w:rsid w:val="283B4790"/>
    <w:rsid w:val="283D7C94"/>
    <w:rsid w:val="283E1E92"/>
    <w:rsid w:val="284E28FF"/>
    <w:rsid w:val="28612632"/>
    <w:rsid w:val="286C2D61"/>
    <w:rsid w:val="28703966"/>
    <w:rsid w:val="28726E69"/>
    <w:rsid w:val="2874236C"/>
    <w:rsid w:val="287C2FFC"/>
    <w:rsid w:val="289A25AC"/>
    <w:rsid w:val="28A044B5"/>
    <w:rsid w:val="28D10507"/>
    <w:rsid w:val="28D14C84"/>
    <w:rsid w:val="28E30421"/>
    <w:rsid w:val="28E848A9"/>
    <w:rsid w:val="28EC32AF"/>
    <w:rsid w:val="28EF7AB7"/>
    <w:rsid w:val="290A02E1"/>
    <w:rsid w:val="293314A5"/>
    <w:rsid w:val="293933AF"/>
    <w:rsid w:val="294A494E"/>
    <w:rsid w:val="295377DC"/>
    <w:rsid w:val="295E5B6D"/>
    <w:rsid w:val="29672BF9"/>
    <w:rsid w:val="296E0005"/>
    <w:rsid w:val="296E2584"/>
    <w:rsid w:val="297B511D"/>
    <w:rsid w:val="298A7967"/>
    <w:rsid w:val="29A617E4"/>
    <w:rsid w:val="29BC137D"/>
    <w:rsid w:val="29C25891"/>
    <w:rsid w:val="29C42E79"/>
    <w:rsid w:val="2A134397"/>
    <w:rsid w:val="2A1862A0"/>
    <w:rsid w:val="2A3732D1"/>
    <w:rsid w:val="2A3F06DE"/>
    <w:rsid w:val="2A673E21"/>
    <w:rsid w:val="2A694DA5"/>
    <w:rsid w:val="2A784A7C"/>
    <w:rsid w:val="2A827ECE"/>
    <w:rsid w:val="2AA9450A"/>
    <w:rsid w:val="2ABC352B"/>
    <w:rsid w:val="2AD51ED6"/>
    <w:rsid w:val="2B0513A0"/>
    <w:rsid w:val="2B0E18C1"/>
    <w:rsid w:val="2B0E422E"/>
    <w:rsid w:val="2B244C9B"/>
    <w:rsid w:val="2B286BBF"/>
    <w:rsid w:val="2B3012EB"/>
    <w:rsid w:val="2B345DDC"/>
    <w:rsid w:val="2B467C0B"/>
    <w:rsid w:val="2B47568D"/>
    <w:rsid w:val="2B634FBD"/>
    <w:rsid w:val="2B6371BC"/>
    <w:rsid w:val="2B762D4B"/>
    <w:rsid w:val="2B7C00E6"/>
    <w:rsid w:val="2B88197A"/>
    <w:rsid w:val="2B9C6064"/>
    <w:rsid w:val="2BB01839"/>
    <w:rsid w:val="2BB51544"/>
    <w:rsid w:val="2BBD6C58"/>
    <w:rsid w:val="2BD12CFE"/>
    <w:rsid w:val="2BD551D5"/>
    <w:rsid w:val="2C0B66D0"/>
    <w:rsid w:val="2C2E598B"/>
    <w:rsid w:val="2C2F1A6C"/>
    <w:rsid w:val="2C626979"/>
    <w:rsid w:val="2C6538E6"/>
    <w:rsid w:val="2C6C546F"/>
    <w:rsid w:val="2C8B462E"/>
    <w:rsid w:val="2C8D6075"/>
    <w:rsid w:val="2C9D3A40"/>
    <w:rsid w:val="2CB27BEA"/>
    <w:rsid w:val="2CCD678E"/>
    <w:rsid w:val="2CE341B5"/>
    <w:rsid w:val="2D177764"/>
    <w:rsid w:val="2D4F716D"/>
    <w:rsid w:val="2D607001"/>
    <w:rsid w:val="2D657C06"/>
    <w:rsid w:val="2D7352E2"/>
    <w:rsid w:val="2D7D0B30"/>
    <w:rsid w:val="2D98715B"/>
    <w:rsid w:val="2D9B00E0"/>
    <w:rsid w:val="2DA85453"/>
    <w:rsid w:val="2DB00085"/>
    <w:rsid w:val="2DC35A21"/>
    <w:rsid w:val="2DCF1834"/>
    <w:rsid w:val="2E0F261D"/>
    <w:rsid w:val="2E250044"/>
    <w:rsid w:val="2E2547C1"/>
    <w:rsid w:val="2E2C5010"/>
    <w:rsid w:val="2E521E0D"/>
    <w:rsid w:val="2E57641F"/>
    <w:rsid w:val="2E6C29B7"/>
    <w:rsid w:val="2E7C4040"/>
    <w:rsid w:val="2E840F6E"/>
    <w:rsid w:val="2E8A57EA"/>
    <w:rsid w:val="2E942DF2"/>
    <w:rsid w:val="2EA30912"/>
    <w:rsid w:val="2EB17C28"/>
    <w:rsid w:val="2EB540B0"/>
    <w:rsid w:val="2EC830D0"/>
    <w:rsid w:val="2EC952CF"/>
    <w:rsid w:val="2ECA07D2"/>
    <w:rsid w:val="2EE62680"/>
    <w:rsid w:val="2EEF2F90"/>
    <w:rsid w:val="2EF31996"/>
    <w:rsid w:val="2F070637"/>
    <w:rsid w:val="2F326EFC"/>
    <w:rsid w:val="2F437197"/>
    <w:rsid w:val="2F627A4C"/>
    <w:rsid w:val="2F6354CD"/>
    <w:rsid w:val="2F64514D"/>
    <w:rsid w:val="2F6760D2"/>
    <w:rsid w:val="2F7431E9"/>
    <w:rsid w:val="2F79501C"/>
    <w:rsid w:val="2F952FD4"/>
    <w:rsid w:val="2FAA36C3"/>
    <w:rsid w:val="2FC32F68"/>
    <w:rsid w:val="2FC409EA"/>
    <w:rsid w:val="2FD24DB8"/>
    <w:rsid w:val="2FE0031A"/>
    <w:rsid w:val="2FEB66AB"/>
    <w:rsid w:val="2FFA4747"/>
    <w:rsid w:val="2FFF0BCF"/>
    <w:rsid w:val="301D0BE2"/>
    <w:rsid w:val="30226805"/>
    <w:rsid w:val="3024558B"/>
    <w:rsid w:val="302604DC"/>
    <w:rsid w:val="30327D25"/>
    <w:rsid w:val="30357A24"/>
    <w:rsid w:val="30486A45"/>
    <w:rsid w:val="3072568A"/>
    <w:rsid w:val="307B625B"/>
    <w:rsid w:val="308455A5"/>
    <w:rsid w:val="308A2D31"/>
    <w:rsid w:val="30A14B55"/>
    <w:rsid w:val="30A203D8"/>
    <w:rsid w:val="30D675AD"/>
    <w:rsid w:val="30DE49BA"/>
    <w:rsid w:val="30ED4FD4"/>
    <w:rsid w:val="30F73365"/>
    <w:rsid w:val="310D6FB8"/>
    <w:rsid w:val="31317BDC"/>
    <w:rsid w:val="313A50D3"/>
    <w:rsid w:val="31624854"/>
    <w:rsid w:val="316C7AA1"/>
    <w:rsid w:val="31C64CB7"/>
    <w:rsid w:val="32067C9F"/>
    <w:rsid w:val="3207249C"/>
    <w:rsid w:val="320E65BA"/>
    <w:rsid w:val="32136BCC"/>
    <w:rsid w:val="323B26F8"/>
    <w:rsid w:val="32491A0D"/>
    <w:rsid w:val="324D5E95"/>
    <w:rsid w:val="32513A83"/>
    <w:rsid w:val="32645ABA"/>
    <w:rsid w:val="327B56DF"/>
    <w:rsid w:val="32874D75"/>
    <w:rsid w:val="328F68FE"/>
    <w:rsid w:val="32930B88"/>
    <w:rsid w:val="329E499A"/>
    <w:rsid w:val="32AC1A0B"/>
    <w:rsid w:val="32C739DA"/>
    <w:rsid w:val="32D95A79"/>
    <w:rsid w:val="32E12CEE"/>
    <w:rsid w:val="32F00F21"/>
    <w:rsid w:val="32F62E2B"/>
    <w:rsid w:val="330630C5"/>
    <w:rsid w:val="33196863"/>
    <w:rsid w:val="332848FF"/>
    <w:rsid w:val="332D0D86"/>
    <w:rsid w:val="33332C90"/>
    <w:rsid w:val="33365E13"/>
    <w:rsid w:val="33417A27"/>
    <w:rsid w:val="334376A7"/>
    <w:rsid w:val="3357327E"/>
    <w:rsid w:val="335E1555"/>
    <w:rsid w:val="33604A58"/>
    <w:rsid w:val="33616C57"/>
    <w:rsid w:val="33851415"/>
    <w:rsid w:val="3392652C"/>
    <w:rsid w:val="339A3939"/>
    <w:rsid w:val="33C40DF9"/>
    <w:rsid w:val="33F153DA"/>
    <w:rsid w:val="34006B60"/>
    <w:rsid w:val="340764EB"/>
    <w:rsid w:val="340C4B71"/>
    <w:rsid w:val="34184207"/>
    <w:rsid w:val="34242218"/>
    <w:rsid w:val="34313AAC"/>
    <w:rsid w:val="34336FAF"/>
    <w:rsid w:val="34357F34"/>
    <w:rsid w:val="345B0173"/>
    <w:rsid w:val="345D3677"/>
    <w:rsid w:val="347545A1"/>
    <w:rsid w:val="347A51A5"/>
    <w:rsid w:val="348114DF"/>
    <w:rsid w:val="349415D2"/>
    <w:rsid w:val="34941E16"/>
    <w:rsid w:val="34D039B6"/>
    <w:rsid w:val="34D545BA"/>
    <w:rsid w:val="34E5558C"/>
    <w:rsid w:val="34EA455F"/>
    <w:rsid w:val="34F77FF2"/>
    <w:rsid w:val="34F934F5"/>
    <w:rsid w:val="350D7F97"/>
    <w:rsid w:val="351B5A6B"/>
    <w:rsid w:val="351C27B0"/>
    <w:rsid w:val="351F3735"/>
    <w:rsid w:val="3537465F"/>
    <w:rsid w:val="35414F6E"/>
    <w:rsid w:val="35565E0D"/>
    <w:rsid w:val="3569702C"/>
    <w:rsid w:val="357850C8"/>
    <w:rsid w:val="357D65D2"/>
    <w:rsid w:val="358C62E7"/>
    <w:rsid w:val="35B74BAD"/>
    <w:rsid w:val="35BA13B5"/>
    <w:rsid w:val="35C273A3"/>
    <w:rsid w:val="35CA5DCC"/>
    <w:rsid w:val="35E7324A"/>
    <w:rsid w:val="35F9471D"/>
    <w:rsid w:val="35FC56A1"/>
    <w:rsid w:val="36170625"/>
    <w:rsid w:val="3624775F"/>
    <w:rsid w:val="362664E5"/>
    <w:rsid w:val="362A70EA"/>
    <w:rsid w:val="36362EFD"/>
    <w:rsid w:val="363D008E"/>
    <w:rsid w:val="36414B11"/>
    <w:rsid w:val="365B0F3E"/>
    <w:rsid w:val="366C33D7"/>
    <w:rsid w:val="366F435B"/>
    <w:rsid w:val="36A062A6"/>
    <w:rsid w:val="36A857BA"/>
    <w:rsid w:val="36B81FB7"/>
    <w:rsid w:val="36C066E4"/>
    <w:rsid w:val="36C21BE7"/>
    <w:rsid w:val="36CA11F2"/>
    <w:rsid w:val="36D030FB"/>
    <w:rsid w:val="36D9128A"/>
    <w:rsid w:val="36E94025"/>
    <w:rsid w:val="36EB4FAA"/>
    <w:rsid w:val="36F6333B"/>
    <w:rsid w:val="36FF03C7"/>
    <w:rsid w:val="372F1B4E"/>
    <w:rsid w:val="37306998"/>
    <w:rsid w:val="3764396F"/>
    <w:rsid w:val="37676AF2"/>
    <w:rsid w:val="376F3EFE"/>
    <w:rsid w:val="37701980"/>
    <w:rsid w:val="37743C09"/>
    <w:rsid w:val="37A2419B"/>
    <w:rsid w:val="37AC3D63"/>
    <w:rsid w:val="37AE5990"/>
    <w:rsid w:val="37DA31EB"/>
    <w:rsid w:val="37E31CBE"/>
    <w:rsid w:val="37F00FD4"/>
    <w:rsid w:val="37F5325E"/>
    <w:rsid w:val="38022573"/>
    <w:rsid w:val="381F3C83"/>
    <w:rsid w:val="382C33B7"/>
    <w:rsid w:val="384C00EA"/>
    <w:rsid w:val="385A2C02"/>
    <w:rsid w:val="3869321C"/>
    <w:rsid w:val="387D663A"/>
    <w:rsid w:val="388727CC"/>
    <w:rsid w:val="388B11D3"/>
    <w:rsid w:val="38B13611"/>
    <w:rsid w:val="38B86FFA"/>
    <w:rsid w:val="38CA31B0"/>
    <w:rsid w:val="38D75A4F"/>
    <w:rsid w:val="38ED6BBF"/>
    <w:rsid w:val="38F378FD"/>
    <w:rsid w:val="392635CF"/>
    <w:rsid w:val="39284554"/>
    <w:rsid w:val="39297DD7"/>
    <w:rsid w:val="392F3772"/>
    <w:rsid w:val="393B7CF1"/>
    <w:rsid w:val="393C0FF6"/>
    <w:rsid w:val="3941767C"/>
    <w:rsid w:val="3952319A"/>
    <w:rsid w:val="395A27A5"/>
    <w:rsid w:val="396A04DF"/>
    <w:rsid w:val="396C0E37"/>
    <w:rsid w:val="39704948"/>
    <w:rsid w:val="398D3FDB"/>
    <w:rsid w:val="398E1CFA"/>
    <w:rsid w:val="398F13B6"/>
    <w:rsid w:val="39900A80"/>
    <w:rsid w:val="399D4513"/>
    <w:rsid w:val="399E1F94"/>
    <w:rsid w:val="39A673A1"/>
    <w:rsid w:val="39A86127"/>
    <w:rsid w:val="39C037CE"/>
    <w:rsid w:val="39C62C3D"/>
    <w:rsid w:val="39C73159"/>
    <w:rsid w:val="39C9085A"/>
    <w:rsid w:val="39C940DD"/>
    <w:rsid w:val="39D01131"/>
    <w:rsid w:val="39D65971"/>
    <w:rsid w:val="39DF07FF"/>
    <w:rsid w:val="39E34C87"/>
    <w:rsid w:val="39F44F22"/>
    <w:rsid w:val="39F96C51"/>
    <w:rsid w:val="3A0045B7"/>
    <w:rsid w:val="3A4849AC"/>
    <w:rsid w:val="3A50783A"/>
    <w:rsid w:val="3A546240"/>
    <w:rsid w:val="3A630A59"/>
    <w:rsid w:val="3A6464DA"/>
    <w:rsid w:val="3A6D130B"/>
    <w:rsid w:val="3A816D0A"/>
    <w:rsid w:val="3A8A671A"/>
    <w:rsid w:val="3AB94550"/>
    <w:rsid w:val="3ACC7DDF"/>
    <w:rsid w:val="3AE73230"/>
    <w:rsid w:val="3B1254FB"/>
    <w:rsid w:val="3B246918"/>
    <w:rsid w:val="3B2714BA"/>
    <w:rsid w:val="3B292DA0"/>
    <w:rsid w:val="3B3F16C0"/>
    <w:rsid w:val="3B5F4174"/>
    <w:rsid w:val="3B651900"/>
    <w:rsid w:val="3B692505"/>
    <w:rsid w:val="3B89083B"/>
    <w:rsid w:val="3B8B7644"/>
    <w:rsid w:val="3B980E56"/>
    <w:rsid w:val="3BB13F7E"/>
    <w:rsid w:val="3BBD5812"/>
    <w:rsid w:val="3BC5739B"/>
    <w:rsid w:val="3BCB12A4"/>
    <w:rsid w:val="3BD41BB4"/>
    <w:rsid w:val="3BFA2ADD"/>
    <w:rsid w:val="3BFFC69F"/>
    <w:rsid w:val="3C086B8B"/>
    <w:rsid w:val="3C39515C"/>
    <w:rsid w:val="3C475F8B"/>
    <w:rsid w:val="3C6472A5"/>
    <w:rsid w:val="3C6B6C2F"/>
    <w:rsid w:val="3C6C1F0C"/>
    <w:rsid w:val="3C790143"/>
    <w:rsid w:val="3C8B38E1"/>
    <w:rsid w:val="3C9E707E"/>
    <w:rsid w:val="3CD411CD"/>
    <w:rsid w:val="3CE422AF"/>
    <w:rsid w:val="3CEA16FC"/>
    <w:rsid w:val="3D037D04"/>
    <w:rsid w:val="3D1D5019"/>
    <w:rsid w:val="3D286FE2"/>
    <w:rsid w:val="3D2F21F1"/>
    <w:rsid w:val="3D485319"/>
    <w:rsid w:val="3D6C09D0"/>
    <w:rsid w:val="3D883B84"/>
    <w:rsid w:val="3D957616"/>
    <w:rsid w:val="3D98059B"/>
    <w:rsid w:val="3DA51E2F"/>
    <w:rsid w:val="3DB633CE"/>
    <w:rsid w:val="3DCE20C0"/>
    <w:rsid w:val="3DCE51F2"/>
    <w:rsid w:val="3E0A75D5"/>
    <w:rsid w:val="3E332998"/>
    <w:rsid w:val="3E6212E9"/>
    <w:rsid w:val="3E6B5444"/>
    <w:rsid w:val="3E7A698F"/>
    <w:rsid w:val="3E8B0E28"/>
    <w:rsid w:val="3E9052B0"/>
    <w:rsid w:val="3EA62CD7"/>
    <w:rsid w:val="3EB23790"/>
    <w:rsid w:val="3EB3456B"/>
    <w:rsid w:val="3EC07104"/>
    <w:rsid w:val="3EC47D75"/>
    <w:rsid w:val="3ECC5115"/>
    <w:rsid w:val="3EE250BA"/>
    <w:rsid w:val="3EE32B3C"/>
    <w:rsid w:val="3EE71542"/>
    <w:rsid w:val="3EFF6BE9"/>
    <w:rsid w:val="3F0142EA"/>
    <w:rsid w:val="3F026891"/>
    <w:rsid w:val="3F0355EF"/>
    <w:rsid w:val="3F2435A5"/>
    <w:rsid w:val="3F2C09B1"/>
    <w:rsid w:val="3F2D6433"/>
    <w:rsid w:val="3F4B1266"/>
    <w:rsid w:val="3F5617F6"/>
    <w:rsid w:val="3F595FFD"/>
    <w:rsid w:val="3F602105"/>
    <w:rsid w:val="3F661A90"/>
    <w:rsid w:val="3F9B4224"/>
    <w:rsid w:val="3F9E326F"/>
    <w:rsid w:val="3FAA4B03"/>
    <w:rsid w:val="3FB10C0A"/>
    <w:rsid w:val="3FB70595"/>
    <w:rsid w:val="3FB9189A"/>
    <w:rsid w:val="3FBA731C"/>
    <w:rsid w:val="3FC03423"/>
    <w:rsid w:val="3FC6532D"/>
    <w:rsid w:val="3FD1113F"/>
    <w:rsid w:val="3FED6871"/>
    <w:rsid w:val="4009291E"/>
    <w:rsid w:val="400D1324"/>
    <w:rsid w:val="400E4827"/>
    <w:rsid w:val="400F22A9"/>
    <w:rsid w:val="4026444D"/>
    <w:rsid w:val="402A5051"/>
    <w:rsid w:val="402F14D9"/>
    <w:rsid w:val="403768E5"/>
    <w:rsid w:val="40464190"/>
    <w:rsid w:val="405E2028"/>
    <w:rsid w:val="40757A4F"/>
    <w:rsid w:val="407E4ADB"/>
    <w:rsid w:val="40834CE1"/>
    <w:rsid w:val="40946C7F"/>
    <w:rsid w:val="4099698A"/>
    <w:rsid w:val="40A236A9"/>
    <w:rsid w:val="40A538A2"/>
    <w:rsid w:val="40AB7342"/>
    <w:rsid w:val="40BC5C45"/>
    <w:rsid w:val="40BE641C"/>
    <w:rsid w:val="40C50F41"/>
    <w:rsid w:val="40D21EC7"/>
    <w:rsid w:val="40E32281"/>
    <w:rsid w:val="40EC5FBF"/>
    <w:rsid w:val="410150B4"/>
    <w:rsid w:val="411C75E7"/>
    <w:rsid w:val="411F4664"/>
    <w:rsid w:val="4123306B"/>
    <w:rsid w:val="41282D76"/>
    <w:rsid w:val="41367B0D"/>
    <w:rsid w:val="4138778D"/>
    <w:rsid w:val="41406E31"/>
    <w:rsid w:val="414A67AD"/>
    <w:rsid w:val="41651556"/>
    <w:rsid w:val="417B6F7C"/>
    <w:rsid w:val="417F5983"/>
    <w:rsid w:val="41870D93"/>
    <w:rsid w:val="41A67DC1"/>
    <w:rsid w:val="41AE0A50"/>
    <w:rsid w:val="41B86DE1"/>
    <w:rsid w:val="41EA5032"/>
    <w:rsid w:val="41EE3A38"/>
    <w:rsid w:val="41FB36A0"/>
    <w:rsid w:val="42025F5C"/>
    <w:rsid w:val="420970D6"/>
    <w:rsid w:val="42117470"/>
    <w:rsid w:val="421A7D7F"/>
    <w:rsid w:val="421E2009"/>
    <w:rsid w:val="42251994"/>
    <w:rsid w:val="424B3DD2"/>
    <w:rsid w:val="425424E3"/>
    <w:rsid w:val="42772697"/>
    <w:rsid w:val="4285742F"/>
    <w:rsid w:val="42952A23"/>
    <w:rsid w:val="42A41642"/>
    <w:rsid w:val="42BC318C"/>
    <w:rsid w:val="42BE088D"/>
    <w:rsid w:val="42C4601A"/>
    <w:rsid w:val="43065E58"/>
    <w:rsid w:val="432D21C6"/>
    <w:rsid w:val="433F0E43"/>
    <w:rsid w:val="43484F6E"/>
    <w:rsid w:val="434A3CF5"/>
    <w:rsid w:val="434D6E78"/>
    <w:rsid w:val="43554284"/>
    <w:rsid w:val="43605E98"/>
    <w:rsid w:val="4361391A"/>
    <w:rsid w:val="43650DD1"/>
    <w:rsid w:val="43814AFD"/>
    <w:rsid w:val="438276D2"/>
    <w:rsid w:val="43862855"/>
    <w:rsid w:val="438A6CDC"/>
    <w:rsid w:val="43AC0516"/>
    <w:rsid w:val="43B60E25"/>
    <w:rsid w:val="43BE15D6"/>
    <w:rsid w:val="43CD6487"/>
    <w:rsid w:val="43D55E57"/>
    <w:rsid w:val="43F5418D"/>
    <w:rsid w:val="43F5638C"/>
    <w:rsid w:val="44024872"/>
    <w:rsid w:val="440C3DB3"/>
    <w:rsid w:val="441A52C7"/>
    <w:rsid w:val="442A5561"/>
    <w:rsid w:val="442C0C88"/>
    <w:rsid w:val="443261F1"/>
    <w:rsid w:val="44501024"/>
    <w:rsid w:val="446C184E"/>
    <w:rsid w:val="449A1098"/>
    <w:rsid w:val="44A6072E"/>
    <w:rsid w:val="44C06D59"/>
    <w:rsid w:val="44C84166"/>
    <w:rsid w:val="44D82202"/>
    <w:rsid w:val="44D91E82"/>
    <w:rsid w:val="44E24D0F"/>
    <w:rsid w:val="44EB7B9D"/>
    <w:rsid w:val="44ED6924"/>
    <w:rsid w:val="44F55F2E"/>
    <w:rsid w:val="451C590A"/>
    <w:rsid w:val="451F4B74"/>
    <w:rsid w:val="452C1C8C"/>
    <w:rsid w:val="453A31A0"/>
    <w:rsid w:val="4542602E"/>
    <w:rsid w:val="454702B7"/>
    <w:rsid w:val="45620AE1"/>
    <w:rsid w:val="45682DFA"/>
    <w:rsid w:val="459019B0"/>
    <w:rsid w:val="45917432"/>
    <w:rsid w:val="45975C56"/>
    <w:rsid w:val="45A176CC"/>
    <w:rsid w:val="45B3662D"/>
    <w:rsid w:val="45B5636D"/>
    <w:rsid w:val="45B914F0"/>
    <w:rsid w:val="45DC07AB"/>
    <w:rsid w:val="45F33C53"/>
    <w:rsid w:val="45FC4BF9"/>
    <w:rsid w:val="4604196F"/>
    <w:rsid w:val="460A72F0"/>
    <w:rsid w:val="46105782"/>
    <w:rsid w:val="461F5228"/>
    <w:rsid w:val="461F7F9A"/>
    <w:rsid w:val="46205A1C"/>
    <w:rsid w:val="46301EB1"/>
    <w:rsid w:val="465D1FFE"/>
    <w:rsid w:val="467158F2"/>
    <w:rsid w:val="4674545C"/>
    <w:rsid w:val="46780629"/>
    <w:rsid w:val="46783EAC"/>
    <w:rsid w:val="467A2DE5"/>
    <w:rsid w:val="468034B7"/>
    <w:rsid w:val="468247BC"/>
    <w:rsid w:val="46A55C75"/>
    <w:rsid w:val="46B3080E"/>
    <w:rsid w:val="46B8573B"/>
    <w:rsid w:val="46C41FCD"/>
    <w:rsid w:val="46CE6E39"/>
    <w:rsid w:val="46DB614F"/>
    <w:rsid w:val="46E82445"/>
    <w:rsid w:val="46F102F3"/>
    <w:rsid w:val="46F459F4"/>
    <w:rsid w:val="46F87C7E"/>
    <w:rsid w:val="46FC6684"/>
    <w:rsid w:val="471C7CE4"/>
    <w:rsid w:val="471D5C29"/>
    <w:rsid w:val="47387782"/>
    <w:rsid w:val="47546D12"/>
    <w:rsid w:val="47602B25"/>
    <w:rsid w:val="4770243A"/>
    <w:rsid w:val="477A6F52"/>
    <w:rsid w:val="47827BE2"/>
    <w:rsid w:val="47916B77"/>
    <w:rsid w:val="479C078C"/>
    <w:rsid w:val="479E3C8F"/>
    <w:rsid w:val="47AD2C24"/>
    <w:rsid w:val="47AD64A7"/>
    <w:rsid w:val="47BB57BD"/>
    <w:rsid w:val="47C22C96"/>
    <w:rsid w:val="47DC187E"/>
    <w:rsid w:val="47DF52C2"/>
    <w:rsid w:val="47F40E1A"/>
    <w:rsid w:val="480F7446"/>
    <w:rsid w:val="48112949"/>
    <w:rsid w:val="48185B57"/>
    <w:rsid w:val="481935D8"/>
    <w:rsid w:val="483B158F"/>
    <w:rsid w:val="484A762B"/>
    <w:rsid w:val="48516FB5"/>
    <w:rsid w:val="48594C7C"/>
    <w:rsid w:val="488E3597"/>
    <w:rsid w:val="489D5DB0"/>
    <w:rsid w:val="48C514F3"/>
    <w:rsid w:val="48C84676"/>
    <w:rsid w:val="48FA1700"/>
    <w:rsid w:val="48FC21D7"/>
    <w:rsid w:val="48FD7FF1"/>
    <w:rsid w:val="49131272"/>
    <w:rsid w:val="491D5404"/>
    <w:rsid w:val="49202B06"/>
    <w:rsid w:val="49296EDF"/>
    <w:rsid w:val="49333D25"/>
    <w:rsid w:val="49375FAE"/>
    <w:rsid w:val="4942433F"/>
    <w:rsid w:val="49447842"/>
    <w:rsid w:val="494B7CEF"/>
    <w:rsid w:val="49896CB2"/>
    <w:rsid w:val="498D72D3"/>
    <w:rsid w:val="498E313A"/>
    <w:rsid w:val="499B42CB"/>
    <w:rsid w:val="499B5CD3"/>
    <w:rsid w:val="49A17BDC"/>
    <w:rsid w:val="49B123F5"/>
    <w:rsid w:val="49EC2B6F"/>
    <w:rsid w:val="49EC47D8"/>
    <w:rsid w:val="49F53DE3"/>
    <w:rsid w:val="49FB156F"/>
    <w:rsid w:val="4A0E6F0B"/>
    <w:rsid w:val="4A1452FF"/>
    <w:rsid w:val="4A18529C"/>
    <w:rsid w:val="4A222C04"/>
    <w:rsid w:val="4A295537"/>
    <w:rsid w:val="4A2F4251"/>
    <w:rsid w:val="4A3143E9"/>
    <w:rsid w:val="4A4C0075"/>
    <w:rsid w:val="4A4C2273"/>
    <w:rsid w:val="4A5144FD"/>
    <w:rsid w:val="4A5B700A"/>
    <w:rsid w:val="4A626995"/>
    <w:rsid w:val="4A65319D"/>
    <w:rsid w:val="4A662E1D"/>
    <w:rsid w:val="4A7459B6"/>
    <w:rsid w:val="4A876BD5"/>
    <w:rsid w:val="4AAF2318"/>
    <w:rsid w:val="4AB11F98"/>
    <w:rsid w:val="4AB2329C"/>
    <w:rsid w:val="4AB30D1E"/>
    <w:rsid w:val="4AB5641F"/>
    <w:rsid w:val="4ABE12AD"/>
    <w:rsid w:val="4AD856DA"/>
    <w:rsid w:val="4B151CBC"/>
    <w:rsid w:val="4B15553F"/>
    <w:rsid w:val="4B45028D"/>
    <w:rsid w:val="4B4D5699"/>
    <w:rsid w:val="4B517E8D"/>
    <w:rsid w:val="4B5F55B3"/>
    <w:rsid w:val="4B6F10D1"/>
    <w:rsid w:val="4B92038C"/>
    <w:rsid w:val="4B9D671D"/>
    <w:rsid w:val="4BAF6637"/>
    <w:rsid w:val="4BB11B3A"/>
    <w:rsid w:val="4BC42D59"/>
    <w:rsid w:val="4BE1398E"/>
    <w:rsid w:val="4BE72014"/>
    <w:rsid w:val="4BF5394C"/>
    <w:rsid w:val="4C380B1A"/>
    <w:rsid w:val="4C6251E1"/>
    <w:rsid w:val="4C657AFB"/>
    <w:rsid w:val="4C7279FA"/>
    <w:rsid w:val="4C827C94"/>
    <w:rsid w:val="4C871DB8"/>
    <w:rsid w:val="4CAC0AD9"/>
    <w:rsid w:val="4CB052E1"/>
    <w:rsid w:val="4CC55583"/>
    <w:rsid w:val="4CD928A1"/>
    <w:rsid w:val="4CDC1628"/>
    <w:rsid w:val="4D0C06BA"/>
    <w:rsid w:val="4D1107FD"/>
    <w:rsid w:val="4D160508"/>
    <w:rsid w:val="4D34553A"/>
    <w:rsid w:val="4D3651B9"/>
    <w:rsid w:val="4D39613E"/>
    <w:rsid w:val="4D3C534E"/>
    <w:rsid w:val="4D4322D1"/>
    <w:rsid w:val="4D536CE8"/>
    <w:rsid w:val="4D673998"/>
    <w:rsid w:val="4D6C5694"/>
    <w:rsid w:val="4D732CDE"/>
    <w:rsid w:val="4D88228C"/>
    <w:rsid w:val="4D99525E"/>
    <w:rsid w:val="4DAE20A0"/>
    <w:rsid w:val="4DBD720E"/>
    <w:rsid w:val="4DC0511E"/>
    <w:rsid w:val="4DD43DBE"/>
    <w:rsid w:val="4DE230D4"/>
    <w:rsid w:val="4DE41E5A"/>
    <w:rsid w:val="4DE65204"/>
    <w:rsid w:val="4DE74FDD"/>
    <w:rsid w:val="4DF46871"/>
    <w:rsid w:val="4DF66DDC"/>
    <w:rsid w:val="4E0F0720"/>
    <w:rsid w:val="4E19322E"/>
    <w:rsid w:val="4E3A2A49"/>
    <w:rsid w:val="4E545991"/>
    <w:rsid w:val="4E550E94"/>
    <w:rsid w:val="4E5D62A1"/>
    <w:rsid w:val="4E703C3C"/>
    <w:rsid w:val="4E760ECF"/>
    <w:rsid w:val="4E914171"/>
    <w:rsid w:val="4EB359AB"/>
    <w:rsid w:val="4EB4342C"/>
    <w:rsid w:val="4EB50EAE"/>
    <w:rsid w:val="4EC314C8"/>
    <w:rsid w:val="4ED04F5B"/>
    <w:rsid w:val="4ED626E7"/>
    <w:rsid w:val="4EF46414"/>
    <w:rsid w:val="4F1418FD"/>
    <w:rsid w:val="4F1F055D"/>
    <w:rsid w:val="4F7F767D"/>
    <w:rsid w:val="4F943D9F"/>
    <w:rsid w:val="4FB01626"/>
    <w:rsid w:val="4FDB6712"/>
    <w:rsid w:val="4FEF31B4"/>
    <w:rsid w:val="5012466D"/>
    <w:rsid w:val="501D717B"/>
    <w:rsid w:val="50342624"/>
    <w:rsid w:val="505674EE"/>
    <w:rsid w:val="505C7F65"/>
    <w:rsid w:val="505E3468"/>
    <w:rsid w:val="506202F9"/>
    <w:rsid w:val="50714687"/>
    <w:rsid w:val="50715259"/>
    <w:rsid w:val="50795316"/>
    <w:rsid w:val="507A7515"/>
    <w:rsid w:val="509D67D0"/>
    <w:rsid w:val="50B22EF2"/>
    <w:rsid w:val="50D21228"/>
    <w:rsid w:val="50EB0ACD"/>
    <w:rsid w:val="50F413DD"/>
    <w:rsid w:val="510E7D88"/>
    <w:rsid w:val="511D6814"/>
    <w:rsid w:val="513D08D8"/>
    <w:rsid w:val="514E10F6"/>
    <w:rsid w:val="516B0122"/>
    <w:rsid w:val="51785239"/>
    <w:rsid w:val="519C08F1"/>
    <w:rsid w:val="51AF7912"/>
    <w:rsid w:val="51B40BB6"/>
    <w:rsid w:val="51C01DAA"/>
    <w:rsid w:val="51C20B31"/>
    <w:rsid w:val="51D442CE"/>
    <w:rsid w:val="51D5415B"/>
    <w:rsid w:val="51D67DB1"/>
    <w:rsid w:val="5223404D"/>
    <w:rsid w:val="5265033A"/>
    <w:rsid w:val="526770C0"/>
    <w:rsid w:val="527079D0"/>
    <w:rsid w:val="5277735B"/>
    <w:rsid w:val="527C1C93"/>
    <w:rsid w:val="527D59E1"/>
    <w:rsid w:val="5282529F"/>
    <w:rsid w:val="528775F5"/>
    <w:rsid w:val="52A41123"/>
    <w:rsid w:val="52B129B7"/>
    <w:rsid w:val="52C91423"/>
    <w:rsid w:val="52D67374"/>
    <w:rsid w:val="52E26A0A"/>
    <w:rsid w:val="52EB5004"/>
    <w:rsid w:val="52EC7319"/>
    <w:rsid w:val="52EF7E07"/>
    <w:rsid w:val="52FA40B1"/>
    <w:rsid w:val="530A434B"/>
    <w:rsid w:val="53171462"/>
    <w:rsid w:val="531E556A"/>
    <w:rsid w:val="53252976"/>
    <w:rsid w:val="532716FD"/>
    <w:rsid w:val="532F3286"/>
    <w:rsid w:val="534741B0"/>
    <w:rsid w:val="534A5134"/>
    <w:rsid w:val="535B2E50"/>
    <w:rsid w:val="538A011C"/>
    <w:rsid w:val="538C7AE3"/>
    <w:rsid w:val="539677B2"/>
    <w:rsid w:val="53A81DB0"/>
    <w:rsid w:val="53B84F4D"/>
    <w:rsid w:val="53D41815"/>
    <w:rsid w:val="53E36ED5"/>
    <w:rsid w:val="541D1728"/>
    <w:rsid w:val="5430412D"/>
    <w:rsid w:val="543350B2"/>
    <w:rsid w:val="54336CC9"/>
    <w:rsid w:val="54653303"/>
    <w:rsid w:val="54813591"/>
    <w:rsid w:val="54840334"/>
    <w:rsid w:val="54874B3C"/>
    <w:rsid w:val="54ED0C26"/>
    <w:rsid w:val="54F55170"/>
    <w:rsid w:val="55226F39"/>
    <w:rsid w:val="555313D1"/>
    <w:rsid w:val="55537708"/>
    <w:rsid w:val="55704ABA"/>
    <w:rsid w:val="557430F6"/>
    <w:rsid w:val="55904808"/>
    <w:rsid w:val="55964CF9"/>
    <w:rsid w:val="55A15289"/>
    <w:rsid w:val="55A3400F"/>
    <w:rsid w:val="55B20DA6"/>
    <w:rsid w:val="55C135BF"/>
    <w:rsid w:val="55C3384A"/>
    <w:rsid w:val="55D36D5C"/>
    <w:rsid w:val="55DF2B6F"/>
    <w:rsid w:val="55E524FA"/>
    <w:rsid w:val="56052DAF"/>
    <w:rsid w:val="560817B5"/>
    <w:rsid w:val="56183FCE"/>
    <w:rsid w:val="56220DA3"/>
    <w:rsid w:val="5623409C"/>
    <w:rsid w:val="565B7F3A"/>
    <w:rsid w:val="565C123F"/>
    <w:rsid w:val="566540CD"/>
    <w:rsid w:val="56A9133E"/>
    <w:rsid w:val="56AC22C3"/>
    <w:rsid w:val="56B95D55"/>
    <w:rsid w:val="56BF7C5F"/>
    <w:rsid w:val="56D34701"/>
    <w:rsid w:val="56DA628A"/>
    <w:rsid w:val="56DE116E"/>
    <w:rsid w:val="56E4241D"/>
    <w:rsid w:val="56EF5E54"/>
    <w:rsid w:val="571F34FB"/>
    <w:rsid w:val="5728768E"/>
    <w:rsid w:val="572B4D8F"/>
    <w:rsid w:val="57304A9B"/>
    <w:rsid w:val="5732471A"/>
    <w:rsid w:val="574A5644"/>
    <w:rsid w:val="575326D1"/>
    <w:rsid w:val="57715B3F"/>
    <w:rsid w:val="57796194"/>
    <w:rsid w:val="57905DB9"/>
    <w:rsid w:val="579831C5"/>
    <w:rsid w:val="57A027D0"/>
    <w:rsid w:val="57B87DA9"/>
    <w:rsid w:val="57C021C8"/>
    <w:rsid w:val="57D83FAF"/>
    <w:rsid w:val="57E767C7"/>
    <w:rsid w:val="57ED4E4E"/>
    <w:rsid w:val="57F944E3"/>
    <w:rsid w:val="580A5802"/>
    <w:rsid w:val="5814296E"/>
    <w:rsid w:val="581F309E"/>
    <w:rsid w:val="582662AC"/>
    <w:rsid w:val="58273D2E"/>
    <w:rsid w:val="583D5ED1"/>
    <w:rsid w:val="58545AF7"/>
    <w:rsid w:val="586A351D"/>
    <w:rsid w:val="5874602B"/>
    <w:rsid w:val="589136D6"/>
    <w:rsid w:val="589233DD"/>
    <w:rsid w:val="58951DE3"/>
    <w:rsid w:val="58AC780A"/>
    <w:rsid w:val="58B46E15"/>
    <w:rsid w:val="58B9329D"/>
    <w:rsid w:val="58D21C48"/>
    <w:rsid w:val="58FE1654"/>
    <w:rsid w:val="590C4068"/>
    <w:rsid w:val="591304B3"/>
    <w:rsid w:val="5921524A"/>
    <w:rsid w:val="59317A63"/>
    <w:rsid w:val="593928F1"/>
    <w:rsid w:val="595D3DAB"/>
    <w:rsid w:val="59624E00"/>
    <w:rsid w:val="596A50AD"/>
    <w:rsid w:val="596B5D0E"/>
    <w:rsid w:val="59774954"/>
    <w:rsid w:val="597E6792"/>
    <w:rsid w:val="59810AE7"/>
    <w:rsid w:val="59826569"/>
    <w:rsid w:val="598361E9"/>
    <w:rsid w:val="59873015"/>
    <w:rsid w:val="59874BEF"/>
    <w:rsid w:val="599770AA"/>
    <w:rsid w:val="59AB6638"/>
    <w:rsid w:val="59D216B8"/>
    <w:rsid w:val="59DF051F"/>
    <w:rsid w:val="59E16582"/>
    <w:rsid w:val="59EE5898"/>
    <w:rsid w:val="5A0E034B"/>
    <w:rsid w:val="5A1B5462"/>
    <w:rsid w:val="5A1B7FE4"/>
    <w:rsid w:val="5A1D63E7"/>
    <w:rsid w:val="5A3A7F15"/>
    <w:rsid w:val="5A4F2439"/>
    <w:rsid w:val="5A540ABF"/>
    <w:rsid w:val="5A6544C9"/>
    <w:rsid w:val="5A781F79"/>
    <w:rsid w:val="5AA20705"/>
    <w:rsid w:val="5AAA3A4D"/>
    <w:rsid w:val="5AAB4D51"/>
    <w:rsid w:val="5ABB1768"/>
    <w:rsid w:val="5AC5499A"/>
    <w:rsid w:val="5ACC3E3E"/>
    <w:rsid w:val="5AD2718F"/>
    <w:rsid w:val="5AF02819"/>
    <w:rsid w:val="5B0D5CEF"/>
    <w:rsid w:val="5B1765FF"/>
    <w:rsid w:val="5B253396"/>
    <w:rsid w:val="5B2A4F24"/>
    <w:rsid w:val="5B355BAF"/>
    <w:rsid w:val="5B425BAA"/>
    <w:rsid w:val="5B47134C"/>
    <w:rsid w:val="5B501C5C"/>
    <w:rsid w:val="5B7E72A8"/>
    <w:rsid w:val="5B8B1789"/>
    <w:rsid w:val="5B8E5344"/>
    <w:rsid w:val="5BA57168"/>
    <w:rsid w:val="5BCC5A39"/>
    <w:rsid w:val="5BD844BF"/>
    <w:rsid w:val="5BD91F40"/>
    <w:rsid w:val="5BE921DB"/>
    <w:rsid w:val="5BE96957"/>
    <w:rsid w:val="5BF175E7"/>
    <w:rsid w:val="5BF86F72"/>
    <w:rsid w:val="5C3C0960"/>
    <w:rsid w:val="5C435D6C"/>
    <w:rsid w:val="5C4E40FD"/>
    <w:rsid w:val="5C56150A"/>
    <w:rsid w:val="5C5C6C96"/>
    <w:rsid w:val="5C852059"/>
    <w:rsid w:val="5C910A31"/>
    <w:rsid w:val="5C9522F3"/>
    <w:rsid w:val="5CA7000F"/>
    <w:rsid w:val="5CAA4817"/>
    <w:rsid w:val="5CB337F7"/>
    <w:rsid w:val="5CCE3752"/>
    <w:rsid w:val="5CD60B5E"/>
    <w:rsid w:val="5CDE5F6B"/>
    <w:rsid w:val="5CE24971"/>
    <w:rsid w:val="5D0C4BC1"/>
    <w:rsid w:val="5D136571"/>
    <w:rsid w:val="5D207CD9"/>
    <w:rsid w:val="5D2A4D65"/>
    <w:rsid w:val="5D323FC2"/>
    <w:rsid w:val="5D341AB3"/>
    <w:rsid w:val="5D406F09"/>
    <w:rsid w:val="5D545BA9"/>
    <w:rsid w:val="5D5A7075"/>
    <w:rsid w:val="5D820C77"/>
    <w:rsid w:val="5DA212E7"/>
    <w:rsid w:val="5DA546AF"/>
    <w:rsid w:val="5DDC260A"/>
    <w:rsid w:val="5DDD390F"/>
    <w:rsid w:val="5DF20031"/>
    <w:rsid w:val="5E014DC8"/>
    <w:rsid w:val="5E255ABC"/>
    <w:rsid w:val="5E2D1110"/>
    <w:rsid w:val="5E482FBE"/>
    <w:rsid w:val="5E4A64C2"/>
    <w:rsid w:val="5E515E4C"/>
    <w:rsid w:val="5E7B340D"/>
    <w:rsid w:val="5E857144"/>
    <w:rsid w:val="5EA80A59"/>
    <w:rsid w:val="5ECA2293"/>
    <w:rsid w:val="5ED46B20"/>
    <w:rsid w:val="5ED5070F"/>
    <w:rsid w:val="5ED75D25"/>
    <w:rsid w:val="5EEF11CE"/>
    <w:rsid w:val="5F125DF8"/>
    <w:rsid w:val="5F2512EF"/>
    <w:rsid w:val="5F351942"/>
    <w:rsid w:val="5F3F2252"/>
    <w:rsid w:val="5F405755"/>
    <w:rsid w:val="5F473629"/>
    <w:rsid w:val="5F4A27E1"/>
    <w:rsid w:val="5F51216C"/>
    <w:rsid w:val="5F517BED"/>
    <w:rsid w:val="5F57199D"/>
    <w:rsid w:val="5F577E3F"/>
    <w:rsid w:val="5F713D25"/>
    <w:rsid w:val="5F8A5F66"/>
    <w:rsid w:val="5FC24A29"/>
    <w:rsid w:val="5FD92450"/>
    <w:rsid w:val="5FDF7E90"/>
    <w:rsid w:val="5FE813E6"/>
    <w:rsid w:val="5FEA48E9"/>
    <w:rsid w:val="5FEB5BEE"/>
    <w:rsid w:val="5FEF45F4"/>
    <w:rsid w:val="5FF564FD"/>
    <w:rsid w:val="60171F35"/>
    <w:rsid w:val="601A7636"/>
    <w:rsid w:val="60297B7D"/>
    <w:rsid w:val="602D40D8"/>
    <w:rsid w:val="60385CED"/>
    <w:rsid w:val="604E3162"/>
    <w:rsid w:val="6066021D"/>
    <w:rsid w:val="60682A7A"/>
    <w:rsid w:val="606E2944"/>
    <w:rsid w:val="607544CD"/>
    <w:rsid w:val="60766AF1"/>
    <w:rsid w:val="60786190"/>
    <w:rsid w:val="60830691"/>
    <w:rsid w:val="608337E2"/>
    <w:rsid w:val="609008FA"/>
    <w:rsid w:val="60960285"/>
    <w:rsid w:val="60C60DD4"/>
    <w:rsid w:val="60CE03DF"/>
    <w:rsid w:val="60CF23D1"/>
    <w:rsid w:val="60E24E4A"/>
    <w:rsid w:val="61017934"/>
    <w:rsid w:val="611E1462"/>
    <w:rsid w:val="61380441"/>
    <w:rsid w:val="613C4296"/>
    <w:rsid w:val="616A3AE0"/>
    <w:rsid w:val="617D727E"/>
    <w:rsid w:val="61883090"/>
    <w:rsid w:val="619D55B4"/>
    <w:rsid w:val="61A23C3A"/>
    <w:rsid w:val="61C379F2"/>
    <w:rsid w:val="61C60977"/>
    <w:rsid w:val="61D60C11"/>
    <w:rsid w:val="61DF7322"/>
    <w:rsid w:val="61E821B0"/>
    <w:rsid w:val="61F1723C"/>
    <w:rsid w:val="620713E0"/>
    <w:rsid w:val="62150B7D"/>
    <w:rsid w:val="622C3B9E"/>
    <w:rsid w:val="622D4D58"/>
    <w:rsid w:val="623B11F9"/>
    <w:rsid w:val="62402CDD"/>
    <w:rsid w:val="624102C0"/>
    <w:rsid w:val="62456545"/>
    <w:rsid w:val="6249475F"/>
    <w:rsid w:val="6251055B"/>
    <w:rsid w:val="626A1485"/>
    <w:rsid w:val="626E7E8B"/>
    <w:rsid w:val="62731D94"/>
    <w:rsid w:val="62767495"/>
    <w:rsid w:val="629038C3"/>
    <w:rsid w:val="62D068AA"/>
    <w:rsid w:val="62D83CB7"/>
    <w:rsid w:val="62F12662"/>
    <w:rsid w:val="63057105"/>
    <w:rsid w:val="631D4DCC"/>
    <w:rsid w:val="633F2762"/>
    <w:rsid w:val="637606BD"/>
    <w:rsid w:val="63A13CBF"/>
    <w:rsid w:val="63B55C23"/>
    <w:rsid w:val="63E42EEF"/>
    <w:rsid w:val="63F25A88"/>
    <w:rsid w:val="64156F42"/>
    <w:rsid w:val="641B0E4B"/>
    <w:rsid w:val="6425175A"/>
    <w:rsid w:val="642B10E5"/>
    <w:rsid w:val="644C161A"/>
    <w:rsid w:val="645038A3"/>
    <w:rsid w:val="6458542D"/>
    <w:rsid w:val="645A5BAC"/>
    <w:rsid w:val="645C76B6"/>
    <w:rsid w:val="64760260"/>
    <w:rsid w:val="647B3267"/>
    <w:rsid w:val="64AE5E3B"/>
    <w:rsid w:val="64B941CC"/>
    <w:rsid w:val="64BD6456"/>
    <w:rsid w:val="64C612E4"/>
    <w:rsid w:val="64CD2E6D"/>
    <w:rsid w:val="64DD469E"/>
    <w:rsid w:val="64EA775D"/>
    <w:rsid w:val="64F20549"/>
    <w:rsid w:val="64F2562B"/>
    <w:rsid w:val="65085608"/>
    <w:rsid w:val="65220379"/>
    <w:rsid w:val="652B6A8A"/>
    <w:rsid w:val="65347F69"/>
    <w:rsid w:val="653E4426"/>
    <w:rsid w:val="655962D4"/>
    <w:rsid w:val="655F01DD"/>
    <w:rsid w:val="655F347A"/>
    <w:rsid w:val="65680AED"/>
    <w:rsid w:val="656D07F8"/>
    <w:rsid w:val="65752381"/>
    <w:rsid w:val="65813C15"/>
    <w:rsid w:val="658E3D60"/>
    <w:rsid w:val="65B06CE3"/>
    <w:rsid w:val="65CE3D15"/>
    <w:rsid w:val="65E329B5"/>
    <w:rsid w:val="65F54093"/>
    <w:rsid w:val="660A60F8"/>
    <w:rsid w:val="660E6C4E"/>
    <w:rsid w:val="6624042A"/>
    <w:rsid w:val="66344D3E"/>
    <w:rsid w:val="66426252"/>
    <w:rsid w:val="6648015B"/>
    <w:rsid w:val="664C6B61"/>
    <w:rsid w:val="665A015E"/>
    <w:rsid w:val="66636F9A"/>
    <w:rsid w:val="668E08CF"/>
    <w:rsid w:val="66A27570"/>
    <w:rsid w:val="66BB049A"/>
    <w:rsid w:val="66E97CE4"/>
    <w:rsid w:val="67107BA4"/>
    <w:rsid w:val="67236770"/>
    <w:rsid w:val="673F2C72"/>
    <w:rsid w:val="674412F8"/>
    <w:rsid w:val="6749577F"/>
    <w:rsid w:val="67547394"/>
    <w:rsid w:val="677D667D"/>
    <w:rsid w:val="67826BDE"/>
    <w:rsid w:val="678B52EF"/>
    <w:rsid w:val="67973300"/>
    <w:rsid w:val="67B1772D"/>
    <w:rsid w:val="67BC6533"/>
    <w:rsid w:val="67E433FF"/>
    <w:rsid w:val="67F73E3E"/>
    <w:rsid w:val="68112FCA"/>
    <w:rsid w:val="68156BD4"/>
    <w:rsid w:val="682C7077"/>
    <w:rsid w:val="68326D82"/>
    <w:rsid w:val="6845219F"/>
    <w:rsid w:val="684734A4"/>
    <w:rsid w:val="685D7846"/>
    <w:rsid w:val="68696EDC"/>
    <w:rsid w:val="68752CEE"/>
    <w:rsid w:val="689F73B6"/>
    <w:rsid w:val="68A32539"/>
    <w:rsid w:val="68AA0FE1"/>
    <w:rsid w:val="68AF3DCD"/>
    <w:rsid w:val="68B946DC"/>
    <w:rsid w:val="68C42A6D"/>
    <w:rsid w:val="68E542A7"/>
    <w:rsid w:val="69010354"/>
    <w:rsid w:val="69031659"/>
    <w:rsid w:val="690B0C63"/>
    <w:rsid w:val="69136070"/>
    <w:rsid w:val="69143783"/>
    <w:rsid w:val="6922410C"/>
    <w:rsid w:val="692376AD"/>
    <w:rsid w:val="692B6F9A"/>
    <w:rsid w:val="69326925"/>
    <w:rsid w:val="69351AA8"/>
    <w:rsid w:val="693D6EB4"/>
    <w:rsid w:val="69756114"/>
    <w:rsid w:val="69783816"/>
    <w:rsid w:val="69811F27"/>
    <w:rsid w:val="69CB581E"/>
    <w:rsid w:val="69D06970"/>
    <w:rsid w:val="69D12FAB"/>
    <w:rsid w:val="69DE22C1"/>
    <w:rsid w:val="69EE4AD9"/>
    <w:rsid w:val="69F82E6A"/>
    <w:rsid w:val="6A075683"/>
    <w:rsid w:val="6A0C7949"/>
    <w:rsid w:val="6A270365"/>
    <w:rsid w:val="6A2C45BE"/>
    <w:rsid w:val="6A45374C"/>
    <w:rsid w:val="6A5012FB"/>
    <w:rsid w:val="6A667059"/>
    <w:rsid w:val="6A6B7926"/>
    <w:rsid w:val="6A6E2AA9"/>
    <w:rsid w:val="6A6F632C"/>
    <w:rsid w:val="6A8F6861"/>
    <w:rsid w:val="6AD62685"/>
    <w:rsid w:val="6ADB0EDF"/>
    <w:rsid w:val="6B01111E"/>
    <w:rsid w:val="6B014E9A"/>
    <w:rsid w:val="6B0542A1"/>
    <w:rsid w:val="6B0B1A2E"/>
    <w:rsid w:val="6B0C16AE"/>
    <w:rsid w:val="6B0D712F"/>
    <w:rsid w:val="6B0F2632"/>
    <w:rsid w:val="6B7632DB"/>
    <w:rsid w:val="6B8D6867"/>
    <w:rsid w:val="6BA63E2B"/>
    <w:rsid w:val="6BDF7488"/>
    <w:rsid w:val="6C1274B0"/>
    <w:rsid w:val="6C2B055A"/>
    <w:rsid w:val="6C3A689C"/>
    <w:rsid w:val="6C4C19E8"/>
    <w:rsid w:val="6C586E75"/>
    <w:rsid w:val="6C6509E5"/>
    <w:rsid w:val="6C7B7004"/>
    <w:rsid w:val="6C946BA7"/>
    <w:rsid w:val="6CB0280D"/>
    <w:rsid w:val="6CBB3973"/>
    <w:rsid w:val="6CC42F7D"/>
    <w:rsid w:val="6CC61123"/>
    <w:rsid w:val="6CC61D04"/>
    <w:rsid w:val="6CC85207"/>
    <w:rsid w:val="6CD15B16"/>
    <w:rsid w:val="6CF546C4"/>
    <w:rsid w:val="6CF56FD0"/>
    <w:rsid w:val="6CF92406"/>
    <w:rsid w:val="6CFB475C"/>
    <w:rsid w:val="6CFF3162"/>
    <w:rsid w:val="6D0860A6"/>
    <w:rsid w:val="6D0D417B"/>
    <w:rsid w:val="6D0F7B79"/>
    <w:rsid w:val="6D193D0C"/>
    <w:rsid w:val="6D195F0B"/>
    <w:rsid w:val="6D275220"/>
    <w:rsid w:val="6D283B29"/>
    <w:rsid w:val="6D365409"/>
    <w:rsid w:val="6D3B6481"/>
    <w:rsid w:val="6D4F63E5"/>
    <w:rsid w:val="6D661E07"/>
    <w:rsid w:val="6DD10F6F"/>
    <w:rsid w:val="6DD57146"/>
    <w:rsid w:val="6DDB184C"/>
    <w:rsid w:val="6DEF4C69"/>
    <w:rsid w:val="6DF67E77"/>
    <w:rsid w:val="6E1938AF"/>
    <w:rsid w:val="6E1F57B8"/>
    <w:rsid w:val="6E21673D"/>
    <w:rsid w:val="6E231C40"/>
    <w:rsid w:val="6E2F12D6"/>
    <w:rsid w:val="6E3034D4"/>
    <w:rsid w:val="6E372E5F"/>
    <w:rsid w:val="6E3D05EC"/>
    <w:rsid w:val="6E3D1350"/>
    <w:rsid w:val="6E4D5003"/>
    <w:rsid w:val="6E573888"/>
    <w:rsid w:val="6E601AA5"/>
    <w:rsid w:val="6E675BAD"/>
    <w:rsid w:val="6EA66996"/>
    <w:rsid w:val="6EAC089F"/>
    <w:rsid w:val="6EC05342"/>
    <w:rsid w:val="6ED1305E"/>
    <w:rsid w:val="6EE060A1"/>
    <w:rsid w:val="6EFB5B0A"/>
    <w:rsid w:val="6F0E5640"/>
    <w:rsid w:val="6F116045"/>
    <w:rsid w:val="6F2567B7"/>
    <w:rsid w:val="6F3239AE"/>
    <w:rsid w:val="6F3C490B"/>
    <w:rsid w:val="6F3D018E"/>
    <w:rsid w:val="6F6B2C52"/>
    <w:rsid w:val="6F755D6A"/>
    <w:rsid w:val="6F9817A2"/>
    <w:rsid w:val="6F9B2726"/>
    <w:rsid w:val="6F9E7185"/>
    <w:rsid w:val="6FAB29C1"/>
    <w:rsid w:val="6FCB457A"/>
    <w:rsid w:val="6FD93890"/>
    <w:rsid w:val="6FFF7360"/>
    <w:rsid w:val="70092D5A"/>
    <w:rsid w:val="701B1D7B"/>
    <w:rsid w:val="70400CB6"/>
    <w:rsid w:val="705D27E4"/>
    <w:rsid w:val="70707286"/>
    <w:rsid w:val="70792114"/>
    <w:rsid w:val="70992649"/>
    <w:rsid w:val="709B03FF"/>
    <w:rsid w:val="709F4552"/>
    <w:rsid w:val="70A906E5"/>
    <w:rsid w:val="70E33D42"/>
    <w:rsid w:val="710C4966"/>
    <w:rsid w:val="710E5E8B"/>
    <w:rsid w:val="710F390D"/>
    <w:rsid w:val="711C0290"/>
    <w:rsid w:val="71500A63"/>
    <w:rsid w:val="7166029D"/>
    <w:rsid w:val="716D7E90"/>
    <w:rsid w:val="71967069"/>
    <w:rsid w:val="71AD37BF"/>
    <w:rsid w:val="71BD17DB"/>
    <w:rsid w:val="71C11019"/>
    <w:rsid w:val="71C6563A"/>
    <w:rsid w:val="71D67E52"/>
    <w:rsid w:val="71D77AD2"/>
    <w:rsid w:val="71D85554"/>
    <w:rsid w:val="71EE54F9"/>
    <w:rsid w:val="71F1067C"/>
    <w:rsid w:val="72000C97"/>
    <w:rsid w:val="72070621"/>
    <w:rsid w:val="723E657D"/>
    <w:rsid w:val="72401A80"/>
    <w:rsid w:val="724211B7"/>
    <w:rsid w:val="725D3437"/>
    <w:rsid w:val="72617A36"/>
    <w:rsid w:val="727453D2"/>
    <w:rsid w:val="72895378"/>
    <w:rsid w:val="72945CA0"/>
    <w:rsid w:val="72A417A5"/>
    <w:rsid w:val="72C6338C"/>
    <w:rsid w:val="72CA3BE3"/>
    <w:rsid w:val="72EC1B99"/>
    <w:rsid w:val="72ED761A"/>
    <w:rsid w:val="73065FC6"/>
    <w:rsid w:val="732F5B05"/>
    <w:rsid w:val="733D289D"/>
    <w:rsid w:val="733E5017"/>
    <w:rsid w:val="734112A3"/>
    <w:rsid w:val="734B5436"/>
    <w:rsid w:val="735932CF"/>
    <w:rsid w:val="73636360"/>
    <w:rsid w:val="736B376C"/>
    <w:rsid w:val="736F5C2F"/>
    <w:rsid w:val="738B621F"/>
    <w:rsid w:val="73927111"/>
    <w:rsid w:val="739428F8"/>
    <w:rsid w:val="73977AB3"/>
    <w:rsid w:val="73AC41D5"/>
    <w:rsid w:val="73AC6754"/>
    <w:rsid w:val="73C053F4"/>
    <w:rsid w:val="73C70602"/>
    <w:rsid w:val="73C90E07"/>
    <w:rsid w:val="73D75019"/>
    <w:rsid w:val="73DE0228"/>
    <w:rsid w:val="73DF5CA9"/>
    <w:rsid w:val="73F26EC8"/>
    <w:rsid w:val="73F310C6"/>
    <w:rsid w:val="73F43927"/>
    <w:rsid w:val="74003C5F"/>
    <w:rsid w:val="7408106C"/>
    <w:rsid w:val="740A4074"/>
    <w:rsid w:val="740D54F4"/>
    <w:rsid w:val="740E2F75"/>
    <w:rsid w:val="741C7D0C"/>
    <w:rsid w:val="743B4D3E"/>
    <w:rsid w:val="744530CF"/>
    <w:rsid w:val="745201E6"/>
    <w:rsid w:val="745E5245"/>
    <w:rsid w:val="748E25CA"/>
    <w:rsid w:val="74964153"/>
    <w:rsid w:val="74A17F65"/>
    <w:rsid w:val="74B46F86"/>
    <w:rsid w:val="74BE1A94"/>
    <w:rsid w:val="74D05231"/>
    <w:rsid w:val="74DF53AE"/>
    <w:rsid w:val="74E8615B"/>
    <w:rsid w:val="7506350D"/>
    <w:rsid w:val="75080C0F"/>
    <w:rsid w:val="75625E25"/>
    <w:rsid w:val="758075D4"/>
    <w:rsid w:val="7583635A"/>
    <w:rsid w:val="758827E2"/>
    <w:rsid w:val="75C65B4A"/>
    <w:rsid w:val="75EF348B"/>
    <w:rsid w:val="75F0310B"/>
    <w:rsid w:val="75FE2420"/>
    <w:rsid w:val="761409A5"/>
    <w:rsid w:val="763224E5"/>
    <w:rsid w:val="76384B84"/>
    <w:rsid w:val="764B5DA3"/>
    <w:rsid w:val="764E6D27"/>
    <w:rsid w:val="76517CAC"/>
    <w:rsid w:val="766345A1"/>
    <w:rsid w:val="76764668"/>
    <w:rsid w:val="76D336FD"/>
    <w:rsid w:val="76DA32A9"/>
    <w:rsid w:val="76DD5C10"/>
    <w:rsid w:val="76FE4817"/>
    <w:rsid w:val="77027AD0"/>
    <w:rsid w:val="770551D1"/>
    <w:rsid w:val="77166770"/>
    <w:rsid w:val="771976F5"/>
    <w:rsid w:val="77230004"/>
    <w:rsid w:val="77260F89"/>
    <w:rsid w:val="77380EA3"/>
    <w:rsid w:val="77556CEB"/>
    <w:rsid w:val="775A2BCB"/>
    <w:rsid w:val="77632FEC"/>
    <w:rsid w:val="77B34070"/>
    <w:rsid w:val="77B72A76"/>
    <w:rsid w:val="78324A1E"/>
    <w:rsid w:val="784129DA"/>
    <w:rsid w:val="784513E1"/>
    <w:rsid w:val="7855167B"/>
    <w:rsid w:val="786170B2"/>
    <w:rsid w:val="78861E4A"/>
    <w:rsid w:val="788778CC"/>
    <w:rsid w:val="78A60180"/>
    <w:rsid w:val="78A648FD"/>
    <w:rsid w:val="78AD7B0B"/>
    <w:rsid w:val="78B00A90"/>
    <w:rsid w:val="78C31CAF"/>
    <w:rsid w:val="78CA163A"/>
    <w:rsid w:val="78DB7356"/>
    <w:rsid w:val="78F9424F"/>
    <w:rsid w:val="78F96906"/>
    <w:rsid w:val="79121A2E"/>
    <w:rsid w:val="79306A60"/>
    <w:rsid w:val="79390690"/>
    <w:rsid w:val="793B4DF1"/>
    <w:rsid w:val="7968023E"/>
    <w:rsid w:val="796C6C45"/>
    <w:rsid w:val="79753CD1"/>
    <w:rsid w:val="797877E6"/>
    <w:rsid w:val="798961F5"/>
    <w:rsid w:val="799022FC"/>
    <w:rsid w:val="79917872"/>
    <w:rsid w:val="79B42F8A"/>
    <w:rsid w:val="79C67B14"/>
    <w:rsid w:val="79D06969"/>
    <w:rsid w:val="79D31AEC"/>
    <w:rsid w:val="79DC01FD"/>
    <w:rsid w:val="79E104AA"/>
    <w:rsid w:val="7A0B54C9"/>
    <w:rsid w:val="7A214D4A"/>
    <w:rsid w:val="7A2D6D03"/>
    <w:rsid w:val="7A427BA1"/>
    <w:rsid w:val="7A4D17B6"/>
    <w:rsid w:val="7A5F16D0"/>
    <w:rsid w:val="7A96762C"/>
    <w:rsid w:val="7A9A18B5"/>
    <w:rsid w:val="7AB855E2"/>
    <w:rsid w:val="7AC62379"/>
    <w:rsid w:val="7ACB6801"/>
    <w:rsid w:val="7AE169D4"/>
    <w:rsid w:val="7AF741CD"/>
    <w:rsid w:val="7B0B2AA4"/>
    <w:rsid w:val="7B215011"/>
    <w:rsid w:val="7B2745E3"/>
    <w:rsid w:val="7B303FA7"/>
    <w:rsid w:val="7B365EB0"/>
    <w:rsid w:val="7B396E35"/>
    <w:rsid w:val="7B4D1359"/>
    <w:rsid w:val="7B540CE3"/>
    <w:rsid w:val="7B5C397C"/>
    <w:rsid w:val="7B6F730F"/>
    <w:rsid w:val="7B882437"/>
    <w:rsid w:val="7BAA499E"/>
    <w:rsid w:val="7BBC740E"/>
    <w:rsid w:val="7BC73221"/>
    <w:rsid w:val="7BD90F3C"/>
    <w:rsid w:val="7BFE117C"/>
    <w:rsid w:val="7BFE17E7"/>
    <w:rsid w:val="7C0B2A10"/>
    <w:rsid w:val="7C106E98"/>
    <w:rsid w:val="7C245B39"/>
    <w:rsid w:val="7C272341"/>
    <w:rsid w:val="7C2E19A1"/>
    <w:rsid w:val="7C6453C2"/>
    <w:rsid w:val="7C6F4493"/>
    <w:rsid w:val="7C7B6547"/>
    <w:rsid w:val="7C8A0D60"/>
    <w:rsid w:val="7C95228E"/>
    <w:rsid w:val="7C964B73"/>
    <w:rsid w:val="7CA0621D"/>
    <w:rsid w:val="7CA52C0F"/>
    <w:rsid w:val="7CAD001B"/>
    <w:rsid w:val="7CB00FA0"/>
    <w:rsid w:val="7CF84C17"/>
    <w:rsid w:val="7CFA4897"/>
    <w:rsid w:val="7D0B5E36"/>
    <w:rsid w:val="7D0E3538"/>
    <w:rsid w:val="7D133243"/>
    <w:rsid w:val="7D1641C7"/>
    <w:rsid w:val="7D1E37D2"/>
    <w:rsid w:val="7D2B08E9"/>
    <w:rsid w:val="7D4C0957"/>
    <w:rsid w:val="7D5A1F78"/>
    <w:rsid w:val="7D5A5BB5"/>
    <w:rsid w:val="7D757A64"/>
    <w:rsid w:val="7D817FF3"/>
    <w:rsid w:val="7D830F78"/>
    <w:rsid w:val="7D883202"/>
    <w:rsid w:val="7DB3215D"/>
    <w:rsid w:val="7DCA16EC"/>
    <w:rsid w:val="7DCC0473"/>
    <w:rsid w:val="7DD97789"/>
    <w:rsid w:val="7DE07113"/>
    <w:rsid w:val="7DE26D93"/>
    <w:rsid w:val="7DE65799"/>
    <w:rsid w:val="7DE91FA1"/>
    <w:rsid w:val="7DF173AE"/>
    <w:rsid w:val="7E2E6CC1"/>
    <w:rsid w:val="7E425EB3"/>
    <w:rsid w:val="7E481FBB"/>
    <w:rsid w:val="7E497A3C"/>
    <w:rsid w:val="7E4D1CC6"/>
    <w:rsid w:val="7E5A355A"/>
    <w:rsid w:val="7E8705BC"/>
    <w:rsid w:val="7E9214D5"/>
    <w:rsid w:val="7E9A6542"/>
    <w:rsid w:val="7EA271D1"/>
    <w:rsid w:val="7EBC7D7B"/>
    <w:rsid w:val="7ECD2214"/>
    <w:rsid w:val="7ED10C1A"/>
    <w:rsid w:val="7EDC282E"/>
    <w:rsid w:val="7EE60BBF"/>
    <w:rsid w:val="7EF43758"/>
    <w:rsid w:val="7EFF3CE8"/>
    <w:rsid w:val="7F222FA3"/>
    <w:rsid w:val="7F3279BA"/>
    <w:rsid w:val="7F32C2EB"/>
    <w:rsid w:val="7F536FF5"/>
    <w:rsid w:val="7F58120E"/>
    <w:rsid w:val="7F5C6600"/>
    <w:rsid w:val="7F5E5386"/>
    <w:rsid w:val="7F625F8B"/>
    <w:rsid w:val="7F691199"/>
    <w:rsid w:val="7F736225"/>
    <w:rsid w:val="7F74752A"/>
    <w:rsid w:val="7F754FAB"/>
    <w:rsid w:val="7F7D7E39"/>
    <w:rsid w:val="7F800DBE"/>
    <w:rsid w:val="7F9D28EC"/>
    <w:rsid w:val="7F9D7069"/>
    <w:rsid w:val="7FB80F18"/>
    <w:rsid w:val="7FD02A1D"/>
    <w:rsid w:val="7FD71F4F"/>
    <w:rsid w:val="7FDE1157"/>
    <w:rsid w:val="7FF83F00"/>
    <w:rsid w:val="7FFEEA3E"/>
    <w:rsid w:val="AFFBDC84"/>
    <w:rsid w:val="B747EF1D"/>
    <w:rsid w:val="BDFD3547"/>
    <w:rsid w:val="BEFE9A5C"/>
    <w:rsid w:val="C7DDBF0B"/>
    <w:rsid w:val="CABF8226"/>
    <w:rsid w:val="CCCBE9A9"/>
    <w:rsid w:val="CFAF26BE"/>
    <w:rsid w:val="DFBD16BB"/>
    <w:rsid w:val="DFBF2881"/>
    <w:rsid w:val="DFF74AB2"/>
    <w:rsid w:val="E4F3D20E"/>
    <w:rsid w:val="E6BD01E3"/>
    <w:rsid w:val="E7F57A12"/>
    <w:rsid w:val="EFEF134B"/>
    <w:rsid w:val="F1FFFCA9"/>
    <w:rsid w:val="F4EF286C"/>
    <w:rsid w:val="F7F549B8"/>
    <w:rsid w:val="FA63DC4F"/>
    <w:rsid w:val="FAFF50CC"/>
    <w:rsid w:val="FBFBE988"/>
    <w:rsid w:val="FFFE3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line="360" w:lineRule="auto"/>
      <w:ind w:firstLine="141" w:firstLineChars="47"/>
      <w:outlineLvl w:val="0"/>
    </w:pPr>
    <w:rPr>
      <w:rFonts w:ascii="黑体" w:hAnsi="黑体" w:eastAsia="黑体"/>
      <w:bCs/>
      <w:color w:val="FF0000"/>
      <w:kern w:val="44"/>
      <w:sz w:val="30"/>
      <w:szCs w:val="30"/>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1"/>
    <w:qFormat/>
    <w:uiPriority w:val="0"/>
    <w:pPr>
      <w:jc w:val="left"/>
    </w:pPr>
    <w:rPr>
      <w:rFonts w:ascii="Calibri" w:hAnsi="Calibri"/>
    </w:rPr>
  </w:style>
  <w:style w:type="paragraph" w:styleId="4">
    <w:name w:val="Body Text Indent"/>
    <w:basedOn w:val="1"/>
    <w:link w:val="22"/>
    <w:qFormat/>
    <w:uiPriority w:val="0"/>
    <w:pPr>
      <w:ind w:firstLine="560" w:firstLineChars="200"/>
    </w:pPr>
    <w:rPr>
      <w:rFonts w:ascii="宋体" w:hAnsi="宋体"/>
      <w:color w:val="000000"/>
      <w:sz w:val="28"/>
    </w:rPr>
  </w:style>
  <w:style w:type="paragraph" w:styleId="5">
    <w:name w:val="Plain Text"/>
    <w:basedOn w:val="1"/>
    <w:link w:val="25"/>
    <w:qFormat/>
    <w:uiPriority w:val="99"/>
    <w:rPr>
      <w:rFonts w:ascii="宋体" w:hAnsi="Courier New"/>
      <w:szCs w:val="20"/>
    </w:rPr>
  </w:style>
  <w:style w:type="paragraph" w:styleId="6">
    <w:name w:val="Body Text Indent 2"/>
    <w:basedOn w:val="1"/>
    <w:link w:val="18"/>
    <w:qFormat/>
    <w:uiPriority w:val="0"/>
    <w:pPr>
      <w:snapToGrid w:val="0"/>
      <w:spacing w:line="620" w:lineRule="exact"/>
      <w:ind w:firstLine="584" w:firstLineChars="200"/>
    </w:pPr>
    <w:rPr>
      <w:rFonts w:ascii="仿宋_GB2312" w:hAnsi="宋体" w:eastAsia="仿宋_GB2312"/>
      <w:spacing w:val="6"/>
      <w:sz w:val="28"/>
    </w:rPr>
  </w:style>
  <w:style w:type="paragraph" w:styleId="7">
    <w:name w:val="Balloon Text"/>
    <w:basedOn w:val="1"/>
    <w:link w:val="17"/>
    <w:semiHidden/>
    <w:qFormat/>
    <w:uiPriority w:val="99"/>
    <w:rPr>
      <w:sz w:val="18"/>
      <w:szCs w:val="18"/>
    </w:rPr>
  </w:style>
  <w:style w:type="paragraph" w:styleId="8">
    <w:name w:val="footer"/>
    <w:basedOn w:val="1"/>
    <w:link w:val="20"/>
    <w:qFormat/>
    <w:uiPriority w:val="99"/>
    <w:pPr>
      <w:tabs>
        <w:tab w:val="center" w:pos="4153"/>
        <w:tab w:val="right" w:pos="8306"/>
      </w:tabs>
      <w:snapToGrid w:val="0"/>
      <w:jc w:val="left"/>
    </w:pPr>
    <w:rPr>
      <w:rFonts w:ascii="Calibri" w:hAnsi="Calibri"/>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Body Text Indent 3"/>
    <w:basedOn w:val="1"/>
    <w:qFormat/>
    <w:uiPriority w:val="0"/>
    <w:pPr>
      <w:spacing w:line="600" w:lineRule="exact"/>
      <w:ind w:left="480"/>
    </w:pPr>
    <w:rPr>
      <w:rFonts w:ascii="楷体_GB2312" w:eastAsia="楷体_GB2312"/>
      <w:bCs/>
      <w:sz w:val="24"/>
    </w:rPr>
  </w:style>
  <w:style w:type="paragraph" w:styleId="11">
    <w:name w:val="annotation subject"/>
    <w:basedOn w:val="3"/>
    <w:next w:val="3"/>
    <w:link w:val="24"/>
    <w:qFormat/>
    <w:uiPriority w:val="0"/>
    <w:rPr>
      <w:b/>
      <w:bCs/>
    </w:rPr>
  </w:style>
  <w:style w:type="character" w:styleId="14">
    <w:name w:val="page number"/>
    <w:basedOn w:val="13"/>
    <w:qFormat/>
    <w:uiPriority w:val="0"/>
  </w:style>
  <w:style w:type="character" w:styleId="15">
    <w:name w:val="Hyperlink"/>
    <w:basedOn w:val="13"/>
    <w:unhideWhenUsed/>
    <w:qFormat/>
    <w:uiPriority w:val="0"/>
    <w:rPr>
      <w:color w:val="0563C1" w:themeColor="hyperlink"/>
      <w:u w:val="single"/>
      <w14:textFill>
        <w14:solidFill>
          <w14:schemeClr w14:val="hlink"/>
        </w14:solidFill>
      </w14:textFill>
    </w:rPr>
  </w:style>
  <w:style w:type="character" w:styleId="16">
    <w:name w:val="annotation reference"/>
    <w:qFormat/>
    <w:uiPriority w:val="0"/>
    <w:rPr>
      <w:sz w:val="21"/>
      <w:szCs w:val="21"/>
    </w:rPr>
  </w:style>
  <w:style w:type="character" w:customStyle="1" w:styleId="17">
    <w:name w:val="批注框文本 Char"/>
    <w:link w:val="7"/>
    <w:semiHidden/>
    <w:qFormat/>
    <w:uiPriority w:val="99"/>
    <w:rPr>
      <w:rFonts w:ascii="Times New Roman" w:hAnsi="Times New Roman"/>
      <w:kern w:val="2"/>
      <w:sz w:val="18"/>
      <w:szCs w:val="18"/>
    </w:rPr>
  </w:style>
  <w:style w:type="character" w:customStyle="1" w:styleId="18">
    <w:name w:val="正文文本缩进 2 Char"/>
    <w:link w:val="6"/>
    <w:qFormat/>
    <w:uiPriority w:val="0"/>
    <w:rPr>
      <w:rFonts w:ascii="仿宋_GB2312" w:hAnsi="宋体" w:eastAsia="仿宋_GB2312"/>
      <w:spacing w:val="6"/>
      <w:kern w:val="2"/>
      <w:sz w:val="28"/>
      <w:szCs w:val="24"/>
    </w:rPr>
  </w:style>
  <w:style w:type="character" w:customStyle="1" w:styleId="19">
    <w:name w:val="标题 1 Char2"/>
    <w:link w:val="2"/>
    <w:qFormat/>
    <w:uiPriority w:val="0"/>
    <w:rPr>
      <w:rFonts w:ascii="黑体" w:hAnsi="黑体" w:eastAsia="黑体"/>
      <w:bCs/>
      <w:color w:val="FF0000"/>
      <w:kern w:val="44"/>
      <w:sz w:val="30"/>
      <w:szCs w:val="30"/>
    </w:rPr>
  </w:style>
  <w:style w:type="character" w:customStyle="1" w:styleId="20">
    <w:name w:val="页脚 Char"/>
    <w:link w:val="8"/>
    <w:qFormat/>
    <w:uiPriority w:val="99"/>
    <w:rPr>
      <w:kern w:val="2"/>
      <w:sz w:val="18"/>
      <w:szCs w:val="18"/>
    </w:rPr>
  </w:style>
  <w:style w:type="character" w:customStyle="1" w:styleId="21">
    <w:name w:val="批注文字 Char"/>
    <w:link w:val="3"/>
    <w:qFormat/>
    <w:uiPriority w:val="0"/>
    <w:rPr>
      <w:kern w:val="2"/>
      <w:sz w:val="21"/>
      <w:szCs w:val="24"/>
    </w:rPr>
  </w:style>
  <w:style w:type="character" w:customStyle="1" w:styleId="22">
    <w:name w:val="正文文本缩进 Char"/>
    <w:link w:val="4"/>
    <w:qFormat/>
    <w:uiPriority w:val="0"/>
    <w:rPr>
      <w:rFonts w:ascii="宋体" w:hAnsi="宋体"/>
      <w:color w:val="000000"/>
      <w:kern w:val="2"/>
      <w:sz w:val="28"/>
      <w:szCs w:val="24"/>
    </w:rPr>
  </w:style>
  <w:style w:type="character" w:customStyle="1" w:styleId="23">
    <w:name w:val="标题 1 Char"/>
    <w:qFormat/>
    <w:uiPriority w:val="0"/>
    <w:rPr>
      <w:rFonts w:ascii="Times New Roman" w:hAnsi="Times New Roman" w:eastAsia="宋体" w:cs="Times New Roman"/>
      <w:b/>
      <w:bCs/>
      <w:kern w:val="44"/>
      <w:sz w:val="44"/>
      <w:szCs w:val="44"/>
    </w:rPr>
  </w:style>
  <w:style w:type="character" w:customStyle="1" w:styleId="24">
    <w:name w:val="批注主题 Char"/>
    <w:link w:val="11"/>
    <w:qFormat/>
    <w:uiPriority w:val="0"/>
    <w:rPr>
      <w:b/>
      <w:bCs/>
      <w:kern w:val="2"/>
      <w:sz w:val="21"/>
      <w:szCs w:val="24"/>
    </w:rPr>
  </w:style>
  <w:style w:type="character" w:customStyle="1" w:styleId="25">
    <w:name w:val="纯文本 Char"/>
    <w:link w:val="5"/>
    <w:qFormat/>
    <w:uiPriority w:val="99"/>
    <w:rPr>
      <w:rFonts w:ascii="宋体" w:hAnsi="Courier New"/>
      <w:kern w:val="2"/>
      <w:sz w:val="21"/>
    </w:rPr>
  </w:style>
  <w:style w:type="character" w:customStyle="1" w:styleId="26">
    <w:name w:val="标题 1 Char1"/>
    <w:qFormat/>
    <w:uiPriority w:val="0"/>
    <w:rPr>
      <w:b/>
      <w:bCs/>
      <w:kern w:val="44"/>
      <w:sz w:val="44"/>
      <w:szCs w:val="44"/>
    </w:rPr>
  </w:style>
  <w:style w:type="paragraph" w:customStyle="1" w:styleId="27">
    <w:name w:val="修订1"/>
    <w:unhideWhenUsed/>
    <w:qFormat/>
    <w:uiPriority w:val="99"/>
    <w:rPr>
      <w:rFonts w:ascii="Times New Roman" w:hAnsi="Times New Roman" w:eastAsia="宋体" w:cs="Times New Roman"/>
      <w:kern w:val="2"/>
      <w:sz w:val="21"/>
      <w:szCs w:val="24"/>
      <w:lang w:val="en-US" w:eastAsia="zh-CN" w:bidi="ar-SA"/>
    </w:rPr>
  </w:style>
  <w:style w:type="paragraph" w:customStyle="1" w:styleId="28">
    <w:name w:val="彩色底纹 - 强调文字颜色 11"/>
    <w:unhideWhenUsed/>
    <w:qFormat/>
    <w:uiPriority w:val="99"/>
    <w:rPr>
      <w:rFonts w:ascii="Times New Roman" w:hAnsi="Times New Roman" w:eastAsia="宋体" w:cs="Times New Roman"/>
      <w:kern w:val="2"/>
      <w:sz w:val="21"/>
      <w:szCs w:val="24"/>
      <w:lang w:val="en-US" w:eastAsia="zh-CN" w:bidi="ar-SA"/>
    </w:rPr>
  </w:style>
  <w:style w:type="paragraph" w:customStyle="1" w:styleId="29">
    <w:name w:val="彩色列表 - 强调文字颜色 11"/>
    <w:basedOn w:val="1"/>
    <w:qFormat/>
    <w:uiPriority w:val="34"/>
    <w:pPr>
      <w:ind w:firstLine="420" w:firstLineChars="200"/>
    </w:pPr>
  </w:style>
  <w:style w:type="paragraph" w:customStyle="1" w:styleId="30">
    <w:name w:val="中等深浅网格 1 - 着色 21"/>
    <w:basedOn w:val="1"/>
    <w:qFormat/>
    <w:uiPriority w:val="34"/>
    <w:pPr>
      <w:ind w:firstLine="420" w:firstLineChars="200"/>
    </w:pPr>
  </w:style>
  <w:style w:type="paragraph" w:customStyle="1" w:styleId="31">
    <w:name w:val="p0"/>
    <w:basedOn w:val="1"/>
    <w:qFormat/>
    <w:uiPriority w:val="0"/>
    <w:pPr>
      <w:widowControl/>
    </w:pPr>
    <w:rPr>
      <w:rFonts w:ascii="等线" w:hAnsi="等线" w:eastAsia="等线" w:cs="宋体"/>
      <w:kern w:val="0"/>
      <w:szCs w:val="21"/>
    </w:rPr>
  </w:style>
  <w:style w:type="paragraph" w:customStyle="1" w:styleId="32">
    <w:name w:val="Char"/>
    <w:basedOn w:val="1"/>
    <w:semiHidden/>
    <w:qFormat/>
    <w:uiPriority w:val="0"/>
    <w:rPr>
      <w:rFonts w:eastAsia="仿宋_GB2312"/>
      <w:sz w:val="28"/>
    </w:rPr>
  </w:style>
  <w:style w:type="paragraph" w:customStyle="1" w:styleId="33">
    <w:name w:val="Default"/>
    <w:qFormat/>
    <w:uiPriority w:val="0"/>
    <w:pPr>
      <w:widowControl w:val="0"/>
      <w:autoSpaceDE w:val="0"/>
      <w:autoSpaceDN w:val="0"/>
      <w:adjustRightInd w:val="0"/>
    </w:pPr>
    <w:rPr>
      <w:rFonts w:ascii="仿宋" w:hAnsi="Calibri" w:eastAsia="仿宋" w:cs="仿宋"/>
      <w:color w:val="000000"/>
      <w:sz w:val="24"/>
      <w:szCs w:val="24"/>
      <w:lang w:val="en-US" w:eastAsia="zh-CN" w:bidi="ar-SA"/>
    </w:rPr>
  </w:style>
  <w:style w:type="paragraph" w:customStyle="1" w:styleId="34">
    <w:name w:val="中等深浅列表 2 - 着色 21"/>
    <w:unhideWhenUsed/>
    <w:qFormat/>
    <w:uiPriority w:val="99"/>
    <w:rPr>
      <w:rFonts w:ascii="Times New Roman" w:hAnsi="Times New Roman" w:eastAsia="宋体" w:cs="Times New Roman"/>
      <w:kern w:val="2"/>
      <w:sz w:val="21"/>
      <w:szCs w:val="24"/>
      <w:lang w:val="en-US" w:eastAsia="zh-CN" w:bidi="ar-SA"/>
    </w:rPr>
  </w:style>
  <w:style w:type="paragraph" w:styleId="35">
    <w:name w:val="List Paragraph"/>
    <w:basedOn w:val="1"/>
    <w:qFormat/>
    <w:uiPriority w:val="34"/>
    <w:pPr>
      <w:ind w:firstLine="420" w:firstLineChars="200"/>
    </w:pPr>
    <w:rPr>
      <w:rFonts w:ascii="Calibri" w:hAnsi="Calibri"/>
      <w:szCs w:val="22"/>
    </w:rPr>
  </w:style>
  <w:style w:type="paragraph" w:customStyle="1" w:styleId="36">
    <w:name w:val="修订2"/>
    <w:hidden/>
    <w:semiHidden/>
    <w:qFormat/>
    <w:uiPriority w:val="99"/>
    <w:rPr>
      <w:rFonts w:ascii="Times New Roman" w:hAnsi="Times New Roman" w:eastAsia="宋体" w:cs="Times New Roman"/>
      <w:kern w:val="2"/>
      <w:sz w:val="21"/>
      <w:szCs w:val="24"/>
      <w:lang w:val="en-US" w:eastAsia="zh-CN" w:bidi="ar-SA"/>
    </w:rPr>
  </w:style>
  <w:style w:type="paragraph" w:customStyle="1" w:styleId="37">
    <w:name w:val="修订3"/>
    <w:hidden/>
    <w:semiHidden/>
    <w:qFormat/>
    <w:uiPriority w:val="99"/>
    <w:rPr>
      <w:rFonts w:ascii="Times New Roman" w:hAnsi="Times New Roman" w:eastAsia="宋体" w:cs="Times New Roman"/>
      <w:kern w:val="2"/>
      <w:sz w:val="21"/>
      <w:szCs w:val="24"/>
      <w:lang w:val="en-US" w:eastAsia="zh-CN" w:bidi="ar-SA"/>
    </w:rPr>
  </w:style>
  <w:style w:type="character" w:customStyle="1" w:styleId="38">
    <w:name w:val="未处理的提及1"/>
    <w:basedOn w:val="1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czb</Company>
  <Pages>93</Pages>
  <Words>39856</Words>
  <Characters>44872</Characters>
  <Lines>326</Lines>
  <Paragraphs>92</Paragraphs>
  <TotalTime>0</TotalTime>
  <ScaleCrop>false</ScaleCrop>
  <LinksUpToDate>false</LinksUpToDate>
  <CharactersWithSpaces>45052</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2016-01-14T04:34:00Z</dcterms:created>
  <dc:creator>czb</dc:creator>
  <cp:lastModifiedBy>Jerry</cp:lastModifiedBy>
  <cp:lastPrinted>2019-11-25T04:31:00Z</cp:lastPrinted>
  <dcterms:modified xsi:type="dcterms:W3CDTF">2023-05-08T01:47:06Z</dcterms:modified>
  <dc:title>行政事业单位资产清查报表、基础表填报说明</dc:title>
  <cp:revision>465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30B8DCF0BBC54CF981ECF09207C372CF</vt:lpwstr>
  </property>
</Properties>
</file>