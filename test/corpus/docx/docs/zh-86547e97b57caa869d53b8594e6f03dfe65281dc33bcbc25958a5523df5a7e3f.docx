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3A60D">
      <w:pPr>
        <w:pStyle w:val="4"/>
        <w:adjustRightInd w:val="0"/>
        <w:snapToGrid w:val="0"/>
        <w:spacing w:before="0" w:beforeAutospacing="0" w:after="0" w:afterAutospacing="0" w:line="360" w:lineRule="auto"/>
        <w:jc w:val="center"/>
        <w:rPr>
          <w:rStyle w:val="7"/>
          <w:color w:val="000000" w:themeColor="text1"/>
          <w:sz w:val="36"/>
          <w:szCs w:val="36"/>
          <w14:textFill>
            <w14:solidFill>
              <w14:schemeClr w14:val="tx1"/>
            </w14:solidFill>
          </w14:textFill>
        </w:rPr>
      </w:pPr>
      <w:r>
        <w:rPr>
          <w:rStyle w:val="7"/>
          <w:rFonts w:hint="eastAsia"/>
          <w:color w:val="000000" w:themeColor="text1"/>
          <w:sz w:val="36"/>
          <w:szCs w:val="36"/>
          <w14:textFill>
            <w14:solidFill>
              <w14:schemeClr w14:val="tx1"/>
            </w14:solidFill>
          </w14:textFill>
        </w:rPr>
        <w:t>杭州航区诚信建设管理办法</w:t>
      </w:r>
    </w:p>
    <w:p w14:paraId="4745FF1A">
      <w:pPr>
        <w:pStyle w:val="4"/>
        <w:adjustRightInd w:val="0"/>
        <w:snapToGrid w:val="0"/>
        <w:spacing w:before="0" w:beforeAutospacing="0" w:after="0" w:afterAutospacing="0" w:line="360" w:lineRule="auto"/>
        <w:jc w:val="center"/>
        <w:rPr>
          <w:rFonts w:ascii="楷体" w:hAnsi="楷体" w:eastAsia="楷体"/>
          <w:color w:val="000000" w:themeColor="text1"/>
          <w14:textFill>
            <w14:solidFill>
              <w14:schemeClr w14:val="tx1"/>
            </w14:solidFill>
          </w14:textFill>
        </w:rPr>
      </w:pPr>
      <w:r>
        <w:rPr>
          <w:rFonts w:hint="eastAsia" w:ascii="楷体" w:hAnsi="楷体" w:eastAsia="楷体" w:cs="Times New Roman"/>
          <w:color w:val="000000" w:themeColor="text1"/>
          <w:sz w:val="32"/>
          <w:szCs w:val="32"/>
          <w14:textFill>
            <w14:solidFill>
              <w14:schemeClr w14:val="tx1"/>
            </w14:solidFill>
          </w14:textFill>
        </w:rPr>
        <w:t>（征求意见稿）</w:t>
      </w:r>
    </w:p>
    <w:p w14:paraId="71EB36CA">
      <w:pPr>
        <w:pStyle w:val="4"/>
        <w:adjustRightInd w:val="0"/>
        <w:snapToGrid w:val="0"/>
        <w:spacing w:before="0" w:beforeAutospacing="0" w:after="0" w:afterAutospacing="0" w:line="360" w:lineRule="auto"/>
        <w:jc w:val="center"/>
        <w:rPr>
          <w:rFonts w:ascii="楷体_GB2312" w:eastAsia="楷体_GB2312"/>
          <w:b/>
          <w:color w:val="000000" w:themeColor="text1"/>
          <w:sz w:val="32"/>
          <w:szCs w:val="32"/>
          <w14:textFill>
            <w14:solidFill>
              <w14:schemeClr w14:val="tx1"/>
            </w14:solidFill>
          </w14:textFill>
        </w:rPr>
      </w:pPr>
      <w:r>
        <w:rPr>
          <w:rFonts w:hint="eastAsia" w:ascii="楷体_GB2312" w:eastAsia="楷体_GB2312"/>
          <w:b/>
          <w:color w:val="000000" w:themeColor="text1"/>
          <w:sz w:val="32"/>
          <w:szCs w:val="32"/>
          <w14:textFill>
            <w14:solidFill>
              <w14:schemeClr w14:val="tx1"/>
            </w14:solidFill>
          </w14:textFill>
        </w:rPr>
        <w:t>第一章　总　　则</w:t>
      </w:r>
    </w:p>
    <w:p w14:paraId="60A001C5">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Style w:val="7"/>
          <w:rFonts w:hint="eastAsia" w:ascii="仿宋_GB2312" w:hAnsi="宋体" w:eastAsia="仿宋_GB2312"/>
          <w:color w:val="000000" w:themeColor="text1"/>
          <w:sz w:val="32"/>
          <w:szCs w:val="32"/>
          <w14:textFill>
            <w14:solidFill>
              <w14:schemeClr w14:val="tx1"/>
            </w14:solidFill>
          </w14:textFill>
        </w:rPr>
        <w:t>第一条</w:t>
      </w:r>
      <w:r>
        <w:rPr>
          <w:rFonts w:hint="eastAsia" w:ascii="仿宋_GB2312" w:hAnsi="宋体" w:eastAsia="仿宋_GB2312"/>
          <w:b/>
          <w:color w:val="000000" w:themeColor="text1"/>
          <w:sz w:val="32"/>
          <w:szCs w:val="32"/>
          <w14:textFill>
            <w14:solidFill>
              <w14:schemeClr w14:val="tx1"/>
            </w14:solidFill>
          </w14:textFill>
        </w:rPr>
        <w:t xml:space="preserve"> </w:t>
      </w:r>
      <w:r>
        <w:rPr>
          <w:rFonts w:hint="eastAsia" w:ascii="仿宋_GB2312" w:hAnsi="宋体" w:eastAsia="仿宋_GB2312"/>
          <w:color w:val="000000" w:themeColor="text1"/>
          <w:sz w:val="32"/>
          <w:szCs w:val="32"/>
          <w14:textFill>
            <w14:solidFill>
              <w14:schemeClr w14:val="tx1"/>
            </w14:solidFill>
          </w14:textFill>
        </w:rPr>
        <w:t>为加强水上交通管理，维护水路运输市场秩序，防治通航水域污染，推进杭州航区诚信建设，引导</w:t>
      </w:r>
      <w:r>
        <w:rPr>
          <w:rFonts w:hint="eastAsia" w:ascii="仿宋_GB2312" w:hAnsi="仿宋" w:eastAsia="仿宋_GB2312" w:cs="??"/>
          <w:color w:val="000000" w:themeColor="text1"/>
          <w:sz w:val="32"/>
          <w:szCs w:val="32"/>
          <w:lang w:bidi="ar"/>
          <w14:textFill>
            <w14:solidFill>
              <w14:schemeClr w14:val="tx1"/>
            </w14:solidFill>
          </w14:textFill>
        </w:rPr>
        <w:t>水上交通从业单位及有关从业人员</w:t>
      </w:r>
      <w:r>
        <w:rPr>
          <w:rFonts w:hint="eastAsia" w:ascii="仿宋_GB2312" w:eastAsia="仿宋_GB2312"/>
          <w:color w:val="000000" w:themeColor="text1"/>
          <w:sz w:val="32"/>
          <w:szCs w:val="32"/>
          <w14:textFill>
            <w14:solidFill>
              <w14:schemeClr w14:val="tx1"/>
            </w14:solidFill>
          </w14:textFill>
        </w:rPr>
        <w:t>遵纪守法、</w:t>
      </w:r>
      <w:r>
        <w:rPr>
          <w:rFonts w:hint="eastAsia" w:ascii="仿宋_GB2312" w:hAnsi="宋体" w:eastAsia="仿宋_GB2312"/>
          <w:color w:val="000000" w:themeColor="text1"/>
          <w:sz w:val="32"/>
          <w:szCs w:val="32"/>
          <w14:textFill>
            <w14:solidFill>
              <w14:schemeClr w14:val="tx1"/>
            </w14:solidFill>
          </w14:textFill>
        </w:rPr>
        <w:t>诚实守信，</w:t>
      </w:r>
      <w:r>
        <w:rPr>
          <w:rFonts w:hint="eastAsia" w:ascii="仿宋" w:hAnsi="仿宋" w:eastAsia="仿宋" w:cs="Times New Roman"/>
          <w:color w:val="000000" w:themeColor="text1"/>
          <w:sz w:val="30"/>
          <w:szCs w:val="30"/>
          <w:lang w:bidi="ar"/>
          <w14:textFill>
            <w14:solidFill>
              <w14:schemeClr w14:val="tx1"/>
            </w14:solidFill>
          </w14:textFill>
        </w:rPr>
        <w:t>根</w:t>
      </w:r>
      <w:r>
        <w:rPr>
          <w:rFonts w:hint="eastAsia" w:ascii="仿宋_GB2312" w:hAnsi="宋体" w:eastAsia="仿宋_GB2312"/>
          <w:color w:val="000000" w:themeColor="text1"/>
          <w:sz w:val="32"/>
          <w:szCs w:val="32"/>
          <w14:textFill>
            <w14:solidFill>
              <w14:schemeClr w14:val="tx1"/>
            </w14:solidFill>
          </w14:textFill>
        </w:rPr>
        <w:t>据《国务院关于建立完善守信联合激励和失信联合惩戒制度加快推进社会诚信建设的指导意见》、</w:t>
      </w:r>
      <w:r>
        <w:rPr>
          <w:rFonts w:hint="eastAsia" w:ascii="仿宋_GB2312" w:hAnsi="宋体" w:eastAsia="仿宋_GB2312"/>
          <w:color w:val="000000" w:themeColor="text1"/>
          <w:sz w:val="32"/>
          <w:szCs w:val="32"/>
          <w:shd w:val="clear" w:color="auto" w:fill="auto"/>
          <w14:textFill>
            <w14:solidFill>
              <w14:schemeClr w14:val="tx1"/>
            </w14:solidFill>
          </w14:textFill>
        </w:rPr>
        <w:t>《浙江省交通运输行业信用工作管理办法（试行）》</w:t>
      </w:r>
      <w:r>
        <w:rPr>
          <w:rFonts w:hint="eastAsia" w:ascii="仿宋_GB2312" w:hAnsi="宋体" w:eastAsia="仿宋_GB2312"/>
          <w:color w:val="000000" w:themeColor="text1"/>
          <w:sz w:val="32"/>
          <w:szCs w:val="32"/>
          <w14:textFill>
            <w14:solidFill>
              <w14:schemeClr w14:val="tx1"/>
            </w14:solidFill>
          </w14:textFill>
        </w:rPr>
        <w:t>，依</w:t>
      </w:r>
      <w:r>
        <w:rPr>
          <w:rFonts w:hint="eastAsia" w:ascii="仿宋" w:hAnsi="仿宋" w:eastAsia="仿宋" w:cs="Times New Roman"/>
          <w:color w:val="000000" w:themeColor="text1"/>
          <w:sz w:val="30"/>
          <w:szCs w:val="30"/>
          <w:lang w:bidi="ar"/>
          <w14:textFill>
            <w14:solidFill>
              <w14:schemeClr w14:val="tx1"/>
            </w14:solidFill>
          </w14:textFill>
        </w:rPr>
        <w:t>据</w:t>
      </w:r>
      <w:r>
        <w:rPr>
          <w:rFonts w:hint="eastAsia" w:ascii="仿宋" w:hAnsi="仿宋" w:eastAsia="仿宋" w:cs="Times New Roman"/>
          <w:color w:val="000000" w:themeColor="text1"/>
          <w:sz w:val="30"/>
          <w:szCs w:val="30"/>
          <w:lang w:eastAsia="zh-CN" w:bidi="ar"/>
          <w14:textFill>
            <w14:solidFill>
              <w14:schemeClr w14:val="tx1"/>
            </w14:solidFill>
          </w14:textFill>
        </w:rPr>
        <w:t>《</w:t>
      </w:r>
      <w:r>
        <w:rPr>
          <w:rFonts w:hint="eastAsia" w:ascii="仿宋" w:hAnsi="仿宋" w:eastAsia="仿宋" w:cs="Times New Roman"/>
          <w:color w:val="000000" w:themeColor="text1"/>
          <w:sz w:val="30"/>
          <w:szCs w:val="30"/>
          <w:lang w:val="en-US" w:eastAsia="zh-CN" w:bidi="ar"/>
          <w14:textFill>
            <w14:solidFill>
              <w14:schemeClr w14:val="tx1"/>
            </w14:solidFill>
          </w14:textFill>
        </w:rPr>
        <w:t>国内水路运输管理规定</w:t>
      </w:r>
      <w:r>
        <w:rPr>
          <w:rFonts w:hint="eastAsia" w:ascii="仿宋" w:hAnsi="仿宋" w:eastAsia="仿宋" w:cs="Times New Roman"/>
          <w:color w:val="000000" w:themeColor="text1"/>
          <w:sz w:val="30"/>
          <w:szCs w:val="30"/>
          <w:lang w:eastAsia="zh-CN" w:bidi="ar"/>
          <w14:textFill>
            <w14:solidFill>
              <w14:schemeClr w14:val="tx1"/>
            </w14:solidFill>
          </w14:textFill>
        </w:rPr>
        <w:t>》、《</w:t>
      </w:r>
      <w:r>
        <w:rPr>
          <w:rFonts w:hint="eastAsia" w:ascii="仿宋" w:hAnsi="仿宋" w:eastAsia="仿宋" w:cs="Times New Roman"/>
          <w:color w:val="000000" w:themeColor="text1"/>
          <w:sz w:val="30"/>
          <w:szCs w:val="30"/>
          <w:lang w:val="en-US" w:eastAsia="zh-CN" w:bidi="ar"/>
          <w14:textFill>
            <w14:solidFill>
              <w14:schemeClr w14:val="tx1"/>
            </w14:solidFill>
          </w14:textFill>
        </w:rPr>
        <w:t>港口经营管理规定</w:t>
      </w:r>
      <w:r>
        <w:rPr>
          <w:rFonts w:hint="eastAsia" w:ascii="仿宋" w:hAnsi="仿宋" w:eastAsia="仿宋" w:cs="Times New Roman"/>
          <w:color w:val="000000" w:themeColor="text1"/>
          <w:sz w:val="30"/>
          <w:szCs w:val="30"/>
          <w:lang w:eastAsia="zh-CN" w:bidi="ar"/>
          <w14:textFill>
            <w14:solidFill>
              <w14:schemeClr w14:val="tx1"/>
            </w14:solidFill>
          </w14:textFill>
        </w:rPr>
        <w:t>》、《</w:t>
      </w:r>
      <w:r>
        <w:rPr>
          <w:rFonts w:hint="eastAsia" w:ascii="仿宋" w:hAnsi="仿宋" w:eastAsia="仿宋" w:cs="Times New Roman"/>
          <w:color w:val="000000" w:themeColor="text1"/>
          <w:sz w:val="30"/>
          <w:szCs w:val="30"/>
          <w:lang w:val="en-US" w:eastAsia="zh-CN" w:bidi="ar"/>
          <w14:textFill>
            <w14:solidFill>
              <w14:schemeClr w14:val="tx1"/>
            </w14:solidFill>
          </w14:textFill>
        </w:rPr>
        <w:t>杭州市港口管理办法</w:t>
      </w:r>
      <w:r>
        <w:rPr>
          <w:rFonts w:hint="eastAsia" w:ascii="仿宋" w:hAnsi="仿宋" w:eastAsia="仿宋" w:cs="Times New Roman"/>
          <w:color w:val="000000" w:themeColor="text1"/>
          <w:sz w:val="30"/>
          <w:szCs w:val="30"/>
          <w:lang w:eastAsia="zh-CN" w:bidi="ar"/>
          <w14:textFill>
            <w14:solidFill>
              <w14:schemeClr w14:val="tx1"/>
            </w14:solidFill>
          </w14:textFill>
        </w:rPr>
        <w:t>》</w:t>
      </w:r>
      <w:r>
        <w:rPr>
          <w:rFonts w:hint="eastAsia" w:ascii="仿宋" w:hAnsi="仿宋" w:eastAsia="仿宋" w:cs="Times New Roman"/>
          <w:color w:val="000000" w:themeColor="text1"/>
          <w:sz w:val="30"/>
          <w:szCs w:val="30"/>
          <w:lang w:val="en-US" w:eastAsia="zh-CN" w:bidi="ar"/>
          <w14:textFill>
            <w14:solidFill>
              <w14:schemeClr w14:val="tx1"/>
            </w14:solidFill>
          </w14:textFill>
        </w:rPr>
        <w:t>等</w:t>
      </w:r>
      <w:r>
        <w:rPr>
          <w:rFonts w:hint="eastAsia" w:ascii="仿宋_GB2312" w:hAnsi="宋体" w:eastAsia="仿宋_GB2312"/>
          <w:color w:val="000000" w:themeColor="text1"/>
          <w:sz w:val="32"/>
          <w:szCs w:val="32"/>
          <w14:textFill>
            <w14:solidFill>
              <w14:schemeClr w14:val="tx1"/>
            </w14:solidFill>
          </w14:textFill>
        </w:rPr>
        <w:t>水上交通运输有关法律、法规，结合本市实际，制定本办法。</w:t>
      </w:r>
    </w:p>
    <w:p w14:paraId="05DE0BEA">
      <w:pPr>
        <w:adjustRightInd w:val="0"/>
        <w:snapToGrid w:val="0"/>
        <w:spacing w:line="360" w:lineRule="auto"/>
        <w:ind w:firstLine="630" w:firstLineChars="196"/>
        <w:rPr>
          <w:rFonts w:ascii="仿宋_GB2312" w:hAnsi="宋体" w:eastAsia="仿宋_GB2312"/>
          <w:color w:val="000000" w:themeColor="text1"/>
          <w:kern w:val="0"/>
          <w:sz w:val="32"/>
          <w:szCs w:val="32"/>
          <w14:textFill>
            <w14:solidFill>
              <w14:schemeClr w14:val="tx1"/>
            </w14:solidFill>
          </w14:textFill>
        </w:rPr>
      </w:pPr>
      <w:r>
        <w:rPr>
          <w:rStyle w:val="7"/>
          <w:rFonts w:hint="eastAsia" w:ascii="仿宋_GB2312" w:hAnsi="宋体" w:eastAsia="仿宋_GB2312"/>
          <w:color w:val="000000" w:themeColor="text1"/>
          <w:sz w:val="32"/>
          <w:szCs w:val="32"/>
          <w14:textFill>
            <w14:solidFill>
              <w14:schemeClr w14:val="tx1"/>
            </w14:solidFill>
          </w14:textFill>
        </w:rPr>
        <w:t xml:space="preserve">第二条 </w:t>
      </w:r>
      <w:r>
        <w:rPr>
          <w:rFonts w:hint="eastAsia" w:ascii="仿宋_GB2312" w:hAnsi="宋体" w:eastAsia="仿宋_GB2312"/>
          <w:color w:val="000000" w:themeColor="text1"/>
          <w:kern w:val="0"/>
          <w:sz w:val="32"/>
          <w:szCs w:val="32"/>
          <w14:textFill>
            <w14:solidFill>
              <w14:schemeClr w14:val="tx1"/>
            </w14:solidFill>
          </w14:textFill>
        </w:rPr>
        <w:t>本办法适用于杭州市行政区域内从事水上交通运输以及与水上交通运输有关活动的单位和个人，包括通航建筑物运行单位（特指“船闸”）、港口经营人、水路运输（含辅助业务）企业经营人、船舶经营人（或所有人）和船员等相关从业人员。</w:t>
      </w:r>
    </w:p>
    <w:p w14:paraId="22FD5819">
      <w:pPr>
        <w:widowControl/>
        <w:adjustRightInd w:val="0"/>
        <w:snapToGrid w:val="0"/>
        <w:spacing w:line="360" w:lineRule="auto"/>
        <w:ind w:firstLine="630" w:firstLineChars="196"/>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第三条</w:t>
      </w:r>
      <w:r>
        <w:rPr>
          <w:rFonts w:hint="eastAsia" w:ascii="仿宋_GB2312" w:hAnsi="宋体" w:eastAsia="仿宋_GB2312"/>
          <w:color w:val="000000" w:themeColor="text1"/>
          <w:kern w:val="0"/>
          <w:sz w:val="32"/>
          <w:szCs w:val="32"/>
          <w14:textFill>
            <w14:solidFill>
              <w14:schemeClr w14:val="tx1"/>
            </w14:solidFill>
          </w14:textFill>
        </w:rPr>
        <w:t xml:space="preserve"> </w:t>
      </w:r>
      <w:r>
        <w:rPr>
          <w:rFonts w:hint="eastAsia" w:ascii="仿宋_GB2312" w:hAnsi="宋体" w:eastAsia="仿宋_GB2312"/>
          <w:color w:val="000000" w:themeColor="text1"/>
          <w:sz w:val="32"/>
          <w:szCs w:val="32"/>
          <w:lang w:eastAsia="zh-CN"/>
          <w14:textFill>
            <w14:solidFill>
              <w14:schemeClr w14:val="tx1"/>
            </w14:solidFill>
          </w14:textFill>
        </w:rPr>
        <w:t>杭州市水上交通管理部门</w:t>
      </w:r>
      <w:r>
        <w:rPr>
          <w:rFonts w:hint="eastAsia" w:ascii="仿宋_GB2312" w:hAnsi="宋体" w:eastAsia="仿宋_GB2312"/>
          <w:color w:val="000000" w:themeColor="text1"/>
          <w:kern w:val="0"/>
          <w:sz w:val="32"/>
          <w:szCs w:val="32"/>
          <w14:textFill>
            <w14:solidFill>
              <w14:schemeClr w14:val="tx1"/>
            </w14:solidFill>
          </w14:textFill>
        </w:rPr>
        <w:t>依法具体负责本行政区域内的诚信建设管理工作，建立杭州航区水上交通运输行业诚信信息指标体系，采集、评价、发布、修复、应用和共享诚信信息。</w:t>
      </w:r>
    </w:p>
    <w:p w14:paraId="50C613CB">
      <w:pPr>
        <w:widowControl/>
        <w:adjustRightInd w:val="0"/>
        <w:snapToGrid w:val="0"/>
        <w:spacing w:line="360" w:lineRule="auto"/>
        <w:ind w:firstLine="630" w:firstLineChars="196"/>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第四条</w:t>
      </w:r>
      <w:r>
        <w:rPr>
          <w:rFonts w:hint="eastAsia" w:ascii="仿宋_GB2312" w:hAnsi="宋体" w:eastAsia="仿宋_GB2312"/>
          <w:color w:val="000000" w:themeColor="text1"/>
          <w:kern w:val="0"/>
          <w:sz w:val="32"/>
          <w:szCs w:val="32"/>
          <w14:textFill>
            <w14:solidFill>
              <w14:schemeClr w14:val="tx1"/>
            </w14:solidFill>
          </w14:textFill>
        </w:rPr>
        <w:t xml:space="preserve"> 水上交通</w:t>
      </w:r>
      <w:r>
        <w:rPr>
          <w:rFonts w:hint="eastAsia" w:ascii="仿宋_GB2312" w:hAnsi="宋体" w:eastAsia="仿宋_GB2312"/>
          <w:color w:val="000000" w:themeColor="text1"/>
          <w:kern w:val="0"/>
          <w:sz w:val="32"/>
          <w:szCs w:val="32"/>
          <w:lang w:eastAsia="zh-CN"/>
          <w14:textFill>
            <w14:solidFill>
              <w14:schemeClr w14:val="tx1"/>
            </w14:solidFill>
          </w14:textFill>
        </w:rPr>
        <w:t>管理</w:t>
      </w:r>
      <w:r>
        <w:rPr>
          <w:rFonts w:hint="eastAsia" w:ascii="仿宋_GB2312" w:hAnsi="宋体" w:eastAsia="仿宋_GB2312"/>
          <w:color w:val="000000" w:themeColor="text1"/>
          <w:kern w:val="0"/>
          <w:sz w:val="32"/>
          <w:szCs w:val="32"/>
          <w14:textFill>
            <w14:solidFill>
              <w14:schemeClr w14:val="tx1"/>
            </w14:solidFill>
          </w14:textFill>
        </w:rPr>
        <w:t>部门应遵循合法、公开、公正的原则，加强杭州航区诚信信息的应用，充分利用信息化手段开展差异化管理，对接各级诚信信息系统，协调各部门实施守信激励和失信惩戒机制。</w:t>
      </w:r>
    </w:p>
    <w:p w14:paraId="2C35135A">
      <w:pPr>
        <w:widowControl/>
        <w:adjustRightInd w:val="0"/>
        <w:snapToGrid w:val="0"/>
        <w:spacing w:line="360" w:lineRule="auto"/>
        <w:ind w:firstLine="627" w:firstLineChars="196"/>
        <w:rPr>
          <w:rFonts w:ascii="仿宋_GB2312" w:hAnsi="宋体" w:eastAsia="仿宋_GB2312"/>
          <w:color w:val="000000" w:themeColor="text1"/>
          <w:kern w:val="0"/>
          <w:sz w:val="32"/>
          <w:szCs w:val="32"/>
          <w14:textFill>
            <w14:solidFill>
              <w14:schemeClr w14:val="tx1"/>
            </w14:solidFill>
          </w14:textFill>
        </w:rPr>
      </w:pPr>
    </w:p>
    <w:p w14:paraId="47B45B98">
      <w:pPr>
        <w:widowControl/>
        <w:adjustRightInd w:val="0"/>
        <w:snapToGrid w:val="0"/>
        <w:spacing w:line="360" w:lineRule="auto"/>
        <w:ind w:firstLine="630" w:firstLineChars="196"/>
        <w:jc w:val="center"/>
        <w:rPr>
          <w:rFonts w:ascii="仿宋_GB2312" w:hAnsi="宋体" w:eastAsia="仿宋_GB2312"/>
          <w:color w:val="000000" w:themeColor="text1"/>
          <w:kern w:val="0"/>
          <w:sz w:val="32"/>
          <w:szCs w:val="32"/>
          <w14:textFill>
            <w14:solidFill>
              <w14:schemeClr w14:val="tx1"/>
            </w14:solidFill>
          </w14:textFill>
        </w:rPr>
      </w:pPr>
      <w:r>
        <w:rPr>
          <w:rFonts w:hint="eastAsia" w:ascii="楷体_GB2312" w:hAnsi="宋体" w:eastAsia="楷体_GB2312" w:cs="宋体"/>
          <w:b/>
          <w:color w:val="000000" w:themeColor="text1"/>
          <w:kern w:val="0"/>
          <w:sz w:val="32"/>
          <w:szCs w:val="32"/>
          <w14:textFill>
            <w14:solidFill>
              <w14:schemeClr w14:val="tx1"/>
            </w14:solidFill>
          </w14:textFill>
        </w:rPr>
        <w:t>第二章 诚信信息内容</w:t>
      </w:r>
    </w:p>
    <w:p w14:paraId="0DF5DC91">
      <w:pPr>
        <w:widowControl/>
        <w:adjustRightInd w:val="0"/>
        <w:snapToGrid w:val="0"/>
        <w:spacing w:line="360" w:lineRule="auto"/>
        <w:ind w:firstLine="643"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 xml:space="preserve">第五条 </w:t>
      </w:r>
      <w:r>
        <w:rPr>
          <w:rFonts w:hint="eastAsia" w:ascii="仿宋_GB2312" w:hAnsi="宋体" w:eastAsia="仿宋_GB2312"/>
          <w:bCs/>
          <w:color w:val="000000" w:themeColor="text1"/>
          <w:kern w:val="0"/>
          <w:sz w:val="32"/>
          <w:szCs w:val="32"/>
          <w14:textFill>
            <w14:solidFill>
              <w14:schemeClr w14:val="tx1"/>
            </w14:solidFill>
          </w14:textFill>
        </w:rPr>
        <w:t>杭州航区诚信信息分类包括船闸运营诚信、港口经营诚信、水运企业经营诚信、船舶经营诚信和从业人员（船员）诚信。</w:t>
      </w:r>
    </w:p>
    <w:p w14:paraId="4B3518CB">
      <w:pPr>
        <w:widowControl/>
        <w:adjustRightInd w:val="0"/>
        <w:snapToGrid w:val="0"/>
        <w:spacing w:line="360" w:lineRule="auto"/>
        <w:ind w:firstLine="643"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 xml:space="preserve">第六条 </w:t>
      </w:r>
      <w:r>
        <w:rPr>
          <w:rFonts w:hint="eastAsia" w:ascii="仿宋_GB2312" w:hAnsi="宋体" w:eastAsia="仿宋_GB2312"/>
          <w:color w:val="000000" w:themeColor="text1"/>
          <w:kern w:val="0"/>
          <w:sz w:val="32"/>
          <w:szCs w:val="32"/>
          <w14:textFill>
            <w14:solidFill>
              <w14:schemeClr w14:val="tx1"/>
            </w14:solidFill>
          </w14:textFill>
        </w:rPr>
        <w:t>船闸运营诚信是指通航建筑物运行单位履行编制运行方案、组织船舶调度、开展设备设施养护等职责，遵循安全便捷、有序调度、科学养护、畅通高效的原则为船舶提供优质的通航服务。在运行活动中，无违法违章和扰乱船舶过闸公平秩序的行为。</w:t>
      </w:r>
    </w:p>
    <w:p w14:paraId="73DE25C5">
      <w:pPr>
        <w:widowControl/>
        <w:adjustRightInd w:val="0"/>
        <w:snapToGrid w:val="0"/>
        <w:spacing w:line="360" w:lineRule="auto"/>
        <w:ind w:firstLine="630" w:firstLineChars="196"/>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第七条</w:t>
      </w:r>
      <w:r>
        <w:rPr>
          <w:rFonts w:hint="eastAsia" w:ascii="仿宋_GB2312" w:hAnsi="宋体" w:eastAsia="仿宋_GB2312"/>
          <w:color w:val="000000" w:themeColor="text1"/>
          <w:kern w:val="0"/>
          <w:sz w:val="32"/>
          <w:szCs w:val="32"/>
          <w14:textFill>
            <w14:solidFill>
              <w14:schemeClr w14:val="tx1"/>
            </w14:solidFill>
          </w14:textFill>
        </w:rPr>
        <w:t xml:space="preserve"> 港口经营诚信是指港口码头无安全、污染等事故发生，在码头年度审核、安全检查、日常检查中无严重安全隐患和违法违章行为。在经营活动中，能够诚信经营，履行社会责任，为社会提供安全、优质的装卸、仓储等服务,无违法违章和扰乱市场公平秩序的行为。</w:t>
      </w:r>
    </w:p>
    <w:p w14:paraId="4D526981">
      <w:pPr>
        <w:widowControl/>
        <w:adjustRightInd w:val="0"/>
        <w:snapToGrid w:val="0"/>
        <w:spacing w:line="360" w:lineRule="auto"/>
        <w:ind w:firstLine="630" w:firstLineChars="196"/>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bCs/>
          <w:color w:val="000000" w:themeColor="text1"/>
          <w:kern w:val="0"/>
          <w:sz w:val="32"/>
          <w:szCs w:val="32"/>
          <w14:textFill>
            <w14:solidFill>
              <w14:schemeClr w14:val="tx1"/>
            </w14:solidFill>
          </w14:textFill>
        </w:rPr>
        <w:t>第八条</w:t>
      </w:r>
      <w:r>
        <w:rPr>
          <w:rFonts w:hint="eastAsia" w:ascii="仿宋_GB2312" w:hAnsi="宋体" w:eastAsia="仿宋_GB2312"/>
          <w:color w:val="000000" w:themeColor="text1"/>
          <w:kern w:val="0"/>
          <w:sz w:val="32"/>
          <w:szCs w:val="32"/>
          <w14:textFill>
            <w14:solidFill>
              <w14:schemeClr w14:val="tx1"/>
            </w14:solidFill>
          </w14:textFill>
        </w:rPr>
        <w:t xml:space="preserve"> </w:t>
      </w:r>
      <w:r>
        <w:rPr>
          <w:rFonts w:hint="eastAsia" w:ascii="仿宋_GB2312" w:hAnsi="宋体" w:eastAsia="仿宋_GB2312"/>
          <w:bCs/>
          <w:color w:val="000000" w:themeColor="text1"/>
          <w:kern w:val="0"/>
          <w:sz w:val="32"/>
          <w:szCs w:val="32"/>
          <w14:textFill>
            <w14:solidFill>
              <w14:schemeClr w14:val="tx1"/>
            </w14:solidFill>
          </w14:textFill>
        </w:rPr>
        <w:t>水运企业经营诚信是指水运企业在核定的经营范围内从事水路运输经营活动，安全管理制度完备，能够诚信经营，</w:t>
      </w:r>
      <w:r>
        <w:rPr>
          <w:rFonts w:hint="eastAsia" w:ascii="仿宋_GB2312" w:hAnsi="仿宋" w:eastAsia="仿宋_GB2312" w:cs="Times New Roman"/>
          <w:snapToGrid w:val="0"/>
          <w:color w:val="000000" w:themeColor="text1"/>
          <w:kern w:val="36"/>
          <w:sz w:val="32"/>
          <w:szCs w:val="32"/>
          <w:lang w:bidi="ar"/>
          <w14:textFill>
            <w14:solidFill>
              <w14:schemeClr w14:val="tx1"/>
            </w14:solidFill>
          </w14:textFill>
        </w:rPr>
        <w:t>无违法违章和扰乱市场公平秩序的行为。</w:t>
      </w:r>
    </w:p>
    <w:p w14:paraId="7E315192">
      <w:pPr>
        <w:widowControl/>
        <w:adjustRightInd w:val="0"/>
        <w:snapToGrid w:val="0"/>
        <w:spacing w:line="360" w:lineRule="auto"/>
        <w:ind w:firstLine="643" w:firstLineChars="200"/>
        <w:rPr>
          <w:rFonts w:ascii="仿宋_GB2312" w:hAnsi="宋体" w:eastAsia="仿宋_GB2312"/>
          <w:b/>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 xml:space="preserve">第九条 </w:t>
      </w:r>
      <w:r>
        <w:rPr>
          <w:rFonts w:hint="eastAsia" w:ascii="仿宋_GB2312" w:hAnsi="宋体" w:eastAsia="仿宋_GB2312"/>
          <w:color w:val="000000" w:themeColor="text1"/>
          <w:kern w:val="0"/>
          <w:sz w:val="32"/>
          <w:szCs w:val="32"/>
          <w14:textFill>
            <w14:solidFill>
              <w14:schemeClr w14:val="tx1"/>
            </w14:solidFill>
          </w14:textFill>
        </w:rPr>
        <w:t>船舶经营诚信是指船舶在杭州航区内航行、停泊、作业中无发生水上交通事故、无污染通航水域环境，在船舶检验、安全检查、日常检查中无严重安全缺陷和违法违章行为。在经营活动中，无违法违章和扰乱市场公平秩序的行为。履行社会责任，提供水上应急救助。</w:t>
      </w:r>
    </w:p>
    <w:p w14:paraId="0FDF1CE9">
      <w:pPr>
        <w:widowControl/>
        <w:adjustRightInd w:val="0"/>
        <w:snapToGrid w:val="0"/>
        <w:spacing w:line="360" w:lineRule="auto"/>
        <w:ind w:firstLine="643"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第十条</w:t>
      </w:r>
      <w:r>
        <w:rPr>
          <w:rFonts w:hint="eastAsia" w:ascii="仿宋_GB2312" w:hAnsi="宋体" w:eastAsia="仿宋_GB2312"/>
          <w:color w:val="000000" w:themeColor="text1"/>
          <w:kern w:val="0"/>
          <w:sz w:val="32"/>
          <w:szCs w:val="32"/>
          <w14:textFill>
            <w14:solidFill>
              <w14:schemeClr w14:val="tx1"/>
            </w14:solidFill>
          </w14:textFill>
        </w:rPr>
        <w:t xml:space="preserve"> 船员诚信是指船员在任职期间遵章守法、安全航行、无污染航道水域、诚实守信的情况，船员包括船长、高级船员、普通船员。</w:t>
      </w:r>
    </w:p>
    <w:p w14:paraId="3EBFD763">
      <w:pPr>
        <w:widowControl/>
        <w:adjustRightInd w:val="0"/>
        <w:snapToGrid w:val="0"/>
        <w:spacing w:line="360" w:lineRule="auto"/>
        <w:ind w:firstLine="643" w:firstLineChars="200"/>
        <w:rPr>
          <w:rFonts w:ascii="仿宋_GB2312" w:hAnsi="宋体" w:eastAsia="仿宋_GB2312"/>
          <w:b/>
          <w:color w:val="000000" w:themeColor="text1"/>
          <w:kern w:val="0"/>
          <w:sz w:val="32"/>
          <w:szCs w:val="32"/>
          <w14:textFill>
            <w14:solidFill>
              <w14:schemeClr w14:val="tx1"/>
            </w14:solidFill>
          </w14:textFill>
        </w:rPr>
      </w:pPr>
      <w:r>
        <w:rPr>
          <w:rFonts w:hint="eastAsia" w:ascii="仿宋_GB2312" w:hAnsi="宋体" w:eastAsia="仿宋_GB2312"/>
          <w:b/>
          <w:color w:val="000000" w:themeColor="text1"/>
          <w:kern w:val="0"/>
          <w:sz w:val="32"/>
          <w:szCs w:val="32"/>
          <w14:textFill>
            <w14:solidFill>
              <w14:schemeClr w14:val="tx1"/>
            </w14:solidFill>
          </w14:textFill>
        </w:rPr>
        <w:t xml:space="preserve">第十一条 </w:t>
      </w:r>
      <w:r>
        <w:rPr>
          <w:rFonts w:hint="eastAsia" w:ascii="仿宋_GB2312" w:hAnsi="宋体" w:eastAsia="仿宋_GB2312"/>
          <w:color w:val="000000" w:themeColor="text1"/>
          <w:kern w:val="0"/>
          <w:sz w:val="32"/>
          <w:szCs w:val="32"/>
          <w14:textFill>
            <w14:solidFill>
              <w14:schemeClr w14:val="tx1"/>
            </w14:solidFill>
          </w14:textFill>
        </w:rPr>
        <w:t>诚信管理系统是指</w:t>
      </w:r>
      <w:r>
        <w:rPr>
          <w:rFonts w:hint="eastAsia" w:ascii="仿宋_GB2312" w:hAnsi="宋体" w:eastAsia="仿宋_GB2312"/>
          <w:color w:val="000000" w:themeColor="text1"/>
          <w:sz w:val="32"/>
          <w:szCs w:val="32"/>
          <w:lang w:eastAsia="zh-CN"/>
          <w14:textFill>
            <w14:solidFill>
              <w14:schemeClr w14:val="tx1"/>
            </w14:solidFill>
          </w14:textFill>
        </w:rPr>
        <w:t>杭州市水上交通管理部门</w:t>
      </w:r>
      <w:r>
        <w:rPr>
          <w:rFonts w:hint="eastAsia" w:ascii="仿宋_GB2312" w:hAnsi="宋体" w:eastAsia="仿宋_GB2312"/>
          <w:color w:val="000000" w:themeColor="text1"/>
          <w:kern w:val="0"/>
          <w:sz w:val="32"/>
          <w:szCs w:val="32"/>
          <w14:textFill>
            <w14:solidFill>
              <w14:schemeClr w14:val="tx1"/>
            </w14:solidFill>
          </w14:textFill>
        </w:rPr>
        <w:t>建立的诚信信息管理、归集和查询的信息化平台。</w:t>
      </w:r>
    </w:p>
    <w:p w14:paraId="6DB079E0">
      <w:pPr>
        <w:pStyle w:val="4"/>
        <w:adjustRightInd w:val="0"/>
        <w:snapToGrid w:val="0"/>
        <w:spacing w:before="0" w:beforeAutospacing="0" w:after="0" w:afterAutospacing="0" w:line="360" w:lineRule="auto"/>
        <w:jc w:val="center"/>
        <w:rPr>
          <w:rFonts w:ascii="楷体_GB2312" w:eastAsia="楷体_GB2312"/>
          <w:b/>
          <w:color w:val="000000" w:themeColor="text1"/>
          <w:sz w:val="32"/>
          <w:szCs w:val="32"/>
          <w14:textFill>
            <w14:solidFill>
              <w14:schemeClr w14:val="tx1"/>
            </w14:solidFill>
          </w14:textFill>
        </w:rPr>
      </w:pPr>
      <w:r>
        <w:rPr>
          <w:rFonts w:hint="eastAsia" w:ascii="楷体_GB2312" w:eastAsia="楷体_GB2312"/>
          <w:b/>
          <w:color w:val="000000" w:themeColor="text1"/>
          <w:sz w:val="32"/>
          <w:szCs w:val="32"/>
          <w14:textFill>
            <w14:solidFill>
              <w14:schemeClr w14:val="tx1"/>
            </w14:solidFill>
          </w14:textFill>
        </w:rPr>
        <w:t>第三章　诚信分值、周期与等级</w:t>
      </w:r>
    </w:p>
    <w:p w14:paraId="60CD3D4F">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第十二条 </w:t>
      </w:r>
      <w:r>
        <w:rPr>
          <w:rFonts w:hint="eastAsia" w:ascii="仿宋_GB2312" w:hAnsi="宋体" w:eastAsia="仿宋_GB2312"/>
          <w:bCs/>
          <w:color w:val="000000" w:themeColor="text1"/>
          <w:kern w:val="0"/>
          <w:sz w:val="32"/>
          <w:szCs w:val="32"/>
          <w14:textFill>
            <w14:solidFill>
              <w14:schemeClr w14:val="tx1"/>
            </w14:solidFill>
          </w14:textFill>
        </w:rPr>
        <w:t>船闸运营诚信、港口经营诚信、水运企业经营诚信、船舶经营诚信</w:t>
      </w:r>
      <w:r>
        <w:rPr>
          <w:rFonts w:hint="eastAsia" w:ascii="仿宋_GB2312" w:hAnsi="宋体" w:eastAsia="仿宋_GB2312"/>
          <w:color w:val="000000" w:themeColor="text1"/>
          <w:sz w:val="32"/>
          <w:szCs w:val="32"/>
          <w14:textFill>
            <w14:solidFill>
              <w14:schemeClr w14:val="tx1"/>
            </w14:solidFill>
          </w14:textFill>
        </w:rPr>
        <w:t>评分采用百分倒扣分制，即先预设诚信分值为100分，再根据诚信评分标准进行对应记分与累计。</w:t>
      </w:r>
    </w:p>
    <w:p w14:paraId="4E220E7F">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第十三条 </w:t>
      </w:r>
      <w:r>
        <w:rPr>
          <w:rFonts w:hint="eastAsia" w:ascii="仿宋_GB2312" w:hAnsi="宋体" w:eastAsia="仿宋_GB2312"/>
          <w:color w:val="000000" w:themeColor="text1"/>
          <w:sz w:val="32"/>
          <w:szCs w:val="32"/>
          <w14:textFill>
            <w14:solidFill>
              <w14:schemeClr w14:val="tx1"/>
            </w14:solidFill>
          </w14:textFill>
        </w:rPr>
        <w:t>船闸运营诚信记分周期，每一公历年为一个记分周期。港口经营诚信、水运企业经营诚信和船舶经营诚信记分周期，以每一季度为一个记分周期。</w:t>
      </w:r>
    </w:p>
    <w:p w14:paraId="77BCD8F7">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第十四条 </w:t>
      </w:r>
      <w:r>
        <w:rPr>
          <w:rFonts w:hint="eastAsia" w:ascii="仿宋_GB2312" w:hAnsi="宋体" w:eastAsia="仿宋_GB2312"/>
          <w:bCs/>
          <w:color w:val="000000" w:themeColor="text1"/>
          <w:kern w:val="0"/>
          <w:sz w:val="32"/>
          <w:szCs w:val="32"/>
          <w14:textFill>
            <w14:solidFill>
              <w14:schemeClr w14:val="tx1"/>
            </w14:solidFill>
          </w14:textFill>
        </w:rPr>
        <w:t>船闸运营诚信、港口经营诚信、水运企业经营诚信、船舶经营诚信</w:t>
      </w:r>
      <w:r>
        <w:rPr>
          <w:rFonts w:hint="eastAsia" w:ascii="仿宋_GB2312" w:hAnsi="宋体" w:eastAsia="仿宋_GB2312"/>
          <w:color w:val="000000" w:themeColor="text1"/>
          <w:sz w:val="32"/>
          <w:szCs w:val="32"/>
          <w14:textFill>
            <w14:solidFill>
              <w14:schemeClr w14:val="tx1"/>
            </w14:solidFill>
          </w14:textFill>
        </w:rPr>
        <w:t>等级分A、B两等。在一个计分周期内, 诚信分值累计在70-100分，为诚信等级A级；诚信分值累计在0-69分，为诚信等级B级。</w:t>
      </w:r>
    </w:p>
    <w:p w14:paraId="7D488EE1">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第十五条 </w:t>
      </w:r>
      <w:r>
        <w:rPr>
          <w:rFonts w:hint="eastAsia" w:ascii="仿宋_GB2312" w:hAnsi="宋体" w:eastAsia="仿宋_GB2312"/>
          <w:color w:val="000000" w:themeColor="text1"/>
          <w:sz w:val="32"/>
          <w:szCs w:val="32"/>
          <w14:textFill>
            <w14:solidFill>
              <w14:schemeClr w14:val="tx1"/>
            </w14:solidFill>
          </w14:textFill>
        </w:rPr>
        <w:t>船员诚信评分、标准和管理依照《中华人民共和国船员违法记分办法》施行。</w:t>
      </w:r>
    </w:p>
    <w:p w14:paraId="214F4E1D">
      <w:pPr>
        <w:adjustRightInd w:val="0"/>
        <w:snapToGrid w:val="0"/>
        <w:spacing w:line="360" w:lineRule="auto"/>
        <w:ind w:firstLine="640" w:firstLineChars="200"/>
        <w:jc w:val="left"/>
        <w:rPr>
          <w:rFonts w:ascii="仿宋_GB2312" w:hAnsi="宋体" w:eastAsia="仿宋_GB2312"/>
          <w:bCs/>
          <w:color w:val="000000" w:themeColor="text1"/>
          <w:sz w:val="32"/>
          <w:szCs w:val="32"/>
          <w14:textFill>
            <w14:solidFill>
              <w14:schemeClr w14:val="tx1"/>
            </w14:solidFill>
          </w14:textFill>
        </w:rPr>
      </w:pPr>
    </w:p>
    <w:p w14:paraId="2AC2A9A6">
      <w:pPr>
        <w:adjustRightInd w:val="0"/>
        <w:snapToGrid w:val="0"/>
        <w:spacing w:line="360" w:lineRule="auto"/>
        <w:jc w:val="center"/>
        <w:rPr>
          <w:rFonts w:ascii="楷体_GB2312" w:hAnsi="宋体" w:eastAsia="楷体_GB2312"/>
          <w:b/>
          <w:color w:val="000000" w:themeColor="text1"/>
          <w:sz w:val="32"/>
          <w:szCs w:val="32"/>
          <w14:textFill>
            <w14:solidFill>
              <w14:schemeClr w14:val="tx1"/>
            </w14:solidFill>
          </w14:textFill>
        </w:rPr>
      </w:pPr>
      <w:r>
        <w:rPr>
          <w:rFonts w:hint="eastAsia" w:ascii="楷体_GB2312" w:hAnsi="宋体" w:eastAsia="楷体_GB2312"/>
          <w:b/>
          <w:color w:val="000000" w:themeColor="text1"/>
          <w:sz w:val="32"/>
          <w:szCs w:val="32"/>
          <w14:textFill>
            <w14:solidFill>
              <w14:schemeClr w14:val="tx1"/>
            </w14:solidFill>
          </w14:textFill>
        </w:rPr>
        <w:t>第四章  诚信分级管理</w:t>
      </w:r>
    </w:p>
    <w:p w14:paraId="027C67B9">
      <w:pPr>
        <w:adjustRightInd w:val="0"/>
        <w:snapToGrid w:val="0"/>
        <w:spacing w:line="360" w:lineRule="auto"/>
        <w:ind w:firstLine="630" w:firstLineChars="196"/>
        <w:rPr>
          <w:rFonts w:ascii="仿宋_GB2312" w:hAnsi="宋体" w:eastAsia="仿宋_GB2312"/>
          <w:bCs/>
          <w:color w:val="000000" w:themeColor="text1"/>
          <w:sz w:val="32"/>
          <w:szCs w:val="32"/>
          <w14:textFill>
            <w14:solidFill>
              <w14:schemeClr w14:val="tx1"/>
            </w14:solidFill>
          </w14:textFill>
        </w:rPr>
      </w:pPr>
      <w:r>
        <w:rPr>
          <w:rFonts w:hint="eastAsia" w:ascii="仿宋_GB2312" w:hAnsi="宋体" w:eastAsia="仿宋_GB2312"/>
          <w:b/>
          <w:bCs/>
          <w:color w:val="000000" w:themeColor="text1"/>
          <w:sz w:val="32"/>
          <w:szCs w:val="32"/>
          <w14:textFill>
            <w14:solidFill>
              <w14:schemeClr w14:val="tx1"/>
            </w14:solidFill>
          </w14:textFill>
        </w:rPr>
        <w:t>第十六条</w:t>
      </w:r>
      <w:r>
        <w:rPr>
          <w:rFonts w:hint="eastAsia" w:ascii="仿宋_GB2312" w:hAnsi="宋体" w:eastAsia="仿宋_GB2312"/>
          <w:bCs/>
          <w:color w:val="000000" w:themeColor="text1"/>
          <w:sz w:val="32"/>
          <w:szCs w:val="32"/>
          <w14:textFill>
            <w14:solidFill>
              <w14:schemeClr w14:val="tx1"/>
            </w14:solidFill>
          </w14:textFill>
        </w:rPr>
        <w:t xml:space="preserve"> 在诚信管理系统中诚信等级A级船闸，实施以下管理：</w:t>
      </w:r>
    </w:p>
    <w:p w14:paraId="7DFC5F80">
      <w:pPr>
        <w:numPr>
          <w:ilvl w:val="0"/>
          <w:numId w:val="1"/>
        </w:num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按规定定期申报调度计划，实行自主调度；</w:t>
      </w:r>
    </w:p>
    <w:p w14:paraId="233E5146">
      <w:pPr>
        <w:numPr>
          <w:ilvl w:val="0"/>
          <w:numId w:val="1"/>
        </w:num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除定期检查、专项检查外，原则上不进行检查；</w:t>
      </w:r>
    </w:p>
    <w:p w14:paraId="14C75E2E">
      <w:pPr>
        <w:numPr>
          <w:ilvl w:val="0"/>
          <w:numId w:val="1"/>
        </w:num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作为船闸评先评优、表彰奖励的重要依据。</w:t>
      </w:r>
    </w:p>
    <w:p w14:paraId="4E6C596A">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第十七条</w:t>
      </w:r>
      <w:r>
        <w:rPr>
          <w:rFonts w:hint="eastAsia" w:ascii="仿宋_GB2312" w:hAnsi="宋体" w:eastAsia="仿宋_GB2312"/>
          <w:color w:val="000000" w:themeColor="text1"/>
          <w:sz w:val="32"/>
          <w:szCs w:val="32"/>
          <w14:textFill>
            <w14:solidFill>
              <w14:schemeClr w14:val="tx1"/>
            </w14:solidFill>
          </w14:textFill>
        </w:rPr>
        <w:t xml:space="preserve"> </w:t>
      </w:r>
      <w:r>
        <w:rPr>
          <w:rFonts w:hint="eastAsia" w:ascii="仿宋_GB2312" w:hAnsi="宋体" w:eastAsia="仿宋_GB2312"/>
          <w:bCs/>
          <w:color w:val="000000" w:themeColor="text1"/>
          <w:sz w:val="32"/>
          <w:szCs w:val="32"/>
          <w14:textFill>
            <w14:solidFill>
              <w14:schemeClr w14:val="tx1"/>
            </w14:solidFill>
          </w14:textFill>
        </w:rPr>
        <w:t>在诚信管理系统中诚信等级B级船闸，实施以下管理：</w:t>
      </w:r>
    </w:p>
    <w:p w14:paraId="4680EBAA">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（一）要求每日申报调度计划，加强日常审查力度；</w:t>
      </w:r>
    </w:p>
    <w:p w14:paraId="0ED6BF4B">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（二）视情节给予一定时限的整改期（以整改通知书的时间为准）。在整改期内，监管部门对其日常调度计划进行督导，加强对管理养护、运行调度的监管；</w:t>
      </w:r>
    </w:p>
    <w:p w14:paraId="2621480E">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（三）当年度不予评先评优；</w:t>
      </w:r>
    </w:p>
    <w:p w14:paraId="20FD056C">
      <w:pPr>
        <w:adjustRightInd w:val="0"/>
        <w:snapToGrid w:val="0"/>
        <w:spacing w:line="360" w:lineRule="auto"/>
        <w:ind w:firstLine="640" w:firstLineChars="200"/>
        <w:rPr>
          <w:rFonts w:ascii="仿宋_GB2312" w:hAnsi="宋体" w:eastAsia="仿宋_GB2312"/>
          <w:b/>
          <w:bCs/>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（四）列入 “双随机、一公开”重点监管对象。</w:t>
      </w:r>
    </w:p>
    <w:p w14:paraId="4D1729C5">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第十八条 </w:t>
      </w:r>
      <w:r>
        <w:rPr>
          <w:rFonts w:hint="eastAsia" w:ascii="仿宋_GB2312" w:hAnsi="宋体" w:eastAsia="仿宋_GB2312"/>
          <w:color w:val="000000" w:themeColor="text1"/>
          <w:sz w:val="32"/>
          <w:szCs w:val="32"/>
          <w14:textFill>
            <w14:solidFill>
              <w14:schemeClr w14:val="tx1"/>
            </w14:solidFill>
          </w14:textFill>
        </w:rPr>
        <w:t>在诚信系统中诚信等级A级港口经营企业，实施以下管理：</w:t>
      </w:r>
    </w:p>
    <w:p w14:paraId="6301D161">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 xml:space="preserve">（一）同等条件下，在财政资金补助等各类政府优惠政策中，依法依规列为优先选择对象； </w:t>
      </w:r>
    </w:p>
    <w:p w14:paraId="397A1DFB">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（二）除定期检查、“双随机、一公开”和专项检查整治外，原则上不进行检查；</w:t>
      </w:r>
    </w:p>
    <w:p w14:paraId="1AC9237A">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（三）作为港口码头评先评优、表彰奖励的重要依据。</w:t>
      </w:r>
    </w:p>
    <w:p w14:paraId="61718204">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第十九条</w:t>
      </w:r>
      <w:r>
        <w:rPr>
          <w:rFonts w:hint="eastAsia" w:ascii="仿宋_GB2312" w:hAnsi="宋体" w:eastAsia="仿宋_GB2312"/>
          <w:color w:val="000000" w:themeColor="text1"/>
          <w:sz w:val="32"/>
          <w:szCs w:val="32"/>
          <w14:textFill>
            <w14:solidFill>
              <w14:schemeClr w14:val="tx1"/>
            </w14:solidFill>
          </w14:textFill>
        </w:rPr>
        <w:t xml:space="preserve"> 在诚信管理系统中诚信等级B级港口经营企业，实施以下管理：</w:t>
      </w:r>
    </w:p>
    <w:p w14:paraId="78574928">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（一）视情节给予一定时限的整改期（</w:t>
      </w:r>
      <w:r>
        <w:rPr>
          <w:rFonts w:hint="eastAsia" w:ascii="仿宋_GB2312" w:hAnsi="宋体" w:eastAsia="仿宋_GB2312"/>
          <w:iCs/>
          <w:color w:val="000000" w:themeColor="text1"/>
          <w:sz w:val="32"/>
          <w:szCs w:val="32"/>
          <w14:textFill>
            <w14:solidFill>
              <w14:schemeClr w14:val="tx1"/>
            </w14:solidFill>
          </w14:textFill>
        </w:rPr>
        <w:t>以整改通知书的时间为准）</w:t>
      </w:r>
      <w:r>
        <w:rPr>
          <w:rFonts w:hint="eastAsia" w:ascii="仿宋_GB2312" w:hAnsi="宋体" w:eastAsia="仿宋_GB2312"/>
          <w:color w:val="000000" w:themeColor="text1"/>
          <w:sz w:val="32"/>
          <w:szCs w:val="32"/>
          <w14:textFill>
            <w14:solidFill>
              <w14:schemeClr w14:val="tx1"/>
            </w14:solidFill>
          </w14:textFill>
        </w:rPr>
        <w:t>。整改期满，不进行整改或虽进行整改但未达到要求的，暂停船舶报港，直至满足要求为止；</w:t>
      </w:r>
    </w:p>
    <w:p w14:paraId="56DE1B9E">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（二）在日常监管中列为重点监管对象，加强现场核查，每季度至少现场检查一次;</w:t>
      </w:r>
    </w:p>
    <w:p w14:paraId="77A96158">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（三）作为“双随机、一公开”监管重点对象，加强事中事后监管，依法采取约束和惩戒措施；</w:t>
      </w:r>
    </w:p>
    <w:p w14:paraId="4B54E79E">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（四）依法依规限制享受财政资金补助等各类政府优惠政策；</w:t>
      </w:r>
    </w:p>
    <w:p w14:paraId="3F9890DF">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(五) 不得参评各级交通运输主管部门或者</w:t>
      </w:r>
      <w:r>
        <w:rPr>
          <w:rFonts w:hint="eastAsia" w:ascii="仿宋_GB2312" w:hAnsi="宋体" w:eastAsia="仿宋_GB2312"/>
          <w:color w:val="000000" w:themeColor="text1"/>
          <w:sz w:val="32"/>
          <w:szCs w:val="32"/>
          <w:lang w:eastAsia="zh-CN"/>
          <w14:textFill>
            <w14:solidFill>
              <w14:schemeClr w14:val="tx1"/>
            </w14:solidFill>
          </w14:textFill>
        </w:rPr>
        <w:t>杭州市水上交通管理部门</w:t>
      </w:r>
      <w:r>
        <w:rPr>
          <w:rFonts w:hint="eastAsia" w:ascii="仿宋_GB2312" w:hAnsi="宋体" w:eastAsia="仿宋_GB2312"/>
          <w:color w:val="000000" w:themeColor="text1"/>
          <w:sz w:val="32"/>
          <w:szCs w:val="32"/>
          <w14:textFill>
            <w14:solidFill>
              <w14:schemeClr w14:val="tx1"/>
            </w14:solidFill>
          </w14:textFill>
        </w:rPr>
        <w:t xml:space="preserve">依法组织的表彰奖励活动； </w:t>
      </w:r>
    </w:p>
    <w:p w14:paraId="650247C8">
      <w:pPr>
        <w:adjustRightInd w:val="0"/>
        <w:snapToGrid w:val="0"/>
        <w:spacing w:line="360" w:lineRule="auto"/>
        <w:ind w:firstLine="480" w:firstLineChars="15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（六）列入 “双随机、一公开”重点监管对象。</w:t>
      </w:r>
    </w:p>
    <w:p w14:paraId="1F34C61C">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第二十条</w:t>
      </w:r>
      <w:r>
        <w:rPr>
          <w:rFonts w:hint="eastAsia" w:ascii="仿宋_GB2312" w:hAnsi="宋体" w:eastAsia="仿宋_GB2312"/>
          <w:color w:val="000000" w:themeColor="text1"/>
          <w:sz w:val="32"/>
          <w:szCs w:val="32"/>
          <w14:textFill>
            <w14:solidFill>
              <w14:schemeClr w14:val="tx1"/>
            </w14:solidFill>
          </w14:textFill>
        </w:rPr>
        <w:t xml:space="preserve"> 在诚信管理系统中诚信等级A级水路运输企业，实施以下管理：</w:t>
      </w:r>
    </w:p>
    <w:p w14:paraId="7762530B">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（一）同等条件下，在财政资金补助等各类政府优惠政策中，依法依规列为优先选择对象；</w:t>
      </w:r>
    </w:p>
    <w:p w14:paraId="600A952C">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（二）除定期检查、“双随机、一公开”和专项检查整治外，原则上不进行检查；</w:t>
      </w:r>
    </w:p>
    <w:p w14:paraId="797726E7">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（三）作为水路运输企业评先评优、表彰奖励的重要依据。</w:t>
      </w:r>
    </w:p>
    <w:p w14:paraId="4C382CD6">
      <w:pPr>
        <w:adjustRightInd w:val="0"/>
        <w:snapToGrid w:val="0"/>
        <w:spacing w:line="360" w:lineRule="auto"/>
        <w:ind w:firstLine="643" w:firstLineChars="200"/>
        <w:rPr>
          <w:rFonts w:ascii="仿宋_GB2312" w:hAnsi="宋体" w:eastAsia="仿宋_GB2312"/>
          <w:b/>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第二十一条 </w:t>
      </w:r>
      <w:r>
        <w:rPr>
          <w:rFonts w:hint="eastAsia" w:ascii="仿宋_GB2312" w:hAnsi="宋体" w:eastAsia="仿宋_GB2312"/>
          <w:color w:val="000000" w:themeColor="text1"/>
          <w:sz w:val="32"/>
          <w:szCs w:val="32"/>
          <w14:textFill>
            <w14:solidFill>
              <w14:schemeClr w14:val="tx1"/>
            </w14:solidFill>
          </w14:textFill>
        </w:rPr>
        <w:t>在诚信管理系统中诚信等级B级水路运输企业，实施以下管理：</w:t>
      </w:r>
    </w:p>
    <w:p w14:paraId="06409AF7">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（一）在日常监管中列为重点监管对象，加强现场核查，每季度至少现场检查一次；</w:t>
      </w:r>
    </w:p>
    <w:p w14:paraId="02CDC87E">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（二）依法依规限制享受财政资金补助等各类政府优惠政策；</w:t>
      </w:r>
    </w:p>
    <w:p w14:paraId="3F3BB4E0">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（三）不得参评各级交通运输主管部门或者</w:t>
      </w:r>
      <w:r>
        <w:rPr>
          <w:rFonts w:hint="eastAsia" w:ascii="仿宋_GB2312" w:hAnsi="宋体" w:eastAsia="仿宋_GB2312"/>
          <w:color w:val="000000" w:themeColor="text1"/>
          <w:sz w:val="32"/>
          <w:szCs w:val="32"/>
          <w:lang w:eastAsia="zh-CN"/>
          <w14:textFill>
            <w14:solidFill>
              <w14:schemeClr w14:val="tx1"/>
            </w14:solidFill>
          </w14:textFill>
        </w:rPr>
        <w:t>杭州市水上交通管理部门</w:t>
      </w:r>
      <w:r>
        <w:rPr>
          <w:rFonts w:hint="eastAsia" w:ascii="仿宋_GB2312" w:hAnsi="宋体" w:eastAsia="仿宋_GB2312"/>
          <w:color w:val="000000" w:themeColor="text1"/>
          <w:sz w:val="32"/>
          <w:szCs w:val="32"/>
          <w14:textFill>
            <w14:solidFill>
              <w14:schemeClr w14:val="tx1"/>
            </w14:solidFill>
          </w14:textFill>
        </w:rPr>
        <w:t>依法组织的表彰奖励活动；</w:t>
      </w:r>
    </w:p>
    <w:p w14:paraId="4803427C">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第二十二条 </w:t>
      </w:r>
      <w:r>
        <w:rPr>
          <w:rFonts w:hint="eastAsia" w:ascii="仿宋_GB2312" w:hAnsi="宋体" w:eastAsia="仿宋_GB2312"/>
          <w:color w:val="000000" w:themeColor="text1"/>
          <w:sz w:val="32"/>
          <w:szCs w:val="32"/>
          <w14:textFill>
            <w14:solidFill>
              <w14:schemeClr w14:val="tx1"/>
            </w14:solidFill>
          </w14:textFill>
        </w:rPr>
        <w:t>在诚信管理系统中诚信等级A级船舶，实施以下管理：</w:t>
      </w:r>
    </w:p>
    <w:p w14:paraId="1F7AAD51">
      <w:pPr>
        <w:numPr>
          <w:ilvl w:val="0"/>
          <w:numId w:val="2"/>
        </w:num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日常监管中减少现场检查及抽查的频次；连续两年以上无扣分记录的船舶，除专项检查、专项整治外，原则上不进行在航检查、站点停靠检查；</w:t>
      </w:r>
    </w:p>
    <w:p w14:paraId="47EE76A0">
      <w:pPr>
        <w:numPr>
          <w:ilvl w:val="0"/>
          <w:numId w:val="2"/>
        </w:num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 xml:space="preserve">连续一年以上无扣分记录的船舶可免除一次轻微程度的处罚（具体参照省厅公布的首违免罚案由清单）； </w:t>
      </w:r>
    </w:p>
    <w:p w14:paraId="2CA23F38">
      <w:pPr>
        <w:numPr>
          <w:ilvl w:val="0"/>
          <w:numId w:val="2"/>
        </w:num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 xml:space="preserve">在航区船舶滞留（如锚地联动、低水位等船舶管控期间等非常态情况下），诚信A级船舶在满足同等通航条件下予以优先通行； </w:t>
      </w:r>
    </w:p>
    <w:p w14:paraId="60055BA1">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（四）可以享受“异地处罚”、“多检合一”、“容缺受理”等政策便利以及后续</w:t>
      </w:r>
      <w:r>
        <w:rPr>
          <w:rFonts w:hint="eastAsia" w:ascii="仿宋_GB2312" w:hAnsi="宋体" w:eastAsia="仿宋_GB2312"/>
          <w:color w:val="000000" w:themeColor="text1"/>
          <w:sz w:val="32"/>
          <w:szCs w:val="32"/>
          <w:lang w:eastAsia="zh-CN"/>
          <w14:textFill>
            <w14:solidFill>
              <w14:schemeClr w14:val="tx1"/>
            </w14:solidFill>
          </w14:textFill>
        </w:rPr>
        <w:t>杭州市水上交通管理部门</w:t>
      </w:r>
      <w:r>
        <w:rPr>
          <w:rFonts w:hint="eastAsia" w:ascii="仿宋_GB2312" w:hAnsi="宋体" w:eastAsia="仿宋_GB2312"/>
          <w:color w:val="000000" w:themeColor="text1"/>
          <w:sz w:val="32"/>
          <w:szCs w:val="32"/>
          <w14:textFill>
            <w14:solidFill>
              <w14:schemeClr w14:val="tx1"/>
            </w14:solidFill>
          </w14:textFill>
        </w:rPr>
        <w:t>推出的各项便利措施，同等条件下优先办理；</w:t>
      </w:r>
    </w:p>
    <w:p w14:paraId="762178A2">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（五）船舶过闸在办理报港登记、过闸申报、过闸缴费等业务过程中，提供手机移动终端提供的相关便捷措施；</w:t>
      </w:r>
    </w:p>
    <w:p w14:paraId="58720194">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第二十三条</w:t>
      </w:r>
      <w:r>
        <w:rPr>
          <w:rFonts w:hint="eastAsia" w:ascii="仿宋_GB2312" w:hAnsi="宋体" w:eastAsia="仿宋_GB2312"/>
          <w:color w:val="000000" w:themeColor="text1"/>
          <w:sz w:val="32"/>
          <w:szCs w:val="32"/>
          <w14:textFill>
            <w14:solidFill>
              <w14:schemeClr w14:val="tx1"/>
            </w14:solidFill>
          </w14:textFill>
        </w:rPr>
        <w:t xml:space="preserve"> 在诚信系统诚信等级B级船舶在“监管系统”，进行以下管理：</w:t>
      </w:r>
    </w:p>
    <w:p w14:paraId="51E8555B">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kern w:val="0"/>
          <w:sz w:val="32"/>
          <w:szCs w:val="32"/>
          <w14:textFill>
            <w14:solidFill>
              <w14:schemeClr w14:val="tx1"/>
            </w14:solidFill>
          </w14:textFill>
        </w:rPr>
        <w:t>（一）</w:t>
      </w:r>
      <w:r>
        <w:rPr>
          <w:rFonts w:hint="eastAsia" w:ascii="仿宋_GB2312" w:hAnsi="宋体" w:eastAsia="仿宋_GB2312"/>
          <w:color w:val="000000" w:themeColor="text1"/>
          <w:sz w:val="32"/>
          <w:szCs w:val="32"/>
          <w14:textFill>
            <w14:solidFill>
              <w14:schemeClr w14:val="tx1"/>
            </w14:solidFill>
          </w14:textFill>
        </w:rPr>
        <w:t>日常监管中现场检查及抽查的频次增加，途经水上交通管理机构进行实船检查，原则上首站必须进行实船检查；</w:t>
      </w:r>
    </w:p>
    <w:p w14:paraId="573EF83B">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kern w:val="0"/>
          <w:sz w:val="32"/>
          <w:szCs w:val="32"/>
          <w14:textFill>
            <w14:solidFill>
              <w14:schemeClr w14:val="tx1"/>
            </w14:solidFill>
          </w14:textFill>
        </w:rPr>
        <w:t>（二）</w:t>
      </w:r>
      <w:r>
        <w:rPr>
          <w:rFonts w:hint="eastAsia" w:ascii="仿宋_GB2312" w:hAnsi="宋体" w:eastAsia="仿宋_GB2312"/>
          <w:color w:val="000000" w:themeColor="text1"/>
          <w:sz w:val="32"/>
          <w:szCs w:val="32"/>
          <w14:textFill>
            <w14:solidFill>
              <w14:schemeClr w14:val="tx1"/>
            </w14:solidFill>
          </w14:textFill>
        </w:rPr>
        <w:t>在办理船舶营运相关业务及等事项中需严格审核；</w:t>
      </w:r>
    </w:p>
    <w:p w14:paraId="082E03AD">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（三）在航区船舶滞留（如锚地联动、低水位等船舶管控期间等非常态情况下），诚信B级船舶在满足同等通航条件下滞后通行。</w:t>
      </w:r>
    </w:p>
    <w:p w14:paraId="3E8FE693">
      <w:pPr>
        <w:adjustRightInd w:val="0"/>
        <w:snapToGrid w:val="0"/>
        <w:spacing w:line="360" w:lineRule="auto"/>
        <w:ind w:firstLine="640"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vanish/>
          <w:color w:val="000000" w:themeColor="text1"/>
          <w:kern w:val="0"/>
          <w:sz w:val="32"/>
          <w:szCs w:val="32"/>
          <w14:textFill>
            <w14:solidFill>
              <w14:schemeClr w14:val="tx1"/>
            </w14:solidFill>
          </w14:textFill>
        </w:rPr>
        <w:t>四）船舶诚信管理划分诚信评分标准进行对应记分与累计日常检查等过程</w:t>
      </w:r>
      <w:r>
        <w:rPr>
          <w:rFonts w:hint="eastAsia" w:ascii="仿宋_GB2312" w:hAnsi="宋体" w:eastAsia="仿宋_GB2312"/>
          <w:color w:val="000000" w:themeColor="text1"/>
          <w:kern w:val="0"/>
          <w:sz w:val="32"/>
          <w:szCs w:val="32"/>
          <w14:textFill>
            <w14:solidFill>
              <w14:schemeClr w14:val="tx1"/>
            </w14:solidFill>
          </w14:textFill>
        </w:rPr>
        <w:t>（四）</w:t>
      </w:r>
      <w:r>
        <w:rPr>
          <w:rFonts w:hint="eastAsia" w:ascii="仿宋_GB2312" w:hAnsi="宋体" w:eastAsia="仿宋_GB2312"/>
          <w:color w:val="000000" w:themeColor="text1"/>
          <w:sz w:val="32"/>
          <w:szCs w:val="32"/>
          <w14:textFill>
            <w14:solidFill>
              <w14:schemeClr w14:val="tx1"/>
            </w14:solidFill>
          </w14:textFill>
        </w:rPr>
        <w:t>船舶过闸在办理报港登记、过闸申报、过闸缴费等业务过程中，限制开放手机移动终端系统提供的相关功能。</w:t>
      </w:r>
    </w:p>
    <w:p w14:paraId="4EA48FBD">
      <w:pPr>
        <w:adjustRightInd w:val="0"/>
        <w:snapToGrid w:val="0"/>
        <w:spacing w:line="360" w:lineRule="auto"/>
        <w:ind w:firstLine="640"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color w:val="000000" w:themeColor="text1"/>
          <w:kern w:val="0"/>
          <w:sz w:val="32"/>
          <w:szCs w:val="32"/>
          <w14:textFill>
            <w14:solidFill>
              <w14:schemeClr w14:val="tx1"/>
            </w14:solidFill>
          </w14:textFill>
        </w:rPr>
        <w:t>（五）不建议B级船舶列入航运企业“优先过闸”申报船舶名单；</w:t>
      </w:r>
    </w:p>
    <w:p w14:paraId="2981E0FF">
      <w:pPr>
        <w:adjustRightInd w:val="0"/>
        <w:snapToGrid w:val="0"/>
        <w:spacing w:line="360" w:lineRule="auto"/>
        <w:ind w:firstLine="640"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color w:val="000000" w:themeColor="text1"/>
          <w:kern w:val="0"/>
          <w:sz w:val="32"/>
          <w:szCs w:val="32"/>
          <w14:textFill>
            <w14:solidFill>
              <w14:schemeClr w14:val="tx1"/>
            </w14:solidFill>
          </w14:textFill>
        </w:rPr>
        <w:t>（六）已办理“优先过闸”的船舶降为诚信B级的，取消“优先过闸”资格。</w:t>
      </w:r>
    </w:p>
    <w:p w14:paraId="2CB888AB">
      <w:pPr>
        <w:adjustRightInd w:val="0"/>
        <w:snapToGrid w:val="0"/>
        <w:spacing w:line="360" w:lineRule="auto"/>
        <w:ind w:firstLine="640"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color w:val="000000" w:themeColor="text1"/>
          <w:kern w:val="0"/>
          <w:sz w:val="32"/>
          <w:szCs w:val="32"/>
          <w14:textFill>
            <w14:solidFill>
              <w14:schemeClr w14:val="tx1"/>
            </w14:solidFill>
          </w14:textFill>
        </w:rPr>
        <w:t>（七）限制使用“异地处罚”、“容缺受理”、“多检合一”等水上交通</w:t>
      </w:r>
      <w:r>
        <w:rPr>
          <w:rFonts w:hint="eastAsia" w:ascii="仿宋_GB2312" w:hAnsi="宋体" w:eastAsia="仿宋_GB2312"/>
          <w:color w:val="000000" w:themeColor="text1"/>
          <w:kern w:val="0"/>
          <w:sz w:val="32"/>
          <w:szCs w:val="32"/>
          <w:lang w:eastAsia="zh-CN"/>
          <w14:textFill>
            <w14:solidFill>
              <w14:schemeClr w14:val="tx1"/>
            </w14:solidFill>
          </w14:textFill>
        </w:rPr>
        <w:t>管理</w:t>
      </w:r>
      <w:r>
        <w:rPr>
          <w:rFonts w:hint="eastAsia" w:ascii="仿宋_GB2312" w:hAnsi="宋体" w:eastAsia="仿宋_GB2312"/>
          <w:color w:val="000000" w:themeColor="text1"/>
          <w:kern w:val="0"/>
          <w:sz w:val="32"/>
          <w:szCs w:val="32"/>
          <w14:textFill>
            <w14:solidFill>
              <w14:schemeClr w14:val="tx1"/>
            </w14:solidFill>
          </w14:textFill>
        </w:rPr>
        <w:t>部门推出的各项便捷措施；</w:t>
      </w:r>
    </w:p>
    <w:p w14:paraId="280533F5">
      <w:pPr>
        <w:adjustRightInd w:val="0"/>
        <w:snapToGrid w:val="0"/>
        <w:spacing w:line="360" w:lineRule="auto"/>
        <w:ind w:firstLine="640" w:firstLineChars="200"/>
        <w:rPr>
          <w:rFonts w:ascii="仿宋_GB2312" w:hAnsi="宋体" w:eastAsia="仿宋_GB2312"/>
          <w:b/>
          <w:bCs/>
          <w:color w:val="000000" w:themeColor="text1"/>
          <w:sz w:val="32"/>
          <w:szCs w:val="32"/>
          <w14:textFill>
            <w14:solidFill>
              <w14:schemeClr w14:val="tx1"/>
            </w14:solidFill>
          </w14:textFill>
        </w:rPr>
      </w:pPr>
      <w:r>
        <w:rPr>
          <w:rFonts w:hint="eastAsia" w:ascii="仿宋_GB2312" w:hAnsi="宋体" w:eastAsia="仿宋_GB2312"/>
          <w:color w:val="000000" w:themeColor="text1"/>
          <w:kern w:val="0"/>
          <w:sz w:val="32"/>
          <w:szCs w:val="32"/>
          <w14:textFill>
            <w14:solidFill>
              <w14:schemeClr w14:val="tx1"/>
            </w14:solidFill>
          </w14:textFill>
        </w:rPr>
        <w:t>（八）其他针对不诚信船舶的监管措施。</w:t>
      </w:r>
    </w:p>
    <w:p w14:paraId="133B2FC6">
      <w:pPr>
        <w:adjustRightInd w:val="0"/>
        <w:snapToGrid w:val="0"/>
        <w:spacing w:line="360" w:lineRule="auto"/>
        <w:ind w:firstLine="640" w:firstLineChars="200"/>
        <w:rPr>
          <w:rFonts w:ascii="仿宋_GB2312" w:hAnsi="宋体" w:eastAsia="仿宋_GB2312"/>
          <w:strike/>
          <w:color w:val="000000" w:themeColor="text1"/>
          <w:sz w:val="32"/>
          <w:szCs w:val="32"/>
          <w14:textFill>
            <w14:solidFill>
              <w14:schemeClr w14:val="tx1"/>
            </w14:solidFill>
          </w14:textFill>
        </w:rPr>
      </w:pPr>
    </w:p>
    <w:p w14:paraId="7B87B811">
      <w:pPr>
        <w:adjustRightInd w:val="0"/>
        <w:snapToGrid w:val="0"/>
        <w:spacing w:line="360" w:lineRule="auto"/>
        <w:jc w:val="center"/>
        <w:rPr>
          <w:rFonts w:ascii="楷体_GB2312" w:hAnsi="宋体" w:eastAsia="楷体_GB2312"/>
          <w:b/>
          <w:color w:val="000000" w:themeColor="text1"/>
          <w:sz w:val="32"/>
          <w:szCs w:val="32"/>
          <w14:textFill>
            <w14:solidFill>
              <w14:schemeClr w14:val="tx1"/>
            </w14:solidFill>
          </w14:textFill>
        </w:rPr>
      </w:pPr>
      <w:r>
        <w:rPr>
          <w:rFonts w:hint="eastAsia" w:ascii="楷体_GB2312" w:hAnsi="宋体" w:eastAsia="楷体_GB2312"/>
          <w:b/>
          <w:color w:val="000000" w:themeColor="text1"/>
          <w:sz w:val="32"/>
          <w:szCs w:val="32"/>
          <w14:textFill>
            <w14:solidFill>
              <w14:schemeClr w14:val="tx1"/>
            </w14:solidFill>
          </w14:textFill>
        </w:rPr>
        <w:t>第五章 诚信等级修复</w:t>
      </w:r>
    </w:p>
    <w:p w14:paraId="20717720">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第二十四条 </w:t>
      </w:r>
      <w:r>
        <w:rPr>
          <w:rFonts w:hint="eastAsia" w:ascii="仿宋_GB2312" w:hAnsi="宋体" w:eastAsia="仿宋_GB2312"/>
          <w:color w:val="000000" w:themeColor="text1"/>
          <w:sz w:val="32"/>
          <w:szCs w:val="32"/>
          <w14:textFill>
            <w14:solidFill>
              <w14:schemeClr w14:val="tx1"/>
            </w14:solidFill>
          </w14:textFill>
        </w:rPr>
        <w:t>诚信扣分与诚信等级录入相关业务系统时自动生成，即时生效。</w:t>
      </w:r>
    </w:p>
    <w:p w14:paraId="0A59DF9A">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（一）船闸运营单位、港口经营企业、水路运输企业和船舶在一个记分周期期满后，扣分分值累计≤30分的，且没有未经处理的违法行为的，该周期内的记分分值由系统自动消除，不转入下一个记分周期。</w:t>
      </w:r>
    </w:p>
    <w:p w14:paraId="14FE42A5">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 xml:space="preserve">（二）船闸运营单位、港口经营企业、水路运输企业和船舶在一个记分周期期满后，扣分分值累计＞30分的，该单位、企业的经营人须接受累计不少于2天的安全与法规知识培训与考试。 </w:t>
      </w:r>
    </w:p>
    <w:p w14:paraId="50F1A826">
      <w:pPr>
        <w:adjustRightInd w:val="0"/>
        <w:snapToGrid w:val="0"/>
        <w:spacing w:line="360" w:lineRule="auto"/>
        <w:ind w:firstLine="630" w:firstLineChars="196"/>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第二十五条</w:t>
      </w:r>
      <w:r>
        <w:rPr>
          <w:rFonts w:hint="eastAsia" w:ascii="仿宋_GB2312" w:hAnsi="宋体" w:eastAsia="仿宋_GB2312"/>
          <w:color w:val="000000" w:themeColor="text1"/>
          <w:sz w:val="32"/>
          <w:szCs w:val="32"/>
          <w14:textFill>
            <w14:solidFill>
              <w14:schemeClr w14:val="tx1"/>
            </w14:solidFill>
          </w14:textFill>
        </w:rPr>
        <w:t xml:space="preserve"> 诚信B级船闸运营单位、港口经营企业、水路运输企业和船舶在完成培训并通过考试合格后,该周期分值进行人工消除，不转入下一个记分周期。考试不合格的，一周内继续补考，直至合格后再给予清分。</w:t>
      </w:r>
    </w:p>
    <w:p w14:paraId="5A2F8B7F">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不参加学习培训或者不按要求完成学时和学习内容的，该分值将计入下一周期，并与下一周期的分值进行累加确定诚信等级。完成规定学时和学习内容后，消除上一周期的计分分值。</w:t>
      </w:r>
    </w:p>
    <w:p w14:paraId="22F7930F">
      <w:pPr>
        <w:adjustRightInd w:val="0"/>
        <w:snapToGrid w:val="0"/>
        <w:spacing w:line="360" w:lineRule="auto"/>
        <w:ind w:firstLine="643" w:firstLineChars="200"/>
        <w:rPr>
          <w:rFonts w:ascii="仿宋_GB2312" w:hAnsi="宋体" w:eastAsia="仿宋_GB2312"/>
          <w:color w:val="000000" w:themeColor="text1"/>
          <w:sz w:val="24"/>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第二十六条 </w:t>
      </w:r>
      <w:r>
        <w:rPr>
          <w:rFonts w:hint="eastAsia" w:ascii="仿宋_GB2312" w:hAnsi="宋体" w:eastAsia="仿宋_GB2312"/>
          <w:color w:val="000000" w:themeColor="text1"/>
          <w:sz w:val="32"/>
          <w:szCs w:val="32"/>
          <w14:textFill>
            <w14:solidFill>
              <w14:schemeClr w14:val="tx1"/>
            </w14:solidFill>
          </w14:textFill>
        </w:rPr>
        <w:t>诚信等级B级船闸运营单位、港口经营企业、水路运输企业培训、考试工作由辖区水上交通执法部门负责组织实施。</w:t>
      </w:r>
    </w:p>
    <w:p w14:paraId="321F203D">
      <w:pPr>
        <w:adjustRightInd w:val="0"/>
        <w:snapToGrid w:val="0"/>
        <w:spacing w:line="360" w:lineRule="auto"/>
        <w:ind w:firstLine="640"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诚信B级船舶所有人（经营人）和船员的培训、考试工作，由杭州市水上交通执法部门负责组织实施。</w:t>
      </w:r>
    </w:p>
    <w:p w14:paraId="7F795A2C">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第二十七条</w:t>
      </w:r>
      <w:r>
        <w:rPr>
          <w:rFonts w:hint="eastAsia" w:ascii="仿宋_GB2312" w:hAnsi="宋体" w:eastAsia="仿宋_GB2312"/>
          <w:color w:val="000000" w:themeColor="text1"/>
          <w:sz w:val="32"/>
          <w:szCs w:val="32"/>
          <w14:textFill>
            <w14:solidFill>
              <w14:schemeClr w14:val="tx1"/>
            </w14:solidFill>
          </w14:textFill>
        </w:rPr>
        <w:t xml:space="preserve"> 连续两个记分周期诚信分值为B级的从业单位和从业人员，除实施以上惩戒管理措施外，杭州市水上交通</w:t>
      </w:r>
      <w:r>
        <w:rPr>
          <w:rFonts w:hint="eastAsia" w:ascii="仿宋_GB2312" w:hAnsi="宋体" w:eastAsia="仿宋_GB2312"/>
          <w:color w:val="000000" w:themeColor="text1"/>
          <w:sz w:val="32"/>
          <w:szCs w:val="32"/>
          <w:lang w:eastAsia="zh-CN"/>
          <w14:textFill>
            <w14:solidFill>
              <w14:schemeClr w14:val="tx1"/>
            </w14:solidFill>
          </w14:textFill>
        </w:rPr>
        <w:t>管理</w:t>
      </w:r>
      <w:r>
        <w:rPr>
          <w:rFonts w:hint="eastAsia" w:ascii="仿宋_GB2312" w:hAnsi="宋体" w:eastAsia="仿宋_GB2312"/>
          <w:color w:val="000000" w:themeColor="text1"/>
          <w:sz w:val="32"/>
          <w:szCs w:val="32"/>
          <w14:textFill>
            <w14:solidFill>
              <w14:schemeClr w14:val="tx1"/>
            </w14:solidFill>
          </w14:textFill>
        </w:rPr>
        <w:t>部门将其列入严重失信名单，将信息推送至相关信用平台，向社会公开并纳入联合惩戒名单。</w:t>
      </w:r>
    </w:p>
    <w:p w14:paraId="07C0BD0E">
      <w:pPr>
        <w:adjustRightInd w:val="0"/>
        <w:snapToGrid w:val="0"/>
        <w:spacing w:line="360" w:lineRule="auto"/>
        <w:rPr>
          <w:rFonts w:ascii="仿宋_GB2312" w:hAnsi="宋体" w:eastAsia="仿宋_GB2312"/>
          <w:color w:val="000000" w:themeColor="text1"/>
          <w:sz w:val="32"/>
          <w:szCs w:val="32"/>
          <w14:textFill>
            <w14:solidFill>
              <w14:schemeClr w14:val="tx1"/>
            </w14:solidFill>
          </w14:textFill>
        </w:rPr>
      </w:pPr>
    </w:p>
    <w:p w14:paraId="1C375AC0">
      <w:pPr>
        <w:adjustRightInd w:val="0"/>
        <w:snapToGrid w:val="0"/>
        <w:spacing w:line="360" w:lineRule="auto"/>
        <w:jc w:val="center"/>
        <w:rPr>
          <w:rFonts w:ascii="楷体_GB2312" w:hAnsi="宋体" w:eastAsia="楷体_GB2312"/>
          <w:b/>
          <w:color w:val="000000" w:themeColor="text1"/>
          <w:sz w:val="32"/>
          <w:szCs w:val="32"/>
          <w14:textFill>
            <w14:solidFill>
              <w14:schemeClr w14:val="tx1"/>
            </w14:solidFill>
          </w14:textFill>
        </w:rPr>
      </w:pPr>
      <w:r>
        <w:rPr>
          <w:rFonts w:hint="eastAsia" w:ascii="楷体_GB2312" w:hAnsi="宋体" w:eastAsia="楷体_GB2312"/>
          <w:b/>
          <w:color w:val="000000" w:themeColor="text1"/>
          <w:sz w:val="32"/>
          <w:szCs w:val="32"/>
          <w14:textFill>
            <w14:solidFill>
              <w14:schemeClr w14:val="tx1"/>
            </w14:solidFill>
          </w14:textFill>
        </w:rPr>
        <w:t>第六章 管理责任</w:t>
      </w:r>
    </w:p>
    <w:p w14:paraId="18E3FE16">
      <w:pPr>
        <w:adjustRightInd w:val="0"/>
        <w:snapToGrid w:val="0"/>
        <w:spacing w:line="360" w:lineRule="auto"/>
        <w:ind w:firstLine="643"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cs="宋体"/>
          <w:b/>
          <w:color w:val="000000" w:themeColor="text1"/>
          <w:kern w:val="0"/>
          <w:sz w:val="32"/>
          <w:szCs w:val="32"/>
          <w14:textFill>
            <w14:solidFill>
              <w14:schemeClr w14:val="tx1"/>
            </w14:solidFill>
          </w14:textFill>
        </w:rPr>
        <w:t xml:space="preserve">第二十八条 </w:t>
      </w:r>
      <w:r>
        <w:rPr>
          <w:rFonts w:hint="eastAsia" w:ascii="仿宋_GB2312" w:hAnsi="宋体" w:eastAsia="仿宋_GB2312"/>
          <w:color w:val="000000" w:themeColor="text1"/>
          <w:kern w:val="0"/>
          <w:sz w:val="32"/>
          <w:szCs w:val="32"/>
          <w14:textFill>
            <w14:solidFill>
              <w14:schemeClr w14:val="tx1"/>
            </w14:solidFill>
          </w14:textFill>
        </w:rPr>
        <w:t>诚信系统生成诚信扣分记录情况，建立船闸运营单位、港口经营企业、水路运输企业、船舶的信用信息记录电子档案，记录保留五年，提高诚信记分和诚信管理跟踪力度，依法向有关信用机构共享。</w:t>
      </w:r>
    </w:p>
    <w:p w14:paraId="3B24208F">
      <w:pPr>
        <w:adjustRightInd w:val="0"/>
        <w:snapToGrid w:val="0"/>
        <w:spacing w:line="360" w:lineRule="auto"/>
        <w:ind w:firstLine="643"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cs="宋体"/>
          <w:b/>
          <w:color w:val="000000" w:themeColor="text1"/>
          <w:kern w:val="0"/>
          <w:sz w:val="32"/>
          <w:szCs w:val="32"/>
          <w14:textFill>
            <w14:solidFill>
              <w14:schemeClr w14:val="tx1"/>
            </w14:solidFill>
          </w14:textFill>
        </w:rPr>
        <w:t xml:space="preserve">第二十九条 </w:t>
      </w:r>
      <w:r>
        <w:rPr>
          <w:rFonts w:hint="eastAsia" w:ascii="仿宋_GB2312" w:hAnsi="宋体" w:eastAsia="仿宋_GB2312"/>
          <w:color w:val="000000" w:themeColor="text1"/>
          <w:kern w:val="0"/>
          <w:sz w:val="32"/>
          <w:szCs w:val="32"/>
          <w14:textFill>
            <w14:solidFill>
              <w14:schemeClr w14:val="tx1"/>
            </w14:solidFill>
          </w14:textFill>
        </w:rPr>
        <w:t>水上交通执法部门发现</w:t>
      </w:r>
      <w:r>
        <w:rPr>
          <w:rFonts w:hint="eastAsia" w:ascii="仿宋_GB2312" w:hAnsi="宋体" w:eastAsia="仿宋_GB2312"/>
          <w:color w:val="000000" w:themeColor="text1"/>
          <w:sz w:val="32"/>
          <w:szCs w:val="32"/>
          <w14:textFill>
            <w14:solidFill>
              <w14:schemeClr w14:val="tx1"/>
            </w14:solidFill>
          </w14:textFill>
        </w:rPr>
        <w:t>从业单位或从业人员</w:t>
      </w:r>
      <w:r>
        <w:rPr>
          <w:rFonts w:hint="eastAsia" w:ascii="仿宋_GB2312" w:hAnsi="宋体" w:eastAsia="仿宋_GB2312"/>
          <w:color w:val="000000" w:themeColor="text1"/>
          <w:kern w:val="0"/>
          <w:sz w:val="32"/>
          <w:szCs w:val="32"/>
          <w14:textFill>
            <w14:solidFill>
              <w14:schemeClr w14:val="tx1"/>
            </w14:solidFill>
          </w14:textFill>
        </w:rPr>
        <w:t>存在依法应当实施诚信扣分行为的，应当进行调查取证，并听取</w:t>
      </w:r>
      <w:r>
        <w:rPr>
          <w:rFonts w:hint="eastAsia" w:ascii="仿宋_GB2312" w:hAnsi="宋体" w:eastAsia="仿宋_GB2312"/>
          <w:color w:val="000000" w:themeColor="text1"/>
          <w:sz w:val="32"/>
          <w:szCs w:val="32"/>
          <w14:textFill>
            <w14:solidFill>
              <w14:schemeClr w14:val="tx1"/>
            </w14:solidFill>
          </w14:textFill>
        </w:rPr>
        <w:t>从业单位或从业人员的</w:t>
      </w:r>
      <w:r>
        <w:rPr>
          <w:rFonts w:hint="eastAsia" w:ascii="仿宋_GB2312" w:hAnsi="宋体" w:eastAsia="仿宋_GB2312"/>
          <w:color w:val="000000" w:themeColor="text1"/>
          <w:kern w:val="0"/>
          <w:sz w:val="32"/>
          <w:szCs w:val="32"/>
          <w14:textFill>
            <w14:solidFill>
              <w14:schemeClr w14:val="tx1"/>
            </w14:solidFill>
          </w14:textFill>
        </w:rPr>
        <w:t>陈述申辩。</w:t>
      </w:r>
    </w:p>
    <w:p w14:paraId="75156ECB">
      <w:pPr>
        <w:adjustRightInd w:val="0"/>
        <w:snapToGrid w:val="0"/>
        <w:spacing w:line="360" w:lineRule="auto"/>
        <w:ind w:firstLine="640" w:firstLineChars="200"/>
        <w:rPr>
          <w:rFonts w:ascii="仿宋_GB2312" w:hAnsi="宋体" w:eastAsia="仿宋_GB2312"/>
          <w:color w:val="000000" w:themeColor="text1"/>
          <w:kern w:val="0"/>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t>对于</w:t>
      </w:r>
      <w:r>
        <w:rPr>
          <w:rFonts w:hint="eastAsia" w:ascii="仿宋_GB2312" w:hAnsi="宋体" w:eastAsia="仿宋_GB2312"/>
          <w:color w:val="000000" w:themeColor="text1"/>
          <w:kern w:val="0"/>
          <w:sz w:val="32"/>
          <w:szCs w:val="32"/>
          <w14:textFill>
            <w14:solidFill>
              <w14:schemeClr w14:val="tx1"/>
            </w14:solidFill>
          </w14:textFill>
        </w:rPr>
        <w:t>违法行为事实清楚、证据确凿的，水上交通执法部门应按照本办法对其实施诚信扣分。</w:t>
      </w:r>
    </w:p>
    <w:p w14:paraId="148D89E3">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 xml:space="preserve">第三十条 </w:t>
      </w:r>
      <w:r>
        <w:rPr>
          <w:rFonts w:hint="eastAsia" w:ascii="仿宋_GB2312" w:hAnsi="宋体" w:eastAsia="仿宋_GB2312"/>
          <w:color w:val="000000" w:themeColor="text1"/>
          <w:sz w:val="32"/>
          <w:szCs w:val="32"/>
          <w14:textFill>
            <w14:solidFill>
              <w14:schemeClr w14:val="tx1"/>
            </w14:solidFill>
          </w14:textFill>
        </w:rPr>
        <w:t>诚信扣分后，将通过诚信系统公告平台、电话或手机短信等形式，对相关信息（本次扣分原因与分值，累计分值，诚信等级等）进行告知。</w:t>
      </w:r>
    </w:p>
    <w:p w14:paraId="76C3ABEC">
      <w:pPr>
        <w:adjustRightInd w:val="0"/>
        <w:snapToGrid w:val="0"/>
        <w:spacing w:line="360" w:lineRule="auto"/>
        <w:ind w:firstLine="643" w:firstLineChars="200"/>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b/>
          <w:color w:val="000000" w:themeColor="text1"/>
          <w:sz w:val="32"/>
          <w:szCs w:val="32"/>
          <w14:textFill>
            <w14:solidFill>
              <w14:schemeClr w14:val="tx1"/>
            </w14:solidFill>
          </w14:textFill>
        </w:rPr>
        <w:t>第三十一条</w:t>
      </w:r>
      <w:r>
        <w:rPr>
          <w:rFonts w:hint="eastAsia" w:ascii="仿宋_GB2312" w:hAnsi="宋体" w:eastAsia="仿宋_GB2312"/>
          <w:color w:val="000000" w:themeColor="text1"/>
          <w:sz w:val="32"/>
          <w:szCs w:val="32"/>
          <w14:textFill>
            <w14:solidFill>
              <w14:schemeClr w14:val="tx1"/>
            </w14:solidFill>
          </w14:textFill>
        </w:rPr>
        <w:t>从业单位或从业人员对诚信扣分有异议的，可以自扣分之日起5个工作日内向实施诚信扣分的</w:t>
      </w:r>
      <w:r>
        <w:rPr>
          <w:rFonts w:hint="eastAsia" w:ascii="仿宋_GB2312" w:hAnsi="宋体" w:eastAsia="仿宋_GB2312"/>
          <w:color w:val="000000" w:themeColor="text1"/>
          <w:kern w:val="0"/>
          <w:sz w:val="32"/>
          <w:szCs w:val="32"/>
          <w14:textFill>
            <w14:solidFill>
              <w14:schemeClr w14:val="tx1"/>
            </w14:solidFill>
          </w14:textFill>
        </w:rPr>
        <w:t>水上交通</w:t>
      </w:r>
      <w:r>
        <w:rPr>
          <w:rFonts w:hint="eastAsia" w:ascii="仿宋_GB2312" w:hAnsi="宋体" w:eastAsia="仿宋_GB2312"/>
          <w:color w:val="000000" w:themeColor="text1"/>
          <w:kern w:val="0"/>
          <w:sz w:val="32"/>
          <w:szCs w:val="32"/>
          <w:lang w:eastAsia="zh-CN"/>
          <w14:textFill>
            <w14:solidFill>
              <w14:schemeClr w14:val="tx1"/>
            </w14:solidFill>
          </w14:textFill>
        </w:rPr>
        <w:t>管理</w:t>
      </w:r>
      <w:r>
        <w:rPr>
          <w:rFonts w:hint="eastAsia" w:ascii="仿宋_GB2312" w:hAnsi="宋体" w:eastAsia="仿宋_GB2312"/>
          <w:color w:val="000000" w:themeColor="text1"/>
          <w:kern w:val="0"/>
          <w:sz w:val="32"/>
          <w:szCs w:val="32"/>
          <w14:textFill>
            <w14:solidFill>
              <w14:schemeClr w14:val="tx1"/>
            </w14:solidFill>
          </w14:textFill>
        </w:rPr>
        <w:t>部门</w:t>
      </w:r>
      <w:r>
        <w:rPr>
          <w:rFonts w:hint="eastAsia" w:ascii="仿宋_GB2312" w:hAnsi="宋体" w:eastAsia="仿宋_GB2312"/>
          <w:color w:val="000000" w:themeColor="text1"/>
          <w:sz w:val="32"/>
          <w:szCs w:val="32"/>
          <w14:textFill>
            <w14:solidFill>
              <w14:schemeClr w14:val="tx1"/>
            </w14:solidFill>
          </w14:textFill>
        </w:rPr>
        <w:t>提出异议复核申请，水上交通</w:t>
      </w:r>
      <w:r>
        <w:rPr>
          <w:rFonts w:hint="eastAsia" w:ascii="仿宋_GB2312" w:hAnsi="宋体" w:eastAsia="仿宋_GB2312"/>
          <w:color w:val="000000" w:themeColor="text1"/>
          <w:sz w:val="32"/>
          <w:szCs w:val="32"/>
          <w:lang w:eastAsia="zh-CN"/>
          <w14:textFill>
            <w14:solidFill>
              <w14:schemeClr w14:val="tx1"/>
            </w14:solidFill>
          </w14:textFill>
        </w:rPr>
        <w:t>管理</w:t>
      </w:r>
      <w:r>
        <w:rPr>
          <w:rFonts w:hint="eastAsia" w:ascii="仿宋_GB2312" w:hAnsi="宋体" w:eastAsia="仿宋_GB2312"/>
          <w:color w:val="000000" w:themeColor="text1"/>
          <w:sz w:val="32"/>
          <w:szCs w:val="32"/>
          <w14:textFill>
            <w14:solidFill>
              <w14:schemeClr w14:val="tx1"/>
            </w14:solidFill>
          </w14:textFill>
        </w:rPr>
        <w:t>部门应自收到异议复核申请之日起5个工作日内予以回复并说明理由。</w:t>
      </w:r>
    </w:p>
    <w:p w14:paraId="0047B071">
      <w:pPr>
        <w:adjustRightInd w:val="0"/>
        <w:snapToGrid w:val="0"/>
        <w:spacing w:line="360" w:lineRule="auto"/>
        <w:jc w:val="center"/>
        <w:rPr>
          <w:rFonts w:ascii="楷体_GB2312" w:hAnsi="宋体" w:eastAsia="楷体_GB2312"/>
          <w:b/>
          <w:color w:val="000000" w:themeColor="text1"/>
          <w:sz w:val="32"/>
          <w:szCs w:val="32"/>
          <w14:textFill>
            <w14:solidFill>
              <w14:schemeClr w14:val="tx1"/>
            </w14:solidFill>
          </w14:textFill>
        </w:rPr>
      </w:pPr>
      <w:r>
        <w:rPr>
          <w:rFonts w:hint="eastAsia" w:ascii="楷体_GB2312" w:hAnsi="宋体" w:eastAsia="楷体_GB2312"/>
          <w:b/>
          <w:color w:val="000000" w:themeColor="text1"/>
          <w:sz w:val="32"/>
          <w:szCs w:val="32"/>
          <w14:textFill>
            <w14:solidFill>
              <w14:schemeClr w14:val="tx1"/>
            </w14:solidFill>
          </w14:textFill>
        </w:rPr>
        <w:t>第</w:t>
      </w:r>
      <w:r>
        <w:rPr>
          <w:rFonts w:hint="eastAsia" w:ascii="楷体_GB2312" w:hAnsi="宋体" w:eastAsia="楷体_GB2312"/>
          <w:b/>
          <w:color w:val="000000" w:themeColor="text1"/>
          <w:sz w:val="32"/>
          <w:szCs w:val="32"/>
          <w:lang w:val="en-US" w:eastAsia="zh-CN"/>
          <w14:textFill>
            <w14:solidFill>
              <w14:schemeClr w14:val="tx1"/>
            </w14:solidFill>
          </w14:textFill>
        </w:rPr>
        <w:t>七</w:t>
      </w:r>
      <w:r>
        <w:rPr>
          <w:rFonts w:hint="eastAsia" w:ascii="楷体_GB2312" w:hAnsi="宋体" w:eastAsia="楷体_GB2312"/>
          <w:b/>
          <w:color w:val="000000" w:themeColor="text1"/>
          <w:sz w:val="32"/>
          <w:szCs w:val="32"/>
          <w14:textFill>
            <w14:solidFill>
              <w14:schemeClr w14:val="tx1"/>
            </w14:solidFill>
          </w14:textFill>
        </w:rPr>
        <w:t>章  附 则</w:t>
      </w:r>
    </w:p>
    <w:p w14:paraId="0733BE48">
      <w:pPr>
        <w:pStyle w:val="4"/>
        <w:adjustRightInd w:val="0"/>
        <w:snapToGrid w:val="0"/>
        <w:spacing w:before="0" w:beforeAutospacing="0" w:after="0" w:afterAutospacing="0" w:line="360" w:lineRule="auto"/>
        <w:ind w:firstLine="630" w:firstLineChars="196"/>
        <w:rPr>
          <w:rFonts w:ascii="仿宋_GB2312" w:eastAsia="仿宋_GB2312"/>
          <w:color w:val="000000" w:themeColor="text1"/>
          <w:sz w:val="32"/>
          <w:szCs w:val="32"/>
          <w14:textFill>
            <w14:solidFill>
              <w14:schemeClr w14:val="tx1"/>
            </w14:solidFill>
          </w14:textFill>
        </w:rPr>
      </w:pPr>
      <w:r>
        <w:rPr>
          <w:rStyle w:val="7"/>
          <w:rFonts w:hint="eastAsia" w:ascii="仿宋_GB2312" w:eastAsia="仿宋_GB2312"/>
          <w:color w:val="000000" w:themeColor="text1"/>
          <w:sz w:val="32"/>
          <w:szCs w:val="32"/>
          <w14:textFill>
            <w14:solidFill>
              <w14:schemeClr w14:val="tx1"/>
            </w14:solidFill>
          </w14:textFill>
        </w:rPr>
        <w:t>第三十二条</w:t>
      </w:r>
      <w:r>
        <w:rPr>
          <w:rFonts w:hint="eastAsia" w:ascii="仿宋_GB2312" w:eastAsia="仿宋_GB2312"/>
          <w:color w:val="000000" w:themeColor="text1"/>
          <w:sz w:val="32"/>
          <w:szCs w:val="32"/>
          <w14:textFill>
            <w14:solidFill>
              <w14:schemeClr w14:val="tx1"/>
            </w14:solidFill>
          </w14:textFill>
        </w:rPr>
        <w:t xml:space="preserve">  本办法由杭州市交通运输局负责解释。</w:t>
      </w:r>
    </w:p>
    <w:p w14:paraId="3D6C8B35">
      <w:pPr>
        <w:pStyle w:val="4"/>
        <w:adjustRightInd w:val="0"/>
        <w:snapToGrid w:val="0"/>
        <w:spacing w:before="0" w:beforeAutospacing="0" w:after="0" w:afterAutospacing="0" w:line="360" w:lineRule="auto"/>
        <w:ind w:firstLine="630" w:firstLineChars="196"/>
        <w:rPr>
          <w:rFonts w:hint="eastAsia" w:ascii="仿宋_GB2312" w:eastAsia="仿宋_GB2312"/>
          <w:color w:val="000000" w:themeColor="text1"/>
          <w:sz w:val="32"/>
          <w:szCs w:val="32"/>
          <w14:textFill>
            <w14:solidFill>
              <w14:schemeClr w14:val="tx1"/>
            </w14:solidFill>
          </w14:textFill>
        </w:rPr>
      </w:pPr>
      <w:r>
        <w:rPr>
          <w:rStyle w:val="7"/>
          <w:rFonts w:hint="eastAsia" w:ascii="仿宋_GB2312" w:eastAsia="仿宋_GB2312"/>
          <w:color w:val="000000" w:themeColor="text1"/>
          <w:sz w:val="32"/>
          <w:szCs w:val="32"/>
          <w14:textFill>
            <w14:solidFill>
              <w14:schemeClr w14:val="tx1"/>
            </w14:solidFill>
          </w14:textFill>
        </w:rPr>
        <w:t>第三十三条</w:t>
      </w:r>
      <w:r>
        <w:rPr>
          <w:rFonts w:hint="eastAsia"/>
          <w:color w:val="000000" w:themeColor="text1"/>
          <w:sz w:val="32"/>
          <w:szCs w:val="32"/>
          <w14:textFill>
            <w14:solidFill>
              <w14:schemeClr w14:val="tx1"/>
            </w14:solidFill>
          </w14:textFill>
        </w:rPr>
        <w:t xml:space="preserve">  </w:t>
      </w:r>
      <w:r>
        <w:rPr>
          <w:rFonts w:hint="eastAsia" w:ascii="仿宋_GB2312" w:eastAsia="仿宋_GB2312"/>
          <w:color w:val="000000" w:themeColor="text1"/>
          <w:sz w:val="32"/>
          <w:szCs w:val="32"/>
          <w14:textFill>
            <w14:solidFill>
              <w14:schemeClr w14:val="tx1"/>
            </w14:solidFill>
          </w14:textFill>
        </w:rPr>
        <w:t>本办法自20XX年XX月XX日起施行。</w:t>
      </w:r>
    </w:p>
    <w:p w14:paraId="4D6FEC1A">
      <w:pPr>
        <w:adjustRightInd w:val="0"/>
        <w:snapToGrid w:val="0"/>
        <w:spacing w:line="360" w:lineRule="auto"/>
        <w:rPr>
          <w:rFonts w:ascii="仿宋_GB2312" w:hAnsi="宋体" w:eastAsia="仿宋_GB2312"/>
          <w:color w:val="000000" w:themeColor="text1"/>
          <w:sz w:val="32"/>
          <w:szCs w:val="32"/>
          <w14:textFill>
            <w14:solidFill>
              <w14:schemeClr w14:val="tx1"/>
            </w14:solidFill>
          </w14:textFill>
        </w:rPr>
      </w:pPr>
      <w:r>
        <w:rPr>
          <w:rFonts w:hint="eastAsia" w:ascii="仿宋_GB2312" w:hAnsi="宋体" w:eastAsia="仿宋_GB2312"/>
          <w:color w:val="000000" w:themeColor="text1"/>
          <w:sz w:val="32"/>
          <w:szCs w:val="32"/>
          <w14:textFill>
            <w14:solidFill>
              <w14:schemeClr w14:val="tx1"/>
            </w14:solidFill>
          </w14:textFill>
        </w:rPr>
        <w:br w:type="page"/>
      </w:r>
      <w:r>
        <w:rPr>
          <w:rFonts w:hint="eastAsia" w:ascii="楷体_GB2312" w:eastAsia="楷体_GB2312"/>
          <w:b/>
          <w:bCs/>
          <w:color w:val="000000" w:themeColor="text1"/>
          <w:kern w:val="0"/>
          <w:sz w:val="32"/>
          <w:szCs w:val="32"/>
          <w14:textFill>
            <w14:solidFill>
              <w14:schemeClr w14:val="tx1"/>
            </w14:solidFill>
          </w14:textFill>
        </w:rPr>
        <w:t>附件1               船闸运营诚信评分标准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5234"/>
        <w:gridCol w:w="1843"/>
      </w:tblGrid>
      <w:tr w14:paraId="2C4E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828" w:type="dxa"/>
            <w:tcBorders>
              <w:top w:val="single" w:color="auto" w:sz="4" w:space="0"/>
              <w:left w:val="single" w:color="auto" w:sz="4" w:space="0"/>
              <w:bottom w:val="single" w:color="auto" w:sz="4" w:space="0"/>
              <w:right w:val="single" w:color="auto" w:sz="4" w:space="0"/>
            </w:tcBorders>
            <w:vAlign w:val="center"/>
          </w:tcPr>
          <w:p w14:paraId="650F662E">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序号</w:t>
            </w:r>
          </w:p>
        </w:tc>
        <w:tc>
          <w:tcPr>
            <w:tcW w:w="5234" w:type="dxa"/>
            <w:tcBorders>
              <w:top w:val="single" w:color="auto" w:sz="4" w:space="0"/>
              <w:left w:val="single" w:color="auto" w:sz="4" w:space="0"/>
              <w:bottom w:val="single" w:color="auto" w:sz="4" w:space="0"/>
              <w:right w:val="single" w:color="auto" w:sz="4" w:space="0"/>
            </w:tcBorders>
            <w:vAlign w:val="center"/>
          </w:tcPr>
          <w:p w14:paraId="4E33B67D">
            <w:pPr>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内容</w:t>
            </w:r>
          </w:p>
        </w:tc>
        <w:tc>
          <w:tcPr>
            <w:tcW w:w="1843" w:type="dxa"/>
            <w:tcBorders>
              <w:top w:val="single" w:color="auto" w:sz="4" w:space="0"/>
              <w:left w:val="single" w:color="auto" w:sz="4" w:space="0"/>
              <w:bottom w:val="single" w:color="auto" w:sz="4" w:space="0"/>
              <w:right w:val="single" w:color="auto" w:sz="4" w:space="0"/>
            </w:tcBorders>
            <w:vAlign w:val="center"/>
          </w:tcPr>
          <w:p w14:paraId="648F2327">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扣分分值</w:t>
            </w:r>
          </w:p>
        </w:tc>
      </w:tr>
      <w:tr w14:paraId="3B57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828" w:type="dxa"/>
            <w:tcBorders>
              <w:top w:val="single" w:color="auto" w:sz="4" w:space="0"/>
              <w:left w:val="single" w:color="auto" w:sz="4" w:space="0"/>
              <w:bottom w:val="single" w:color="auto" w:sz="4" w:space="0"/>
              <w:right w:val="single" w:color="auto" w:sz="4" w:space="0"/>
            </w:tcBorders>
            <w:vAlign w:val="center"/>
          </w:tcPr>
          <w:p w14:paraId="5C5641A6">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1</w:t>
            </w:r>
          </w:p>
        </w:tc>
        <w:tc>
          <w:tcPr>
            <w:tcW w:w="5234" w:type="dxa"/>
            <w:tcBorders>
              <w:top w:val="single" w:color="auto" w:sz="4" w:space="0"/>
              <w:left w:val="single" w:color="auto" w:sz="4" w:space="0"/>
              <w:bottom w:val="single" w:color="auto" w:sz="4" w:space="0"/>
              <w:right w:val="single" w:color="auto" w:sz="4" w:space="0"/>
            </w:tcBorders>
            <w:vAlign w:val="center"/>
          </w:tcPr>
          <w:p w14:paraId="596B6D79">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船闸运营单位受到水上交通管理机构罚款处罚的，按照船闸每罚款数额200元对应1分</w:t>
            </w:r>
          </w:p>
        </w:tc>
        <w:tc>
          <w:tcPr>
            <w:tcW w:w="1843" w:type="dxa"/>
            <w:tcBorders>
              <w:top w:val="single" w:color="auto" w:sz="4" w:space="0"/>
              <w:left w:val="single" w:color="auto" w:sz="4" w:space="0"/>
              <w:bottom w:val="single" w:color="auto" w:sz="4" w:space="0"/>
              <w:right w:val="single" w:color="auto" w:sz="4" w:space="0"/>
            </w:tcBorders>
            <w:vAlign w:val="center"/>
          </w:tcPr>
          <w:p w14:paraId="2D2134CB">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200元/1分</w:t>
            </w:r>
          </w:p>
          <w:p w14:paraId="7287FA2C">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p>
        </w:tc>
      </w:tr>
      <w:tr w14:paraId="5C19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1C0AE6CC">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2</w:t>
            </w:r>
          </w:p>
        </w:tc>
        <w:tc>
          <w:tcPr>
            <w:tcW w:w="5234" w:type="dxa"/>
            <w:tcBorders>
              <w:top w:val="single" w:color="auto" w:sz="4" w:space="0"/>
              <w:left w:val="single" w:color="auto" w:sz="4" w:space="0"/>
              <w:bottom w:val="single" w:color="auto" w:sz="4" w:space="0"/>
              <w:right w:val="single" w:color="auto" w:sz="4" w:space="0"/>
            </w:tcBorders>
            <w:vAlign w:val="center"/>
          </w:tcPr>
          <w:p w14:paraId="1D1B5C63">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未经同意擅自调整通航建筑物运行方案的</w:t>
            </w:r>
          </w:p>
        </w:tc>
        <w:tc>
          <w:tcPr>
            <w:tcW w:w="1843" w:type="dxa"/>
            <w:tcBorders>
              <w:top w:val="single" w:color="auto" w:sz="4" w:space="0"/>
              <w:left w:val="single" w:color="auto" w:sz="4" w:space="0"/>
              <w:bottom w:val="single" w:color="auto" w:sz="4" w:space="0"/>
              <w:right w:val="single" w:color="auto" w:sz="4" w:space="0"/>
            </w:tcBorders>
            <w:vAlign w:val="center"/>
          </w:tcPr>
          <w:p w14:paraId="085EB6F4">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50分/次</w:t>
            </w:r>
          </w:p>
        </w:tc>
      </w:tr>
      <w:tr w14:paraId="72E1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1B7B2C57">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3</w:t>
            </w:r>
          </w:p>
        </w:tc>
        <w:tc>
          <w:tcPr>
            <w:tcW w:w="5234" w:type="dxa"/>
            <w:tcBorders>
              <w:top w:val="single" w:color="auto" w:sz="4" w:space="0"/>
              <w:left w:val="single" w:color="auto" w:sz="4" w:space="0"/>
              <w:bottom w:val="single" w:color="auto" w:sz="4" w:space="0"/>
              <w:right w:val="single" w:color="auto" w:sz="4" w:space="0"/>
            </w:tcBorders>
            <w:vAlign w:val="center"/>
          </w:tcPr>
          <w:p w14:paraId="70F3176A">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未经航道管理部门同意擅自超设计水位营运船闸的</w:t>
            </w:r>
          </w:p>
        </w:tc>
        <w:tc>
          <w:tcPr>
            <w:tcW w:w="1843" w:type="dxa"/>
            <w:tcBorders>
              <w:top w:val="single" w:color="auto" w:sz="4" w:space="0"/>
              <w:left w:val="single" w:color="auto" w:sz="4" w:space="0"/>
              <w:bottom w:val="single" w:color="auto" w:sz="4" w:space="0"/>
              <w:right w:val="single" w:color="auto" w:sz="4" w:space="0"/>
            </w:tcBorders>
            <w:vAlign w:val="center"/>
          </w:tcPr>
          <w:p w14:paraId="62BB4566">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35分/次</w:t>
            </w:r>
          </w:p>
        </w:tc>
      </w:tr>
      <w:tr w14:paraId="0DD0A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1BBD04BD">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4</w:t>
            </w:r>
          </w:p>
        </w:tc>
        <w:tc>
          <w:tcPr>
            <w:tcW w:w="5234" w:type="dxa"/>
            <w:tcBorders>
              <w:top w:val="single" w:color="auto" w:sz="4" w:space="0"/>
              <w:left w:val="single" w:color="auto" w:sz="4" w:space="0"/>
              <w:bottom w:val="single" w:color="auto" w:sz="4" w:space="0"/>
              <w:right w:val="single" w:color="auto" w:sz="4" w:space="0"/>
            </w:tcBorders>
            <w:vAlign w:val="center"/>
          </w:tcPr>
          <w:p w14:paraId="76B516C0">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未按照运行方案开放通航建筑物 的</w:t>
            </w:r>
          </w:p>
        </w:tc>
        <w:tc>
          <w:tcPr>
            <w:tcW w:w="1843" w:type="dxa"/>
            <w:tcBorders>
              <w:top w:val="single" w:color="auto" w:sz="4" w:space="0"/>
              <w:left w:val="single" w:color="auto" w:sz="4" w:space="0"/>
              <w:bottom w:val="single" w:color="auto" w:sz="4" w:space="0"/>
              <w:right w:val="single" w:color="auto" w:sz="4" w:space="0"/>
            </w:tcBorders>
            <w:vAlign w:val="center"/>
          </w:tcPr>
          <w:p w14:paraId="75C971B0">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35分/次</w:t>
            </w:r>
          </w:p>
        </w:tc>
      </w:tr>
      <w:tr w14:paraId="6826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4CEECE86">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5</w:t>
            </w:r>
          </w:p>
        </w:tc>
        <w:tc>
          <w:tcPr>
            <w:tcW w:w="5234" w:type="dxa"/>
            <w:tcBorders>
              <w:top w:val="single" w:color="auto" w:sz="4" w:space="0"/>
              <w:left w:val="single" w:color="auto" w:sz="4" w:space="0"/>
              <w:bottom w:val="single" w:color="auto" w:sz="4" w:space="0"/>
              <w:right w:val="single" w:color="auto" w:sz="4" w:space="0"/>
            </w:tcBorders>
            <w:vAlign w:val="center"/>
          </w:tcPr>
          <w:p w14:paraId="0FAF87E2">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未按照调度规则进行船舶调度或者无正当理由调整船舶过闸次序，造成待闸船舶秩序混乱或发生安全险情的</w:t>
            </w:r>
          </w:p>
        </w:tc>
        <w:tc>
          <w:tcPr>
            <w:tcW w:w="1843" w:type="dxa"/>
            <w:tcBorders>
              <w:top w:val="single" w:color="auto" w:sz="4" w:space="0"/>
              <w:left w:val="single" w:color="auto" w:sz="4" w:space="0"/>
              <w:bottom w:val="single" w:color="auto" w:sz="4" w:space="0"/>
              <w:right w:val="single" w:color="auto" w:sz="4" w:space="0"/>
            </w:tcBorders>
            <w:vAlign w:val="center"/>
          </w:tcPr>
          <w:p w14:paraId="596A5499">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35分/次</w:t>
            </w:r>
          </w:p>
        </w:tc>
      </w:tr>
      <w:tr w14:paraId="0BDC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76544441">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6</w:t>
            </w:r>
          </w:p>
        </w:tc>
        <w:tc>
          <w:tcPr>
            <w:tcW w:w="5234" w:type="dxa"/>
            <w:tcBorders>
              <w:top w:val="single" w:color="auto" w:sz="4" w:space="0"/>
              <w:left w:val="single" w:color="auto" w:sz="4" w:space="0"/>
              <w:bottom w:val="single" w:color="auto" w:sz="4" w:space="0"/>
              <w:right w:val="single" w:color="auto" w:sz="4" w:space="0"/>
            </w:tcBorders>
            <w:vAlign w:val="center"/>
          </w:tcPr>
          <w:p w14:paraId="79275595">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未及时开展养护，造成通航建筑物停止运行或者不能正常运行的</w:t>
            </w:r>
          </w:p>
        </w:tc>
        <w:tc>
          <w:tcPr>
            <w:tcW w:w="1843" w:type="dxa"/>
            <w:tcBorders>
              <w:top w:val="single" w:color="auto" w:sz="4" w:space="0"/>
              <w:left w:val="single" w:color="auto" w:sz="4" w:space="0"/>
              <w:bottom w:val="single" w:color="auto" w:sz="4" w:space="0"/>
              <w:right w:val="single" w:color="auto" w:sz="4" w:space="0"/>
            </w:tcBorders>
            <w:vAlign w:val="center"/>
          </w:tcPr>
          <w:p w14:paraId="77107279">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35分/次</w:t>
            </w:r>
          </w:p>
        </w:tc>
      </w:tr>
      <w:tr w14:paraId="2B91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710C6C0E">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7</w:t>
            </w:r>
          </w:p>
        </w:tc>
        <w:tc>
          <w:tcPr>
            <w:tcW w:w="5234" w:type="dxa"/>
            <w:tcBorders>
              <w:top w:val="single" w:color="auto" w:sz="4" w:space="0"/>
              <w:left w:val="single" w:color="auto" w:sz="4" w:space="0"/>
              <w:bottom w:val="single" w:color="auto" w:sz="4" w:space="0"/>
              <w:right w:val="single" w:color="auto" w:sz="4" w:space="0"/>
            </w:tcBorders>
            <w:vAlign w:val="center"/>
          </w:tcPr>
          <w:p w14:paraId="3135E622">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养护停航时间超出养护停航安排规定时限且未重新报批的</w:t>
            </w:r>
          </w:p>
        </w:tc>
        <w:tc>
          <w:tcPr>
            <w:tcW w:w="1843" w:type="dxa"/>
            <w:tcBorders>
              <w:top w:val="single" w:color="auto" w:sz="4" w:space="0"/>
              <w:left w:val="single" w:color="auto" w:sz="4" w:space="0"/>
              <w:bottom w:val="single" w:color="auto" w:sz="4" w:space="0"/>
              <w:right w:val="single" w:color="auto" w:sz="4" w:space="0"/>
            </w:tcBorders>
            <w:vAlign w:val="center"/>
          </w:tcPr>
          <w:p w14:paraId="37223CE0">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20分/次</w:t>
            </w:r>
          </w:p>
        </w:tc>
      </w:tr>
      <w:tr w14:paraId="5832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7A56CDF4">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8</w:t>
            </w:r>
          </w:p>
        </w:tc>
        <w:tc>
          <w:tcPr>
            <w:tcW w:w="5234" w:type="dxa"/>
            <w:tcBorders>
              <w:top w:val="single" w:color="auto" w:sz="4" w:space="0"/>
              <w:left w:val="single" w:color="auto" w:sz="4" w:space="0"/>
              <w:bottom w:val="single" w:color="auto" w:sz="4" w:space="0"/>
              <w:right w:val="single" w:color="auto" w:sz="4" w:space="0"/>
            </w:tcBorders>
            <w:vAlign w:val="center"/>
          </w:tcPr>
          <w:p w14:paraId="1842C814">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未按行业管理部门的要求上报有关信息，或上报不及时的</w:t>
            </w:r>
          </w:p>
        </w:tc>
        <w:tc>
          <w:tcPr>
            <w:tcW w:w="1843" w:type="dxa"/>
            <w:tcBorders>
              <w:top w:val="single" w:color="auto" w:sz="4" w:space="0"/>
              <w:left w:val="single" w:color="auto" w:sz="4" w:space="0"/>
              <w:bottom w:val="single" w:color="auto" w:sz="4" w:space="0"/>
              <w:right w:val="single" w:color="auto" w:sz="4" w:space="0"/>
            </w:tcBorders>
            <w:vAlign w:val="center"/>
          </w:tcPr>
          <w:p w14:paraId="4C1E8DE7">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15分/次</w:t>
            </w:r>
          </w:p>
        </w:tc>
      </w:tr>
      <w:tr w14:paraId="55C8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4666D8B4">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9</w:t>
            </w:r>
          </w:p>
        </w:tc>
        <w:tc>
          <w:tcPr>
            <w:tcW w:w="5234" w:type="dxa"/>
            <w:tcBorders>
              <w:top w:val="single" w:color="auto" w:sz="4" w:space="0"/>
              <w:left w:val="single" w:color="auto" w:sz="4" w:space="0"/>
              <w:bottom w:val="single" w:color="auto" w:sz="4" w:space="0"/>
              <w:right w:val="single" w:color="auto" w:sz="4" w:space="0"/>
            </w:tcBorders>
            <w:vAlign w:val="center"/>
          </w:tcPr>
          <w:p w14:paraId="245856AC">
            <w:pPr>
              <w:widowControl/>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接行业管理部门指令后，未能及时执行指令的</w:t>
            </w:r>
          </w:p>
        </w:tc>
        <w:tc>
          <w:tcPr>
            <w:tcW w:w="1843" w:type="dxa"/>
            <w:tcBorders>
              <w:top w:val="single" w:color="auto" w:sz="4" w:space="0"/>
              <w:left w:val="single" w:color="auto" w:sz="4" w:space="0"/>
              <w:bottom w:val="single" w:color="auto" w:sz="4" w:space="0"/>
              <w:right w:val="single" w:color="auto" w:sz="4" w:space="0"/>
            </w:tcBorders>
            <w:vAlign w:val="center"/>
          </w:tcPr>
          <w:p w14:paraId="66DBE6D6">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15分/次</w:t>
            </w:r>
          </w:p>
        </w:tc>
      </w:tr>
      <w:tr w14:paraId="7DDD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5007399C">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10</w:t>
            </w:r>
          </w:p>
        </w:tc>
        <w:tc>
          <w:tcPr>
            <w:tcW w:w="5234" w:type="dxa"/>
            <w:tcBorders>
              <w:top w:val="single" w:color="auto" w:sz="4" w:space="0"/>
              <w:left w:val="single" w:color="auto" w:sz="4" w:space="0"/>
              <w:bottom w:val="single" w:color="auto" w:sz="4" w:space="0"/>
              <w:right w:val="single" w:color="auto" w:sz="4" w:space="0"/>
            </w:tcBorders>
            <w:vAlign w:val="center"/>
          </w:tcPr>
          <w:p w14:paraId="1B6E1C70">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造成堵航、国家紧急物质、抢险物资、抢险救助船舶通行受阻等等危害后果的其他情形的</w:t>
            </w:r>
          </w:p>
        </w:tc>
        <w:tc>
          <w:tcPr>
            <w:tcW w:w="1843" w:type="dxa"/>
            <w:tcBorders>
              <w:top w:val="single" w:color="auto" w:sz="4" w:space="0"/>
              <w:left w:val="single" w:color="auto" w:sz="4" w:space="0"/>
              <w:bottom w:val="single" w:color="auto" w:sz="4" w:space="0"/>
              <w:right w:val="single" w:color="auto" w:sz="4" w:space="0"/>
            </w:tcBorders>
            <w:vAlign w:val="center"/>
          </w:tcPr>
          <w:p w14:paraId="137A97FA">
            <w:pPr>
              <w:widowControl/>
              <w:adjustRightInd w:val="0"/>
              <w:snapToGrid w:val="0"/>
              <w:spacing w:line="360" w:lineRule="auto"/>
              <w:jc w:val="center"/>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35分/次</w:t>
            </w:r>
          </w:p>
        </w:tc>
      </w:tr>
    </w:tbl>
    <w:p w14:paraId="6F0B41B3">
      <w:pPr>
        <w:widowControl/>
        <w:adjustRightInd w:val="0"/>
        <w:snapToGrid w:val="0"/>
        <w:spacing w:line="360" w:lineRule="auto"/>
        <w:rPr>
          <w:rFonts w:eastAsia="仿宋_GB2312"/>
          <w:b/>
          <w:bCs/>
          <w:color w:val="000000" w:themeColor="text1"/>
          <w:kern w:val="0"/>
          <w:sz w:val="24"/>
          <w14:textFill>
            <w14:solidFill>
              <w14:schemeClr w14:val="tx1"/>
            </w14:solidFill>
          </w14:textFill>
        </w:rPr>
      </w:pPr>
      <w:r>
        <w:rPr>
          <w:rFonts w:hint="eastAsia" w:eastAsia="仿宋_GB2312"/>
          <w:b/>
          <w:bCs/>
          <w:color w:val="000000" w:themeColor="text1"/>
          <w:kern w:val="0"/>
          <w:sz w:val="24"/>
          <w14:textFill>
            <w14:solidFill>
              <w14:schemeClr w14:val="tx1"/>
            </w14:solidFill>
          </w14:textFill>
        </w:rPr>
        <w:t>备注：</w:t>
      </w:r>
      <w:r>
        <w:rPr>
          <w:rFonts w:eastAsia="仿宋_GB2312"/>
          <w:b/>
          <w:bCs/>
          <w:color w:val="000000" w:themeColor="text1"/>
          <w:kern w:val="0"/>
          <w:sz w:val="24"/>
          <w14:textFill>
            <w14:solidFill>
              <w14:schemeClr w14:val="tx1"/>
            </w14:solidFill>
          </w14:textFill>
        </w:rPr>
        <w:t> </w:t>
      </w:r>
      <w:r>
        <w:rPr>
          <w:rFonts w:hint="eastAsia" w:eastAsia="仿宋_GB2312"/>
          <w:b/>
          <w:bCs/>
          <w:color w:val="000000" w:themeColor="text1"/>
          <w:kern w:val="0"/>
          <w:sz w:val="24"/>
          <w14:textFill>
            <w14:solidFill>
              <w14:schemeClr w14:val="tx1"/>
            </w14:solidFill>
          </w14:textFill>
        </w:rPr>
        <w:t>船闸因行政处罚被扣分，同时又受到其他诚信扣分的，择一重进行扣分。</w:t>
      </w:r>
    </w:p>
    <w:p w14:paraId="69009F56">
      <w:pPr>
        <w:widowControl/>
        <w:adjustRightInd w:val="0"/>
        <w:snapToGrid w:val="0"/>
        <w:spacing w:line="360" w:lineRule="auto"/>
        <w:rPr>
          <w:rFonts w:ascii="楷体_GB2312" w:hAnsi="宋体" w:eastAsia="楷体_GB2312"/>
          <w:b/>
          <w:bCs/>
          <w:color w:val="000000" w:themeColor="text1"/>
          <w:kern w:val="0"/>
          <w:sz w:val="32"/>
          <w:szCs w:val="32"/>
          <w14:textFill>
            <w14:solidFill>
              <w14:schemeClr w14:val="tx1"/>
            </w14:solidFill>
          </w14:textFill>
        </w:rPr>
      </w:pPr>
      <w:r>
        <w:rPr>
          <w:rFonts w:eastAsia="仿宋_GB2312"/>
          <w:b/>
          <w:bCs/>
          <w:color w:val="000000" w:themeColor="text1"/>
          <w:kern w:val="0"/>
          <w:sz w:val="24"/>
          <w14:textFill>
            <w14:solidFill>
              <w14:schemeClr w14:val="tx1"/>
            </w14:solidFill>
          </w14:textFill>
        </w:rPr>
        <w:br w:type="page"/>
      </w:r>
      <w:r>
        <w:rPr>
          <w:rFonts w:hint="eastAsia" w:ascii="楷体_GB2312" w:hAnsi="宋体" w:eastAsia="楷体_GB2312"/>
          <w:b/>
          <w:bCs/>
          <w:color w:val="000000" w:themeColor="text1"/>
          <w:kern w:val="0"/>
          <w:sz w:val="32"/>
          <w:szCs w:val="32"/>
          <w14:textFill>
            <w14:solidFill>
              <w14:schemeClr w14:val="tx1"/>
            </w14:solidFill>
          </w14:textFill>
        </w:rPr>
        <w:t>附件2           港口企业诚信评分标准</w:t>
      </w:r>
    </w:p>
    <w:tbl>
      <w:tblPr>
        <w:tblStyle w:val="5"/>
        <w:tblW w:w="0" w:type="auto"/>
        <w:tblInd w:w="-93" w:type="dxa"/>
        <w:tblLayout w:type="fixed"/>
        <w:tblCellMar>
          <w:top w:w="0" w:type="dxa"/>
          <w:left w:w="108" w:type="dxa"/>
          <w:bottom w:w="0" w:type="dxa"/>
          <w:right w:w="108" w:type="dxa"/>
        </w:tblCellMar>
      </w:tblPr>
      <w:tblGrid>
        <w:gridCol w:w="828"/>
        <w:gridCol w:w="5220"/>
        <w:gridCol w:w="1800"/>
      </w:tblGrid>
      <w:tr w14:paraId="5D42620F">
        <w:tblPrEx>
          <w:tblCellMar>
            <w:top w:w="0" w:type="dxa"/>
            <w:left w:w="108" w:type="dxa"/>
            <w:bottom w:w="0" w:type="dxa"/>
            <w:right w:w="108" w:type="dxa"/>
          </w:tblCellMar>
        </w:tblPrEx>
        <w:trPr>
          <w:trHeight w:val="285" w:hRule="atLeast"/>
        </w:trPr>
        <w:tc>
          <w:tcPr>
            <w:tcW w:w="828" w:type="dxa"/>
            <w:tcBorders>
              <w:top w:val="single" w:color="000000" w:sz="4" w:space="0"/>
              <w:left w:val="single" w:color="000000" w:sz="4" w:space="0"/>
              <w:bottom w:val="single" w:color="000000" w:sz="4" w:space="0"/>
              <w:right w:val="single" w:color="000000" w:sz="4" w:space="0"/>
            </w:tcBorders>
            <w:tcMar>
              <w:top w:w="0" w:type="dxa"/>
              <w:left w:w="15" w:type="dxa"/>
              <w:bottom w:w="0" w:type="dxa"/>
              <w:right w:w="15" w:type="dxa"/>
            </w:tcMar>
            <w:vAlign w:val="center"/>
          </w:tcPr>
          <w:p w14:paraId="7AC5ADA1">
            <w:pPr>
              <w:autoSpaceDN w:val="0"/>
              <w:adjustRightInd w:val="0"/>
              <w:snapToGrid w:val="0"/>
              <w:spacing w:line="360" w:lineRule="auto"/>
              <w:jc w:val="center"/>
              <w:textAlignment w:val="center"/>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序号</w:t>
            </w:r>
          </w:p>
        </w:tc>
        <w:tc>
          <w:tcPr>
            <w:tcW w:w="5220" w:type="dxa"/>
            <w:tcBorders>
              <w:top w:val="single" w:color="000000" w:sz="4" w:space="0"/>
              <w:left w:val="nil"/>
              <w:bottom w:val="single" w:color="000000" w:sz="4" w:space="0"/>
              <w:right w:val="single" w:color="000000" w:sz="4" w:space="0"/>
            </w:tcBorders>
            <w:tcMar>
              <w:top w:w="0" w:type="dxa"/>
              <w:left w:w="15" w:type="dxa"/>
              <w:bottom w:w="0" w:type="dxa"/>
              <w:right w:w="15" w:type="dxa"/>
            </w:tcMar>
            <w:vAlign w:val="center"/>
          </w:tcPr>
          <w:p w14:paraId="6B3658B9">
            <w:pPr>
              <w:autoSpaceDN w:val="0"/>
              <w:adjustRightInd w:val="0"/>
              <w:snapToGrid w:val="0"/>
              <w:spacing w:line="360" w:lineRule="auto"/>
              <w:jc w:val="center"/>
              <w:textAlignment w:val="top"/>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内容</w:t>
            </w:r>
          </w:p>
        </w:tc>
        <w:tc>
          <w:tcPr>
            <w:tcW w:w="1800" w:type="dxa"/>
            <w:tcBorders>
              <w:top w:val="single" w:color="000000" w:sz="4" w:space="0"/>
              <w:left w:val="nil"/>
              <w:bottom w:val="single" w:color="000000" w:sz="4" w:space="0"/>
              <w:right w:val="single" w:color="000000" w:sz="4" w:space="0"/>
            </w:tcBorders>
            <w:tcMar>
              <w:top w:w="0" w:type="dxa"/>
              <w:left w:w="15" w:type="dxa"/>
              <w:bottom w:w="0" w:type="dxa"/>
              <w:right w:w="15" w:type="dxa"/>
            </w:tcMar>
            <w:vAlign w:val="center"/>
          </w:tcPr>
          <w:p w14:paraId="3E6D9AB1">
            <w:pPr>
              <w:autoSpaceDN w:val="0"/>
              <w:adjustRightInd w:val="0"/>
              <w:snapToGrid w:val="0"/>
              <w:spacing w:line="360" w:lineRule="auto"/>
              <w:jc w:val="center"/>
              <w:textAlignment w:val="center"/>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扣分分值</w:t>
            </w:r>
          </w:p>
        </w:tc>
      </w:tr>
      <w:tr w14:paraId="7B61EE5A">
        <w:tblPrEx>
          <w:tblCellMar>
            <w:top w:w="0" w:type="dxa"/>
            <w:left w:w="108" w:type="dxa"/>
            <w:bottom w:w="0" w:type="dxa"/>
            <w:right w:w="108" w:type="dxa"/>
          </w:tblCellMar>
        </w:tblPrEx>
        <w:trPr>
          <w:trHeight w:val="570"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1C66373">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FE46C5E">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港口企业因违反港口相关法律法规受到罚款处罚的，按照罚款数额100元对应1分。</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ABBAAB7">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100元/1分</w:t>
            </w:r>
          </w:p>
        </w:tc>
      </w:tr>
      <w:tr w14:paraId="47D614C9">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494F16EC">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B463A22">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在港口作业区域范围内未经批准擅自建设、增加港口设施的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06CB4C2">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1E55E72E">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EA67D97">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3B7950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码头设施损坏未及时修复的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DDD3B06">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1BDDC6CB">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1B9EC780">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CC7A5E6">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码头超核定经营范围或核定货种经营的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95D9327">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3FEF4A28">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409862D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5</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27E480B">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港口经营许可证未在届满前30日申请延续的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3ED7033">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425F105E">
        <w:tblPrEx>
          <w:tblCellMar>
            <w:top w:w="0" w:type="dxa"/>
            <w:left w:w="108" w:type="dxa"/>
            <w:bottom w:w="0" w:type="dxa"/>
            <w:right w:w="108" w:type="dxa"/>
          </w:tblCellMar>
        </w:tblPrEx>
        <w:trPr>
          <w:trHeight w:val="570"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58D8DB3">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6</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C52D7E3">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有垄断或不正当竞争行为或强迫他人接受其提供的港口服务的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ACC855F">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7C074F8C">
        <w:tblPrEx>
          <w:tblCellMar>
            <w:top w:w="0" w:type="dxa"/>
            <w:left w:w="108" w:type="dxa"/>
            <w:bottom w:w="0" w:type="dxa"/>
            <w:right w:w="108" w:type="dxa"/>
          </w:tblCellMar>
        </w:tblPrEx>
        <w:trPr>
          <w:trHeight w:val="37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67D51BF6">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7</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1BDE17D">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对未报港船舶装卸作业或为不是报港在本码头的船舶提供装卸作业服务的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36365B0">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15分/次</w:t>
            </w:r>
          </w:p>
        </w:tc>
      </w:tr>
      <w:tr w14:paraId="5CD5662B">
        <w:tblPrEx>
          <w:tblCellMar>
            <w:top w:w="0" w:type="dxa"/>
            <w:left w:w="108" w:type="dxa"/>
            <w:bottom w:w="0" w:type="dxa"/>
            <w:right w:w="108" w:type="dxa"/>
          </w:tblCellMar>
        </w:tblPrEx>
        <w:trPr>
          <w:trHeight w:val="570"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6EFDAE70">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8</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993F15D">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已停止船舶报港的码头为船舶提供装卸服务的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A210DC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35/次</w:t>
            </w:r>
          </w:p>
        </w:tc>
      </w:tr>
      <w:tr w14:paraId="1A8D2792">
        <w:tblPrEx>
          <w:tblCellMar>
            <w:top w:w="0" w:type="dxa"/>
            <w:left w:w="108" w:type="dxa"/>
            <w:bottom w:w="0" w:type="dxa"/>
            <w:right w:w="108" w:type="dxa"/>
          </w:tblCellMar>
        </w:tblPrEx>
        <w:trPr>
          <w:trHeight w:val="570"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08E7CF94">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9</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40841FC">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给未在本码头装卸作业的船舶进行报港确认的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47895EE">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15分/次</w:t>
            </w:r>
          </w:p>
        </w:tc>
      </w:tr>
      <w:tr w14:paraId="3DC474CC">
        <w:tblPrEx>
          <w:tblCellMar>
            <w:top w:w="0" w:type="dxa"/>
            <w:left w:w="108" w:type="dxa"/>
            <w:bottom w:w="0" w:type="dxa"/>
            <w:right w:w="108" w:type="dxa"/>
          </w:tblCellMar>
        </w:tblPrEx>
        <w:trPr>
          <w:trHeight w:val="570"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6C3D047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BC91787">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对已进行装卸作业的船舶，未按规定报港确认的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1F0D0CC">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791339F8">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45ED78D4">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11</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D16FF20">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港口作业区域环境脏乱差的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02431D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57768E1A">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B584F01">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12</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ED1B00E">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使用检测有效期过期的特种机械设备</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948A9A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39E1BB5E">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1406FD2">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13</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A8A52EC">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特种设备作业人员无证上岗的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B43AD5C">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525E5D01">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6C3B6305">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14</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CB4B976">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不按要求向港口行政管理部门提供港口统计资料及有关信息的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2008062">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22A782B2">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613FD9D6">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08EAF71">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现场人员防护不到位的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F7E847F">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2E2987A6">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A2F7280">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16</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B1A7CF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未按规定配备船舶污染物、废弃物</w:t>
            </w:r>
            <w:r>
              <w:rPr>
                <w:rFonts w:hint="eastAsia" w:ascii="宋体" w:hAnsi="宋体"/>
                <w:bCs/>
                <w:color w:val="000000" w:themeColor="text1"/>
                <w:kern w:val="0"/>
                <w:sz w:val="24"/>
                <w:lang w:eastAsia="zh-CN"/>
                <w14:textFill>
                  <w14:solidFill>
                    <w14:schemeClr w14:val="tx1"/>
                  </w14:solidFill>
                </w14:textFill>
              </w:rPr>
              <w:t>接收</w:t>
            </w:r>
            <w:r>
              <w:rPr>
                <w:rFonts w:hint="eastAsia" w:ascii="宋体" w:hAnsi="宋体"/>
                <w:bCs/>
                <w:color w:val="000000" w:themeColor="text1"/>
                <w:kern w:val="0"/>
                <w:sz w:val="24"/>
                <w14:textFill>
                  <w14:solidFill>
                    <w14:schemeClr w14:val="tx1"/>
                  </w14:solidFill>
                </w14:textFill>
              </w:rPr>
              <w:t>设施、设备的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000FFE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2B7099B9">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2B0C175">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17</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4338861">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码头擅自改变装卸工艺的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02EB99C">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0147D3E2">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E8E32FB">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18</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C6BD25F">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未投保安全责任险的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1D247A0">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67A09A46">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auto" w:sz="4" w:space="0"/>
              <w:right w:val="single" w:color="000000" w:sz="4" w:space="0"/>
            </w:tcBorders>
            <w:tcMar>
              <w:top w:w="0" w:type="dxa"/>
              <w:left w:w="15" w:type="dxa"/>
              <w:bottom w:w="0" w:type="dxa"/>
              <w:right w:w="15" w:type="dxa"/>
            </w:tcMar>
            <w:vAlign w:val="center"/>
          </w:tcPr>
          <w:p w14:paraId="27D64D18">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19</w:t>
            </w:r>
          </w:p>
        </w:tc>
        <w:tc>
          <w:tcPr>
            <w:tcW w:w="5220" w:type="dxa"/>
            <w:tcBorders>
              <w:top w:val="nil"/>
              <w:left w:val="nil"/>
              <w:bottom w:val="single" w:color="auto" w:sz="4" w:space="0"/>
              <w:right w:val="single" w:color="000000" w:sz="4" w:space="0"/>
            </w:tcBorders>
            <w:tcMar>
              <w:top w:w="0" w:type="dxa"/>
              <w:left w:w="15" w:type="dxa"/>
              <w:bottom w:w="0" w:type="dxa"/>
              <w:right w:w="15" w:type="dxa"/>
            </w:tcMar>
            <w:vAlign w:val="center"/>
          </w:tcPr>
          <w:p w14:paraId="788D2852">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对港口管理部门提出的整改意见逾期未整改</w:t>
            </w:r>
          </w:p>
        </w:tc>
        <w:tc>
          <w:tcPr>
            <w:tcW w:w="1800" w:type="dxa"/>
            <w:tcBorders>
              <w:top w:val="nil"/>
              <w:left w:val="nil"/>
              <w:bottom w:val="single" w:color="auto" w:sz="4" w:space="0"/>
              <w:right w:val="single" w:color="000000" w:sz="4" w:space="0"/>
            </w:tcBorders>
            <w:tcMar>
              <w:top w:w="0" w:type="dxa"/>
              <w:left w:w="15" w:type="dxa"/>
              <w:bottom w:w="0" w:type="dxa"/>
              <w:right w:w="15" w:type="dxa"/>
            </w:tcMar>
            <w:vAlign w:val="center"/>
          </w:tcPr>
          <w:p w14:paraId="24733FFE">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30分/次</w:t>
            </w:r>
          </w:p>
        </w:tc>
      </w:tr>
      <w:tr w14:paraId="3AF49D8C">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334D1EAD">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w:t>
            </w:r>
          </w:p>
        </w:tc>
        <w:tc>
          <w:tcPr>
            <w:tcW w:w="522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148F043B">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安全管理资格证书（安全生产负责人、安全生产管理人员）过期仍在经营的</w:t>
            </w:r>
          </w:p>
        </w:tc>
        <w:tc>
          <w:tcPr>
            <w:tcW w:w="180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0BECCDE1">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79F15289">
        <w:tblPrEx>
          <w:tblCellMar>
            <w:top w:w="0" w:type="dxa"/>
            <w:left w:w="108" w:type="dxa"/>
            <w:bottom w:w="0" w:type="dxa"/>
            <w:right w:w="108" w:type="dxa"/>
          </w:tblCellMar>
        </w:tblPrEx>
        <w:trPr>
          <w:trHeight w:val="285" w:hRule="atLeast"/>
        </w:trPr>
        <w:tc>
          <w:tcPr>
            <w:tcW w:w="828" w:type="dxa"/>
            <w:tcBorders>
              <w:top w:val="single" w:color="auto" w:sz="4" w:space="0"/>
              <w:left w:val="single" w:color="000000" w:sz="4" w:space="0"/>
              <w:bottom w:val="single" w:color="000000" w:sz="4" w:space="0"/>
              <w:right w:val="single" w:color="auto" w:sz="4" w:space="0"/>
            </w:tcBorders>
            <w:tcMar>
              <w:top w:w="0" w:type="dxa"/>
              <w:left w:w="15" w:type="dxa"/>
              <w:bottom w:w="0" w:type="dxa"/>
              <w:right w:w="15" w:type="dxa"/>
            </w:tcMar>
            <w:vAlign w:val="center"/>
          </w:tcPr>
          <w:p w14:paraId="39BBE9F1">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21</w:t>
            </w:r>
          </w:p>
        </w:tc>
        <w:tc>
          <w:tcPr>
            <w:tcW w:w="522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6F88B14D">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港口码头台账制作不规范的</w:t>
            </w:r>
          </w:p>
        </w:tc>
        <w:tc>
          <w:tcPr>
            <w:tcW w:w="180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473A0F13">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340BE038">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09EC8B5B">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22</w:t>
            </w:r>
          </w:p>
        </w:tc>
        <w:tc>
          <w:tcPr>
            <w:tcW w:w="5220" w:type="dxa"/>
            <w:tcBorders>
              <w:top w:val="single" w:color="auto" w:sz="4" w:space="0"/>
              <w:left w:val="nil"/>
              <w:bottom w:val="single" w:color="000000" w:sz="4" w:space="0"/>
              <w:right w:val="single" w:color="000000" w:sz="4" w:space="0"/>
            </w:tcBorders>
            <w:tcMar>
              <w:top w:w="0" w:type="dxa"/>
              <w:left w:w="15" w:type="dxa"/>
              <w:bottom w:w="0" w:type="dxa"/>
              <w:right w:w="15" w:type="dxa"/>
            </w:tcMar>
            <w:vAlign w:val="center"/>
          </w:tcPr>
          <w:p w14:paraId="707FEB14">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码头内部三级安全责任书未及时签订的</w:t>
            </w:r>
          </w:p>
        </w:tc>
        <w:tc>
          <w:tcPr>
            <w:tcW w:w="1800" w:type="dxa"/>
            <w:tcBorders>
              <w:top w:val="single" w:color="auto" w:sz="4" w:space="0"/>
              <w:left w:val="nil"/>
              <w:bottom w:val="single" w:color="000000" w:sz="4" w:space="0"/>
              <w:right w:val="single" w:color="000000" w:sz="4" w:space="0"/>
            </w:tcBorders>
            <w:tcMar>
              <w:top w:w="0" w:type="dxa"/>
              <w:left w:w="15" w:type="dxa"/>
              <w:bottom w:w="0" w:type="dxa"/>
              <w:right w:w="15" w:type="dxa"/>
            </w:tcMar>
            <w:vAlign w:val="center"/>
          </w:tcPr>
          <w:p w14:paraId="6B74F77F">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30分/次</w:t>
            </w:r>
          </w:p>
        </w:tc>
      </w:tr>
      <w:tr w14:paraId="3B62874B">
        <w:tblPrEx>
          <w:tblCellMar>
            <w:top w:w="0" w:type="dxa"/>
            <w:left w:w="108" w:type="dxa"/>
            <w:bottom w:w="0" w:type="dxa"/>
            <w:right w:w="108" w:type="dxa"/>
          </w:tblCellMar>
        </w:tblPrEx>
        <w:trPr>
          <w:trHeight w:val="285" w:hRule="atLeast"/>
        </w:trPr>
        <w:tc>
          <w:tcPr>
            <w:tcW w:w="828" w:type="dxa"/>
            <w:tcBorders>
              <w:top w:val="nil"/>
              <w:left w:val="single" w:color="000000" w:sz="4" w:space="0"/>
              <w:bottom w:val="single" w:color="auto" w:sz="4" w:space="0"/>
              <w:right w:val="single" w:color="000000" w:sz="4" w:space="0"/>
            </w:tcBorders>
            <w:tcMar>
              <w:top w:w="0" w:type="dxa"/>
              <w:left w:w="15" w:type="dxa"/>
              <w:bottom w:w="0" w:type="dxa"/>
              <w:right w:w="15" w:type="dxa"/>
            </w:tcMar>
            <w:vAlign w:val="center"/>
          </w:tcPr>
          <w:p w14:paraId="4B1146D1">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23</w:t>
            </w:r>
          </w:p>
        </w:tc>
        <w:tc>
          <w:tcPr>
            <w:tcW w:w="5220" w:type="dxa"/>
            <w:tcBorders>
              <w:top w:val="nil"/>
              <w:left w:val="nil"/>
              <w:bottom w:val="single" w:color="auto" w:sz="4" w:space="0"/>
              <w:right w:val="single" w:color="000000" w:sz="4" w:space="0"/>
            </w:tcBorders>
            <w:tcMar>
              <w:top w:w="0" w:type="dxa"/>
              <w:left w:w="15" w:type="dxa"/>
              <w:bottom w:w="0" w:type="dxa"/>
              <w:right w:w="15" w:type="dxa"/>
            </w:tcMar>
            <w:vAlign w:val="center"/>
          </w:tcPr>
          <w:p w14:paraId="05203CFB">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不配合执法人员检查、调查的</w:t>
            </w:r>
          </w:p>
        </w:tc>
        <w:tc>
          <w:tcPr>
            <w:tcW w:w="1800" w:type="dxa"/>
            <w:tcBorders>
              <w:top w:val="nil"/>
              <w:left w:val="nil"/>
              <w:bottom w:val="single" w:color="auto" w:sz="4" w:space="0"/>
              <w:right w:val="single" w:color="000000" w:sz="4" w:space="0"/>
            </w:tcBorders>
            <w:tcMar>
              <w:top w:w="0" w:type="dxa"/>
              <w:left w:w="15" w:type="dxa"/>
              <w:bottom w:w="0" w:type="dxa"/>
              <w:right w:w="15" w:type="dxa"/>
            </w:tcMar>
            <w:vAlign w:val="center"/>
          </w:tcPr>
          <w:p w14:paraId="5DFB3331">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30分/次</w:t>
            </w:r>
          </w:p>
        </w:tc>
      </w:tr>
      <w:tr w14:paraId="5038E2AA">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5D7B06A2">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24</w:t>
            </w:r>
          </w:p>
        </w:tc>
        <w:tc>
          <w:tcPr>
            <w:tcW w:w="522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02BD42A6">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未按照《安全评价报告》落实相关要求的</w:t>
            </w:r>
          </w:p>
        </w:tc>
        <w:tc>
          <w:tcPr>
            <w:tcW w:w="180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4DA4E73B">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0B842667">
        <w:tblPrEx>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524DB3CE">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25</w:t>
            </w:r>
          </w:p>
        </w:tc>
        <w:tc>
          <w:tcPr>
            <w:tcW w:w="522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4AD9A52D">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监督检查要求整改的，但整改进展缓慢或未按时完成整改的</w:t>
            </w:r>
          </w:p>
        </w:tc>
        <w:tc>
          <w:tcPr>
            <w:tcW w:w="180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3CADA679">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7EAB4B29">
        <w:tblPrEx>
          <w:tblCellMar>
            <w:top w:w="0" w:type="dxa"/>
            <w:left w:w="108" w:type="dxa"/>
            <w:bottom w:w="0" w:type="dxa"/>
            <w:right w:w="108" w:type="dxa"/>
          </w:tblCellMar>
        </w:tblPrEx>
        <w:trPr>
          <w:trHeight w:val="90" w:hRule="atLeast"/>
        </w:trPr>
        <w:tc>
          <w:tcPr>
            <w:tcW w:w="828"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3EE49CB0">
            <w:pPr>
              <w:autoSpaceDN w:val="0"/>
              <w:adjustRightInd w:val="0"/>
              <w:snapToGrid w:val="0"/>
              <w:spacing w:line="360" w:lineRule="auto"/>
              <w:jc w:val="center"/>
              <w:textAlignment w:val="center"/>
              <w:rPr>
                <w:rFonts w:hint="default" w:ascii="宋体" w:hAnsi="宋体" w:eastAsia="宋体"/>
                <w:color w:val="000000" w:themeColor="text1"/>
                <w:sz w:val="24"/>
                <w:lang w:val="en-US" w:eastAsia="zh-CN"/>
                <w14:textFill>
                  <w14:solidFill>
                    <w14:schemeClr w14:val="tx1"/>
                  </w14:solidFill>
                </w14:textFill>
              </w:rPr>
            </w:pPr>
            <w:r>
              <w:rPr>
                <w:rFonts w:hint="eastAsia" w:ascii="宋体" w:hAnsi="宋体"/>
                <w:color w:val="000000" w:themeColor="text1"/>
                <w:sz w:val="24"/>
                <w:lang w:val="en-US" w:eastAsia="zh-CN"/>
                <w14:textFill>
                  <w14:solidFill>
                    <w14:schemeClr w14:val="tx1"/>
                  </w14:solidFill>
                </w14:textFill>
              </w:rPr>
              <w:t>26</w:t>
            </w:r>
          </w:p>
        </w:tc>
        <w:tc>
          <w:tcPr>
            <w:tcW w:w="522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6352AF93">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船舶污染物接收、转运台</w:t>
            </w:r>
            <w:r>
              <w:rPr>
                <w:rFonts w:hint="eastAsia" w:ascii="宋体" w:hAnsi="宋体"/>
                <w:color w:val="000000" w:themeColor="text1"/>
                <w:sz w:val="24"/>
                <w:lang w:val="en-US" w:eastAsia="zh-CN"/>
                <w14:textFill>
                  <w14:solidFill>
                    <w14:schemeClr w14:val="tx1"/>
                  </w14:solidFill>
                </w14:textFill>
              </w:rPr>
              <w:t>账</w:t>
            </w:r>
            <w:r>
              <w:rPr>
                <w:rFonts w:hint="eastAsia" w:ascii="宋体" w:hAnsi="宋体"/>
                <w:color w:val="000000" w:themeColor="text1"/>
                <w:sz w:val="24"/>
                <w14:textFill>
                  <w14:solidFill>
                    <w14:schemeClr w14:val="tx1"/>
                  </w14:solidFill>
                </w14:textFill>
              </w:rPr>
              <w:t>记录不完整、不规范的</w:t>
            </w:r>
          </w:p>
        </w:tc>
        <w:tc>
          <w:tcPr>
            <w:tcW w:w="180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2B24222F">
            <w:pPr>
              <w:autoSpaceDN w:val="0"/>
              <w:adjustRightInd w:val="0"/>
              <w:snapToGrid w:val="0"/>
              <w:spacing w:line="360" w:lineRule="auto"/>
              <w:jc w:val="center"/>
              <w:textAlignment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bl>
    <w:p w14:paraId="058E7A82">
      <w:pPr>
        <w:widowControl/>
        <w:adjustRightInd w:val="0"/>
        <w:snapToGrid w:val="0"/>
        <w:spacing w:line="360" w:lineRule="auto"/>
        <w:rPr>
          <w:rFonts w:eastAsia="仿宋_GB2312"/>
          <w:b/>
          <w:bCs/>
          <w:color w:val="000000" w:themeColor="text1"/>
          <w:kern w:val="0"/>
          <w:szCs w:val="21"/>
          <w14:textFill>
            <w14:solidFill>
              <w14:schemeClr w14:val="tx1"/>
            </w14:solidFill>
          </w14:textFill>
        </w:rPr>
      </w:pPr>
      <w:r>
        <w:rPr>
          <w:rFonts w:hint="eastAsia" w:ascii="仿宋_GB2312" w:hAnsi="宋体" w:eastAsia="仿宋_GB2312"/>
          <w:b/>
          <w:bCs/>
          <w:color w:val="000000" w:themeColor="text1"/>
          <w:kern w:val="0"/>
          <w:szCs w:val="21"/>
          <w14:textFill>
            <w14:solidFill>
              <w14:schemeClr w14:val="tx1"/>
            </w14:solidFill>
          </w14:textFill>
        </w:rPr>
        <w:t>备注：</w:t>
      </w:r>
      <w:r>
        <w:rPr>
          <w:rFonts w:hint="eastAsia" w:eastAsia="仿宋_GB2312"/>
          <w:b/>
          <w:bCs/>
          <w:color w:val="000000" w:themeColor="text1"/>
          <w:kern w:val="0"/>
          <w:szCs w:val="21"/>
          <w14:textFill>
            <w14:solidFill>
              <w14:schemeClr w14:val="tx1"/>
            </w14:solidFill>
          </w14:textFill>
        </w:rPr>
        <w:t>港口企业因行政处罚被扣分，同时又受到其他诚信扣分的，择一重进行扣分。</w:t>
      </w:r>
    </w:p>
    <w:p w14:paraId="04893FBF">
      <w:pPr>
        <w:ind w:firstLine="600" w:firstLineChars="200"/>
        <w:rPr>
          <w:ins w:id="0" w:author="郭永杰" w:date="2019-09-24T14:30:00Z"/>
          <w:rFonts w:ascii="仿宋_GB2312" w:hAnsi="宋体" w:eastAsia="仿宋_GB2312"/>
          <w:color w:val="000000" w:themeColor="text1"/>
          <w:sz w:val="30"/>
          <w:szCs w:val="30"/>
          <w14:textFill>
            <w14:solidFill>
              <w14:schemeClr w14:val="tx1"/>
            </w14:solidFill>
          </w14:textFill>
        </w:rPr>
      </w:pPr>
    </w:p>
    <w:p w14:paraId="2BBF3B00">
      <w:pPr>
        <w:widowControl/>
        <w:adjustRightInd w:val="0"/>
        <w:snapToGrid w:val="0"/>
        <w:spacing w:line="360" w:lineRule="auto"/>
        <w:rPr>
          <w:rFonts w:ascii="楷体_GB2312" w:hAnsi="宋体" w:eastAsia="楷体_GB2312"/>
          <w:b/>
          <w:bCs/>
          <w:color w:val="000000" w:themeColor="text1"/>
          <w:kern w:val="0"/>
          <w:sz w:val="32"/>
          <w:szCs w:val="32"/>
          <w14:textFill>
            <w14:solidFill>
              <w14:schemeClr w14:val="tx1"/>
            </w14:solidFill>
          </w14:textFill>
        </w:rPr>
      </w:pPr>
      <w:bookmarkStart w:id="0" w:name="_GoBack"/>
      <w:bookmarkEnd w:id="0"/>
      <w:r>
        <w:rPr>
          <w:rFonts w:eastAsia="仿宋_GB2312"/>
          <w:b/>
          <w:bCs/>
          <w:color w:val="000000" w:themeColor="text1"/>
          <w:kern w:val="0"/>
          <w:sz w:val="24"/>
          <w14:textFill>
            <w14:solidFill>
              <w14:schemeClr w14:val="tx1"/>
            </w14:solidFill>
          </w14:textFill>
        </w:rPr>
        <w:br w:type="page"/>
      </w:r>
      <w:r>
        <w:rPr>
          <w:rFonts w:hint="eastAsia" w:ascii="楷体_GB2312" w:hAnsi="宋体" w:eastAsia="楷体_GB2312"/>
          <w:b/>
          <w:bCs/>
          <w:color w:val="000000" w:themeColor="text1"/>
          <w:kern w:val="0"/>
          <w:sz w:val="32"/>
          <w:szCs w:val="32"/>
          <w14:textFill>
            <w14:solidFill>
              <w14:schemeClr w14:val="tx1"/>
            </w14:solidFill>
          </w14:textFill>
        </w:rPr>
        <w:t>附件3           水路运输企业诚信评分标准</w:t>
      </w:r>
    </w:p>
    <w:tbl>
      <w:tblPr>
        <w:tblStyle w:val="5"/>
        <w:tblW w:w="0" w:type="auto"/>
        <w:jc w:val="center"/>
        <w:tblLayout w:type="fixed"/>
        <w:tblCellMar>
          <w:top w:w="0" w:type="dxa"/>
          <w:left w:w="108" w:type="dxa"/>
          <w:bottom w:w="0" w:type="dxa"/>
          <w:right w:w="108" w:type="dxa"/>
        </w:tblCellMar>
      </w:tblPr>
      <w:tblGrid>
        <w:gridCol w:w="828"/>
        <w:gridCol w:w="5220"/>
        <w:gridCol w:w="1800"/>
      </w:tblGrid>
      <w:tr w14:paraId="1A5407AE">
        <w:tblPrEx>
          <w:tblCellMar>
            <w:top w:w="0" w:type="dxa"/>
            <w:left w:w="108" w:type="dxa"/>
            <w:bottom w:w="0" w:type="dxa"/>
            <w:right w:w="108" w:type="dxa"/>
          </w:tblCellMar>
        </w:tblPrEx>
        <w:trPr>
          <w:trHeight w:val="285" w:hRule="atLeast"/>
          <w:jc w:val="center"/>
        </w:trPr>
        <w:tc>
          <w:tcPr>
            <w:tcW w:w="828" w:type="dxa"/>
            <w:tcBorders>
              <w:top w:val="single" w:color="000000" w:sz="4" w:space="0"/>
              <w:left w:val="single" w:color="000000" w:sz="4" w:space="0"/>
              <w:bottom w:val="single" w:color="000000" w:sz="4" w:space="0"/>
              <w:right w:val="single" w:color="000000" w:sz="4" w:space="0"/>
            </w:tcBorders>
            <w:tcMar>
              <w:top w:w="0" w:type="dxa"/>
              <w:left w:w="15" w:type="dxa"/>
              <w:bottom w:w="0" w:type="dxa"/>
              <w:right w:w="15" w:type="dxa"/>
            </w:tcMar>
            <w:vAlign w:val="center"/>
          </w:tcPr>
          <w:p w14:paraId="6A58A196">
            <w:pPr>
              <w:autoSpaceDN w:val="0"/>
              <w:adjustRightInd w:val="0"/>
              <w:snapToGrid w:val="0"/>
              <w:spacing w:line="360" w:lineRule="auto"/>
              <w:jc w:val="center"/>
              <w:textAlignment w:val="center"/>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序号</w:t>
            </w:r>
          </w:p>
        </w:tc>
        <w:tc>
          <w:tcPr>
            <w:tcW w:w="5220" w:type="dxa"/>
            <w:tcBorders>
              <w:top w:val="single" w:color="000000" w:sz="4" w:space="0"/>
              <w:left w:val="nil"/>
              <w:bottom w:val="single" w:color="000000" w:sz="4" w:space="0"/>
              <w:right w:val="single" w:color="000000" w:sz="4" w:space="0"/>
            </w:tcBorders>
            <w:tcMar>
              <w:top w:w="0" w:type="dxa"/>
              <w:left w:w="15" w:type="dxa"/>
              <w:bottom w:w="0" w:type="dxa"/>
              <w:right w:w="15" w:type="dxa"/>
            </w:tcMar>
            <w:vAlign w:val="center"/>
          </w:tcPr>
          <w:p w14:paraId="4024AE6A">
            <w:pPr>
              <w:autoSpaceDN w:val="0"/>
              <w:adjustRightInd w:val="0"/>
              <w:snapToGrid w:val="0"/>
              <w:spacing w:line="360" w:lineRule="auto"/>
              <w:jc w:val="center"/>
              <w:textAlignment w:val="top"/>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内容</w:t>
            </w:r>
          </w:p>
        </w:tc>
        <w:tc>
          <w:tcPr>
            <w:tcW w:w="1800" w:type="dxa"/>
            <w:tcBorders>
              <w:top w:val="single" w:color="000000" w:sz="4" w:space="0"/>
              <w:left w:val="nil"/>
              <w:bottom w:val="single" w:color="000000" w:sz="4" w:space="0"/>
              <w:right w:val="single" w:color="000000" w:sz="4" w:space="0"/>
            </w:tcBorders>
            <w:tcMar>
              <w:top w:w="0" w:type="dxa"/>
              <w:left w:w="15" w:type="dxa"/>
              <w:bottom w:w="0" w:type="dxa"/>
              <w:right w:w="15" w:type="dxa"/>
            </w:tcMar>
            <w:vAlign w:val="center"/>
          </w:tcPr>
          <w:p w14:paraId="228E6A59">
            <w:pPr>
              <w:autoSpaceDN w:val="0"/>
              <w:adjustRightInd w:val="0"/>
              <w:snapToGrid w:val="0"/>
              <w:spacing w:line="360" w:lineRule="auto"/>
              <w:jc w:val="center"/>
              <w:textAlignment w:val="center"/>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扣分分值</w:t>
            </w:r>
          </w:p>
        </w:tc>
      </w:tr>
      <w:tr w14:paraId="700481B2">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AC8DCE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1760138">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经营人因违反水路运输及辅助业相关法律法规受到罚款处罚的，按照罚款数额100元对应1分。</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BA7B030">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100元/分</w:t>
            </w:r>
          </w:p>
        </w:tc>
      </w:tr>
      <w:tr w14:paraId="3D48F655">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2A89AD0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E98E61E">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未经许可擅自经营或者超越许可范围经营水路运输业务的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0A863C6">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27633D67">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AC4B9E0">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A96355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水路运输经营者使用未取得船舶营运证件的船舶从事水路运输的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C558570">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1E39280A">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2620F9D">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4</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6D8AAD4">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以欺骗或者贿赂等不正当手段取得《国内水路运输管理条例》规定的行政许可的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9A26E7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34A171CD">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15E7CF22">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5</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9A0B659">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在申请国内水路运输相关财政补贴（助）资金时，采取欺骗的手段，骗取、套用、冒领的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1739741">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0FA01898">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2BDFB793">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6</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FFA0775">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擅自改装客船增加《船舶营业运输证》核定的载客定额的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7D45BC1">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58CA6CB4">
        <w:tblPrEx>
          <w:tblCellMar>
            <w:top w:w="0" w:type="dxa"/>
            <w:left w:w="108" w:type="dxa"/>
            <w:bottom w:w="0" w:type="dxa"/>
            <w:right w:w="108" w:type="dxa"/>
          </w:tblCellMar>
        </w:tblPrEx>
        <w:trPr>
          <w:trHeight w:val="37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1E48FAC4">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7</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2DAF4DC">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擅自改装危险品船增加《船舶营业运输证》核定的载货定额或者变更从事散装液体危险货物运输种类的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C71271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24DD562A">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0A406AAE">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8</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F8F4F80">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从事水路运输经营的船舶未随船携带船舶营运证件的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7AAC733">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4E971913">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0517BA0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9</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9DAE0D6">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出租、出借、倒卖《国内水路运输管理条例》规定的行政许可证件或者以其他方式非法转让《国内水路运输管理条例》规定的行政许可的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770D2D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25分/次</w:t>
            </w:r>
          </w:p>
        </w:tc>
      </w:tr>
      <w:tr w14:paraId="11E8D4C1">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61F8312E">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C35FB6F">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经营者未为其经营的客运船舶投保承运人责任保险或者取得相应的财务担保的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3F25E81">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51C88916">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5F7E480">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11</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FDDBBBF">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班轮运输业务经营者未提前向社会公布所使用的船舶、班期、班次和运价或者其变更信息的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991468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15分/次</w:t>
            </w:r>
          </w:p>
        </w:tc>
      </w:tr>
      <w:tr w14:paraId="112438C6">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DF624A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12</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F3D4508">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旅客班轮运输业务经营者自取得班轮航线经营许可之日起60日内未开航的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F5AA74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15分/次</w:t>
            </w:r>
          </w:p>
        </w:tc>
      </w:tr>
      <w:tr w14:paraId="0E939BDD">
        <w:tblPrEx>
          <w:tblCellMar>
            <w:top w:w="0" w:type="dxa"/>
            <w:left w:w="108" w:type="dxa"/>
            <w:bottom w:w="0" w:type="dxa"/>
            <w:right w:w="108" w:type="dxa"/>
          </w:tblCellMar>
        </w:tblPrEx>
        <w:trPr>
          <w:trHeight w:val="285" w:hRule="atLeast"/>
          <w:jc w:val="center"/>
        </w:trPr>
        <w:tc>
          <w:tcPr>
            <w:tcW w:w="828" w:type="dxa"/>
            <w:tcBorders>
              <w:top w:val="single" w:color="auto" w:sz="4" w:space="0"/>
              <w:left w:val="single" w:color="000000" w:sz="4" w:space="0"/>
              <w:bottom w:val="single" w:color="000000" w:sz="4" w:space="0"/>
              <w:right w:val="single" w:color="000000" w:sz="4" w:space="0"/>
            </w:tcBorders>
            <w:tcMar>
              <w:top w:w="0" w:type="dxa"/>
              <w:left w:w="15" w:type="dxa"/>
              <w:bottom w:w="0" w:type="dxa"/>
              <w:right w:w="15" w:type="dxa"/>
            </w:tcMar>
            <w:vAlign w:val="center"/>
          </w:tcPr>
          <w:p w14:paraId="6F9AEC54">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13</w:t>
            </w:r>
          </w:p>
        </w:tc>
        <w:tc>
          <w:tcPr>
            <w:tcW w:w="5220" w:type="dxa"/>
            <w:tcBorders>
              <w:top w:val="single" w:color="auto" w:sz="4" w:space="0"/>
              <w:left w:val="nil"/>
              <w:bottom w:val="single" w:color="000000" w:sz="4" w:space="0"/>
              <w:right w:val="single" w:color="000000" w:sz="4" w:space="0"/>
            </w:tcBorders>
            <w:tcMar>
              <w:top w:w="0" w:type="dxa"/>
              <w:left w:w="15" w:type="dxa"/>
              <w:bottom w:w="0" w:type="dxa"/>
              <w:right w:w="15" w:type="dxa"/>
            </w:tcMar>
            <w:vAlign w:val="center"/>
          </w:tcPr>
          <w:p w14:paraId="6A3EE34D">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水路运输经营者终止经营的，未自终止经营之日起15个工作日内向原许可机关办理注销手续和交回许可证件的</w:t>
            </w:r>
          </w:p>
        </w:tc>
        <w:tc>
          <w:tcPr>
            <w:tcW w:w="1800" w:type="dxa"/>
            <w:tcBorders>
              <w:top w:val="single" w:color="auto" w:sz="4" w:space="0"/>
              <w:left w:val="nil"/>
              <w:bottom w:val="single" w:color="000000" w:sz="4" w:space="0"/>
              <w:right w:val="single" w:color="000000" w:sz="4" w:space="0"/>
            </w:tcBorders>
            <w:tcMar>
              <w:top w:w="0" w:type="dxa"/>
              <w:left w:w="15" w:type="dxa"/>
              <w:bottom w:w="0" w:type="dxa"/>
              <w:right w:w="15" w:type="dxa"/>
            </w:tcMar>
            <w:vAlign w:val="center"/>
          </w:tcPr>
          <w:p w14:paraId="47EE38A2">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15分/次</w:t>
            </w:r>
          </w:p>
        </w:tc>
      </w:tr>
      <w:tr w14:paraId="6C46CA59">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68BD8D3">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14</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187A66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已取得《船舶营业运输证》的船舶转让或者变更经营者，未自发生上述情况之日起15个工作日内向原许可机关办理《船舶营业运输证》注销、变更手续</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637735E">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4903C6EE">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322348FE">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E45C69B">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水路运输经营者未保持相应的经营资质条件的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5AF568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295C9B30">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33CA1C7B">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16</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20790D4">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《船舶营业运输证》遗失或者损毁的，未及时向原配发机关申请补发</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970278A">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413A3D74">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B554E56">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17</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E27AAFE">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水路运输经营者未按照国家统计规定报送运输经营统计信息的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3E6E20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10分/次</w:t>
            </w:r>
          </w:p>
        </w:tc>
      </w:tr>
      <w:tr w14:paraId="4CC2184D">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04988CF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18</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18BD8CB">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水路运输经营者未按照《国内水路运输管理规定》要求配备海务、机务管理人员的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46F8D33">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30分/次</w:t>
            </w:r>
          </w:p>
        </w:tc>
      </w:tr>
      <w:tr w14:paraId="1D33229F">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037650E3">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19</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3885981">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水路运输经营者未履行备案义务的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83A60A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5A9D4D10">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598538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228AC49">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以不正当方式或者不规范行为争抢客源、货源及提供运输服务扰乱市场秩序的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A6E6AE3">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6EC31A16">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29D0054D">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21</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4871012">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未以公布的票价或者变相变更公布的票价销售客票</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8ABA41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194BCEFC">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9292CC7">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22</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359F969">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拒绝管理部门根据《国内水路运输管理规定》进行监督检查或者隐匿有关资料或瞒报、谎报有关情况的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64FCFF42">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2E222818">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2919AD7B">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23</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BC3AAC8">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水路旅客运输经营者或者其委托的船票销售单位未按《水路旅客运输实名制管理规定》的规定对客户身份进行查验，或者对身份不明、拒绝身份查验的客户提供服务的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0D7D9F2">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5833E373">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FA2118D">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24</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C66355F">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未经许可擅自经营或者超越许可范围经营国内船舶管理业务的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2A3388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2236A9D9">
        <w:tblPrEx>
          <w:tblCellMar>
            <w:top w:w="0" w:type="dxa"/>
            <w:left w:w="108" w:type="dxa"/>
            <w:bottom w:w="0" w:type="dxa"/>
            <w:right w:w="108" w:type="dxa"/>
          </w:tblCellMar>
        </w:tblPrEx>
        <w:trPr>
          <w:trHeight w:val="285" w:hRule="atLeast"/>
          <w:jc w:val="center"/>
        </w:trPr>
        <w:tc>
          <w:tcPr>
            <w:tcW w:w="828" w:type="dxa"/>
            <w:tcBorders>
              <w:top w:val="nil"/>
              <w:left w:val="single" w:color="000000" w:sz="4" w:space="0"/>
              <w:bottom w:val="single" w:color="auto" w:sz="4" w:space="0"/>
              <w:right w:val="single" w:color="000000" w:sz="4" w:space="0"/>
            </w:tcBorders>
            <w:tcMar>
              <w:top w:w="0" w:type="dxa"/>
              <w:left w:w="15" w:type="dxa"/>
              <w:bottom w:w="0" w:type="dxa"/>
              <w:right w:w="15" w:type="dxa"/>
            </w:tcMar>
            <w:vAlign w:val="center"/>
          </w:tcPr>
          <w:p w14:paraId="36C6568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25</w:t>
            </w:r>
          </w:p>
        </w:tc>
        <w:tc>
          <w:tcPr>
            <w:tcW w:w="5220" w:type="dxa"/>
            <w:tcBorders>
              <w:top w:val="nil"/>
              <w:left w:val="nil"/>
              <w:bottom w:val="single" w:color="auto" w:sz="4" w:space="0"/>
              <w:right w:val="single" w:color="000000" w:sz="4" w:space="0"/>
            </w:tcBorders>
            <w:tcMar>
              <w:top w:w="0" w:type="dxa"/>
              <w:left w:w="15" w:type="dxa"/>
              <w:bottom w:w="0" w:type="dxa"/>
              <w:right w:w="15" w:type="dxa"/>
            </w:tcMar>
            <w:vAlign w:val="center"/>
          </w:tcPr>
          <w:p w14:paraId="2C255B4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以欺骗或者贿赂等不正当手段取得《国内水路运输管理条例》规定的行政许可的</w:t>
            </w:r>
          </w:p>
        </w:tc>
        <w:tc>
          <w:tcPr>
            <w:tcW w:w="1800" w:type="dxa"/>
            <w:tcBorders>
              <w:top w:val="nil"/>
              <w:left w:val="nil"/>
              <w:bottom w:val="single" w:color="auto" w:sz="4" w:space="0"/>
              <w:right w:val="single" w:color="000000" w:sz="4" w:space="0"/>
            </w:tcBorders>
            <w:tcMar>
              <w:top w:w="0" w:type="dxa"/>
              <w:left w:w="15" w:type="dxa"/>
              <w:bottom w:w="0" w:type="dxa"/>
              <w:right w:w="15" w:type="dxa"/>
            </w:tcMar>
            <w:vAlign w:val="center"/>
          </w:tcPr>
          <w:p w14:paraId="4BA0C002">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457C2FD7">
        <w:tblPrEx>
          <w:tblCellMar>
            <w:top w:w="0" w:type="dxa"/>
            <w:left w:w="108" w:type="dxa"/>
            <w:bottom w:w="0" w:type="dxa"/>
            <w:right w:w="108" w:type="dxa"/>
          </w:tblCellMar>
        </w:tblPrEx>
        <w:trPr>
          <w:trHeight w:val="285" w:hRule="atLeast"/>
          <w:jc w:val="center"/>
        </w:trPr>
        <w:tc>
          <w:tcPr>
            <w:tcW w:w="828"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7EA5CF47">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26</w:t>
            </w:r>
          </w:p>
        </w:tc>
        <w:tc>
          <w:tcPr>
            <w:tcW w:w="522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1FCBDE21">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伪造、变造、涂改《国内水路运输管理条例》规定的行政许可证件的</w:t>
            </w:r>
          </w:p>
        </w:tc>
        <w:tc>
          <w:tcPr>
            <w:tcW w:w="1800" w:type="dxa"/>
            <w:tcBorders>
              <w:top w:val="single" w:color="auto" w:sz="4" w:space="0"/>
              <w:left w:val="single" w:color="auto" w:sz="4" w:space="0"/>
              <w:bottom w:val="single" w:color="auto" w:sz="4" w:space="0"/>
              <w:right w:val="single" w:color="auto" w:sz="4" w:space="0"/>
            </w:tcBorders>
            <w:tcMar>
              <w:top w:w="0" w:type="dxa"/>
              <w:left w:w="15" w:type="dxa"/>
              <w:bottom w:w="0" w:type="dxa"/>
              <w:right w:w="15" w:type="dxa"/>
            </w:tcMar>
            <w:vAlign w:val="center"/>
          </w:tcPr>
          <w:p w14:paraId="5F822425">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25分/次</w:t>
            </w:r>
          </w:p>
        </w:tc>
      </w:tr>
      <w:tr w14:paraId="4BD8AD8A">
        <w:tblPrEx>
          <w:tblCellMar>
            <w:top w:w="0" w:type="dxa"/>
            <w:left w:w="108" w:type="dxa"/>
            <w:bottom w:w="0" w:type="dxa"/>
            <w:right w:w="108" w:type="dxa"/>
          </w:tblCellMar>
        </w:tblPrEx>
        <w:trPr>
          <w:trHeight w:val="285" w:hRule="atLeast"/>
          <w:jc w:val="center"/>
        </w:trPr>
        <w:tc>
          <w:tcPr>
            <w:tcW w:w="828" w:type="dxa"/>
            <w:tcBorders>
              <w:top w:val="single" w:color="auto" w:sz="4" w:space="0"/>
              <w:left w:val="single" w:color="000000" w:sz="4" w:space="0"/>
              <w:bottom w:val="single" w:color="000000" w:sz="4" w:space="0"/>
              <w:right w:val="single" w:color="000000" w:sz="4" w:space="0"/>
            </w:tcBorders>
            <w:tcMar>
              <w:top w:w="0" w:type="dxa"/>
              <w:left w:w="15" w:type="dxa"/>
              <w:bottom w:w="0" w:type="dxa"/>
              <w:right w:w="15" w:type="dxa"/>
            </w:tcMar>
            <w:vAlign w:val="center"/>
          </w:tcPr>
          <w:p w14:paraId="440E8FA0">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27</w:t>
            </w:r>
          </w:p>
        </w:tc>
        <w:tc>
          <w:tcPr>
            <w:tcW w:w="5220" w:type="dxa"/>
            <w:tcBorders>
              <w:top w:val="single" w:color="auto" w:sz="4" w:space="0"/>
              <w:left w:val="nil"/>
              <w:bottom w:val="single" w:color="000000" w:sz="4" w:space="0"/>
              <w:right w:val="single" w:color="000000" w:sz="4" w:space="0"/>
            </w:tcBorders>
            <w:tcMar>
              <w:top w:w="0" w:type="dxa"/>
              <w:left w:w="15" w:type="dxa"/>
              <w:bottom w:w="0" w:type="dxa"/>
              <w:right w:w="15" w:type="dxa"/>
            </w:tcMar>
            <w:vAlign w:val="center"/>
          </w:tcPr>
          <w:p w14:paraId="2BF94AB8">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船舶管理业务终止经营，未自终止经营之日起15个工作日内向原许可机关办理注销手续，交回许可证件的</w:t>
            </w:r>
          </w:p>
        </w:tc>
        <w:tc>
          <w:tcPr>
            <w:tcW w:w="1800" w:type="dxa"/>
            <w:tcBorders>
              <w:top w:val="single" w:color="auto" w:sz="4" w:space="0"/>
              <w:left w:val="nil"/>
              <w:bottom w:val="single" w:color="000000" w:sz="4" w:space="0"/>
              <w:right w:val="single" w:color="000000" w:sz="4" w:space="0"/>
            </w:tcBorders>
            <w:tcMar>
              <w:top w:w="0" w:type="dxa"/>
              <w:left w:w="15" w:type="dxa"/>
              <w:bottom w:w="0" w:type="dxa"/>
              <w:right w:w="15" w:type="dxa"/>
            </w:tcMar>
            <w:vAlign w:val="center"/>
          </w:tcPr>
          <w:p w14:paraId="24FF8FE9">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15分/次</w:t>
            </w:r>
          </w:p>
        </w:tc>
      </w:tr>
      <w:tr w14:paraId="06563927">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nil"/>
              <w:right w:val="single" w:color="000000" w:sz="4" w:space="0"/>
            </w:tcBorders>
            <w:tcMar>
              <w:top w:w="0" w:type="dxa"/>
              <w:left w:w="15" w:type="dxa"/>
              <w:bottom w:w="0" w:type="dxa"/>
              <w:right w:w="15" w:type="dxa"/>
            </w:tcMar>
            <w:vAlign w:val="center"/>
          </w:tcPr>
          <w:p w14:paraId="291C956B">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28</w:t>
            </w:r>
          </w:p>
        </w:tc>
        <w:tc>
          <w:tcPr>
            <w:tcW w:w="5220" w:type="dxa"/>
            <w:tcBorders>
              <w:top w:val="nil"/>
              <w:left w:val="nil"/>
              <w:bottom w:val="nil"/>
              <w:right w:val="single" w:color="000000" w:sz="4" w:space="0"/>
            </w:tcBorders>
            <w:tcMar>
              <w:top w:w="0" w:type="dxa"/>
              <w:left w:w="15" w:type="dxa"/>
              <w:bottom w:w="0" w:type="dxa"/>
              <w:right w:w="15" w:type="dxa"/>
            </w:tcMar>
            <w:vAlign w:val="center"/>
          </w:tcPr>
          <w:p w14:paraId="6C078089">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船舶管理业务经营者未保持相应的经营资质条件</w:t>
            </w:r>
          </w:p>
        </w:tc>
        <w:tc>
          <w:tcPr>
            <w:tcW w:w="1800" w:type="dxa"/>
            <w:tcBorders>
              <w:top w:val="nil"/>
              <w:left w:val="nil"/>
              <w:bottom w:val="nil"/>
              <w:right w:val="single" w:color="000000" w:sz="4" w:space="0"/>
            </w:tcBorders>
            <w:tcMar>
              <w:top w:w="0" w:type="dxa"/>
              <w:left w:w="15" w:type="dxa"/>
              <w:bottom w:w="0" w:type="dxa"/>
              <w:right w:w="15" w:type="dxa"/>
            </w:tcMar>
            <w:vAlign w:val="center"/>
          </w:tcPr>
          <w:p w14:paraId="33DA1098">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35分/次</w:t>
            </w:r>
          </w:p>
        </w:tc>
      </w:tr>
      <w:tr w14:paraId="58BA8D0A">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4D24DC21">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29</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009CA91B">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船舶管理业务经营者出租、出借船舶管理业务经营许可证件，或者以其他形式非法转让船舶管理业务经营资格的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60BFE62">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25分/次</w:t>
            </w:r>
          </w:p>
        </w:tc>
      </w:tr>
      <w:tr w14:paraId="2C666E02">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584CA99A">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30</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94D36C3">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未按规定要求配备相应海务、机务管理人员的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507167CD">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30分/次</w:t>
            </w:r>
          </w:p>
        </w:tc>
      </w:tr>
      <w:tr w14:paraId="6D2C537A">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4FC3B334">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31</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2525ACC">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船舶管理业务经营者与委托人订立虚假协议或者名义上接受委托实际不承担船舶海务、机务管理责任的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E2BB52B">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16BA5FC4">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4B8E27F4">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32</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132E02C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未履行备案或者报告义务的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676A19D">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262CB888">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7133C467">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33</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2A5C443">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为未依法取得水路运输业务经营许可或者超越许可范围的经营者提供水路运输辅助服务的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25D0D154">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0779FD41">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1B2248B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34</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4A42F58C">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与船舶所有人、经营人、承租人未订立船舶管理协议或者协议未对船舶海务、机务管理责任做出明确规定的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7E75EB27">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r w14:paraId="3A41DC95">
        <w:tblPrEx>
          <w:tblCellMar>
            <w:top w:w="0" w:type="dxa"/>
            <w:left w:w="108" w:type="dxa"/>
            <w:bottom w:w="0" w:type="dxa"/>
            <w:right w:w="108" w:type="dxa"/>
          </w:tblCellMar>
        </w:tblPrEx>
        <w:trPr>
          <w:trHeight w:val="570" w:hRule="atLeast"/>
          <w:jc w:val="center"/>
        </w:trPr>
        <w:tc>
          <w:tcPr>
            <w:tcW w:w="828" w:type="dxa"/>
            <w:tcBorders>
              <w:top w:val="nil"/>
              <w:left w:val="single" w:color="000000" w:sz="4" w:space="0"/>
              <w:bottom w:val="single" w:color="000000" w:sz="4" w:space="0"/>
              <w:right w:val="single" w:color="000000" w:sz="4" w:space="0"/>
            </w:tcBorders>
            <w:tcMar>
              <w:top w:w="0" w:type="dxa"/>
              <w:left w:w="15" w:type="dxa"/>
              <w:bottom w:w="0" w:type="dxa"/>
              <w:right w:w="15" w:type="dxa"/>
            </w:tcMar>
            <w:vAlign w:val="center"/>
          </w:tcPr>
          <w:p w14:paraId="3BC5F02E">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35</w:t>
            </w:r>
          </w:p>
        </w:tc>
        <w:tc>
          <w:tcPr>
            <w:tcW w:w="522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305447A">
            <w:pPr>
              <w:autoSpaceDN w:val="0"/>
              <w:adjustRightInd w:val="0"/>
              <w:snapToGrid w:val="0"/>
              <w:spacing w:line="360" w:lineRule="auto"/>
              <w:jc w:val="left"/>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拒绝管理部门进行监督检查、隐匿有关资料或者瞒报、谎报有关情况的</w:t>
            </w:r>
          </w:p>
        </w:tc>
        <w:tc>
          <w:tcPr>
            <w:tcW w:w="1800" w:type="dxa"/>
            <w:tcBorders>
              <w:top w:val="nil"/>
              <w:left w:val="nil"/>
              <w:bottom w:val="single" w:color="000000" w:sz="4" w:space="0"/>
              <w:right w:val="single" w:color="000000" w:sz="4" w:space="0"/>
            </w:tcBorders>
            <w:tcMar>
              <w:top w:w="0" w:type="dxa"/>
              <w:left w:w="15" w:type="dxa"/>
              <w:bottom w:w="0" w:type="dxa"/>
              <w:right w:w="15" w:type="dxa"/>
            </w:tcMar>
            <w:vAlign w:val="center"/>
          </w:tcPr>
          <w:p w14:paraId="32D0614F">
            <w:pPr>
              <w:autoSpaceDN w:val="0"/>
              <w:adjustRightInd w:val="0"/>
              <w:snapToGrid w:val="0"/>
              <w:spacing w:line="360" w:lineRule="auto"/>
              <w:jc w:val="center"/>
              <w:textAlignment w:val="top"/>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20分/次</w:t>
            </w:r>
          </w:p>
        </w:tc>
      </w:tr>
    </w:tbl>
    <w:p w14:paraId="5D513FDB">
      <w:pPr>
        <w:rPr>
          <w:vanish/>
          <w:color w:val="000000" w:themeColor="text1"/>
          <w14:textFill>
            <w14:solidFill>
              <w14:schemeClr w14:val="tx1"/>
            </w14:solidFill>
          </w14:textFill>
        </w:rPr>
      </w:pPr>
    </w:p>
    <w:p w14:paraId="55769D9C">
      <w:pPr>
        <w:widowControl/>
        <w:adjustRightInd w:val="0"/>
        <w:snapToGrid w:val="0"/>
        <w:spacing w:line="360" w:lineRule="auto"/>
        <w:rPr>
          <w:rFonts w:eastAsia="仿宋_GB2312"/>
          <w:b/>
          <w:bCs/>
          <w:color w:val="000000" w:themeColor="text1"/>
          <w:kern w:val="0"/>
          <w:sz w:val="24"/>
          <w14:textFill>
            <w14:solidFill>
              <w14:schemeClr w14:val="tx1"/>
            </w14:solidFill>
          </w14:textFill>
        </w:rPr>
      </w:pPr>
    </w:p>
    <w:p w14:paraId="30B0CE7C">
      <w:pPr>
        <w:widowControl/>
        <w:adjustRightInd w:val="0"/>
        <w:snapToGrid w:val="0"/>
        <w:spacing w:line="360" w:lineRule="auto"/>
        <w:rPr>
          <w:rFonts w:eastAsia="仿宋_GB2312"/>
          <w:b/>
          <w:bCs/>
          <w:color w:val="000000" w:themeColor="text1"/>
          <w:kern w:val="0"/>
          <w:sz w:val="24"/>
          <w14:textFill>
            <w14:solidFill>
              <w14:schemeClr w14:val="tx1"/>
            </w14:solidFill>
          </w14:textFill>
        </w:rPr>
      </w:pPr>
      <w:r>
        <w:rPr>
          <w:rFonts w:hint="eastAsia" w:eastAsia="仿宋_GB2312"/>
          <w:b/>
          <w:bCs/>
          <w:color w:val="000000" w:themeColor="text1"/>
          <w:kern w:val="0"/>
          <w:sz w:val="24"/>
          <w14:textFill>
            <w14:solidFill>
              <w14:schemeClr w14:val="tx1"/>
            </w14:solidFill>
          </w14:textFill>
        </w:rPr>
        <w:t>备注：企业因行政处罚被扣分，同时又受到其他诚信扣分的，择重进行扣分。</w:t>
      </w:r>
    </w:p>
    <w:p w14:paraId="5AA1EB39">
      <w:pPr>
        <w:widowControl/>
        <w:adjustRightInd w:val="0"/>
        <w:snapToGrid w:val="0"/>
        <w:spacing w:line="360" w:lineRule="auto"/>
        <w:rPr>
          <w:rFonts w:ascii="仿宋_GB2312" w:hAnsi="宋体" w:cs="Times New Roman"/>
          <w:color w:val="000000" w:themeColor="text1"/>
          <w:sz w:val="24"/>
          <w14:textFill>
            <w14:solidFill>
              <w14:schemeClr w14:val="tx1"/>
            </w14:solidFill>
          </w14:textFill>
        </w:rPr>
      </w:pPr>
    </w:p>
    <w:p w14:paraId="6C12CD92">
      <w:pPr>
        <w:widowControl/>
        <w:adjustRightInd w:val="0"/>
        <w:snapToGrid w:val="0"/>
        <w:spacing w:line="360" w:lineRule="auto"/>
        <w:rPr>
          <w:rFonts w:ascii="楷体_GB2312" w:eastAsia="楷体_GB2312"/>
          <w:b/>
          <w:bCs/>
          <w:color w:val="000000" w:themeColor="text1"/>
          <w:kern w:val="0"/>
          <w:sz w:val="32"/>
          <w:szCs w:val="32"/>
          <w14:textFill>
            <w14:solidFill>
              <w14:schemeClr w14:val="tx1"/>
            </w14:solidFill>
          </w14:textFill>
        </w:rPr>
      </w:pPr>
      <w:r>
        <w:rPr>
          <w:rFonts w:hint="eastAsia" w:ascii="仿宋_GB2312" w:eastAsia="仿宋_GB2312"/>
          <w:color w:val="000000" w:themeColor="text1"/>
          <w:sz w:val="32"/>
          <w:szCs w:val="32"/>
          <w14:textFill>
            <w14:solidFill>
              <w14:schemeClr w14:val="tx1"/>
            </w14:solidFill>
          </w14:textFill>
        </w:rPr>
        <w:br w:type="page"/>
      </w:r>
      <w:r>
        <w:rPr>
          <w:rFonts w:hint="eastAsia" w:ascii="楷体_GB2312" w:eastAsia="楷体_GB2312"/>
          <w:b/>
          <w:bCs/>
          <w:color w:val="000000" w:themeColor="text1"/>
          <w:kern w:val="0"/>
          <w:sz w:val="32"/>
          <w:szCs w:val="32"/>
          <w14:textFill>
            <w14:solidFill>
              <w14:schemeClr w14:val="tx1"/>
            </w14:solidFill>
          </w14:textFill>
        </w:rPr>
        <w:t>附件4            船舶经营评分标准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5112"/>
        <w:gridCol w:w="1883"/>
      </w:tblGrid>
      <w:tr w14:paraId="0A84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828" w:type="dxa"/>
            <w:tcBorders>
              <w:top w:val="single" w:color="auto" w:sz="4" w:space="0"/>
              <w:left w:val="single" w:color="auto" w:sz="4" w:space="0"/>
              <w:bottom w:val="single" w:color="auto" w:sz="4" w:space="0"/>
              <w:right w:val="single" w:color="auto" w:sz="4" w:space="0"/>
            </w:tcBorders>
            <w:vAlign w:val="center"/>
          </w:tcPr>
          <w:p w14:paraId="79A55E86">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序号</w:t>
            </w:r>
          </w:p>
        </w:tc>
        <w:tc>
          <w:tcPr>
            <w:tcW w:w="5112" w:type="dxa"/>
            <w:tcBorders>
              <w:top w:val="single" w:color="auto" w:sz="4" w:space="0"/>
              <w:left w:val="single" w:color="auto" w:sz="4" w:space="0"/>
              <w:bottom w:val="single" w:color="auto" w:sz="4" w:space="0"/>
              <w:right w:val="single" w:color="auto" w:sz="4" w:space="0"/>
            </w:tcBorders>
            <w:vAlign w:val="center"/>
          </w:tcPr>
          <w:p w14:paraId="64044E01">
            <w:pPr>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内容</w:t>
            </w:r>
          </w:p>
        </w:tc>
        <w:tc>
          <w:tcPr>
            <w:tcW w:w="1883" w:type="dxa"/>
            <w:tcBorders>
              <w:top w:val="single" w:color="auto" w:sz="4" w:space="0"/>
              <w:left w:val="single" w:color="auto" w:sz="4" w:space="0"/>
              <w:bottom w:val="single" w:color="auto" w:sz="4" w:space="0"/>
              <w:right w:val="single" w:color="auto" w:sz="4" w:space="0"/>
            </w:tcBorders>
            <w:vAlign w:val="center"/>
          </w:tcPr>
          <w:p w14:paraId="3DE6D08D">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扣分</w:t>
            </w:r>
          </w:p>
          <w:p w14:paraId="14A1CAD1">
            <w:pPr>
              <w:widowControl/>
              <w:adjustRightInd w:val="0"/>
              <w:snapToGrid w:val="0"/>
              <w:spacing w:line="360" w:lineRule="auto"/>
              <w:jc w:val="center"/>
              <w:rPr>
                <w:rFonts w:ascii="宋体" w:hAnsi="宋体"/>
                <w:b/>
                <w:bCs/>
                <w:color w:val="000000" w:themeColor="text1"/>
                <w:kern w:val="0"/>
                <w:sz w:val="24"/>
                <w14:textFill>
                  <w14:solidFill>
                    <w14:schemeClr w14:val="tx1"/>
                  </w14:solidFill>
                </w14:textFill>
              </w:rPr>
            </w:pPr>
            <w:r>
              <w:rPr>
                <w:rFonts w:hint="eastAsia" w:ascii="宋体" w:hAnsi="宋体"/>
                <w:b/>
                <w:bCs/>
                <w:color w:val="000000" w:themeColor="text1"/>
                <w:kern w:val="0"/>
                <w:sz w:val="24"/>
                <w14:textFill>
                  <w14:solidFill>
                    <w14:schemeClr w14:val="tx1"/>
                  </w14:solidFill>
                </w14:textFill>
              </w:rPr>
              <w:t>分值</w:t>
            </w:r>
          </w:p>
        </w:tc>
      </w:tr>
      <w:tr w14:paraId="12D1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2341E2D7">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w:t>
            </w:r>
          </w:p>
        </w:tc>
        <w:tc>
          <w:tcPr>
            <w:tcW w:w="5112" w:type="dxa"/>
            <w:tcBorders>
              <w:top w:val="single" w:color="auto" w:sz="4" w:space="0"/>
              <w:left w:val="single" w:color="auto" w:sz="4" w:space="0"/>
              <w:bottom w:val="single" w:color="auto" w:sz="4" w:space="0"/>
              <w:right w:val="single" w:color="auto" w:sz="4" w:space="0"/>
            </w:tcBorders>
            <w:vAlign w:val="center"/>
          </w:tcPr>
          <w:p w14:paraId="565738AC">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船舶在杭州航区受到水上交通管理机构罚款处罚的，按照船舶每罚款数额100元对应1分</w:t>
            </w:r>
          </w:p>
        </w:tc>
        <w:tc>
          <w:tcPr>
            <w:tcW w:w="1883" w:type="dxa"/>
            <w:tcBorders>
              <w:top w:val="single" w:color="auto" w:sz="4" w:space="0"/>
              <w:left w:val="single" w:color="auto" w:sz="4" w:space="0"/>
              <w:bottom w:val="single" w:color="auto" w:sz="4" w:space="0"/>
              <w:right w:val="single" w:color="auto" w:sz="4" w:space="0"/>
            </w:tcBorders>
            <w:vAlign w:val="center"/>
          </w:tcPr>
          <w:p w14:paraId="0444401C">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100元/1分</w:t>
            </w:r>
          </w:p>
          <w:p w14:paraId="58F152F1">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p>
        </w:tc>
      </w:tr>
      <w:tr w14:paraId="2E25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3EF176F7">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w:t>
            </w:r>
          </w:p>
        </w:tc>
        <w:tc>
          <w:tcPr>
            <w:tcW w:w="5112" w:type="dxa"/>
            <w:tcBorders>
              <w:top w:val="single" w:color="auto" w:sz="4" w:space="0"/>
              <w:left w:val="single" w:color="auto" w:sz="4" w:space="0"/>
              <w:bottom w:val="single" w:color="auto" w:sz="4" w:space="0"/>
              <w:right w:val="single" w:color="auto" w:sz="4" w:space="0"/>
            </w:tcBorders>
            <w:vAlign w:val="center"/>
          </w:tcPr>
          <w:p w14:paraId="2FCCE1AA">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未持有效船舶证书擅自航行、作业的</w:t>
            </w:r>
          </w:p>
        </w:tc>
        <w:tc>
          <w:tcPr>
            <w:tcW w:w="1883" w:type="dxa"/>
            <w:tcBorders>
              <w:top w:val="single" w:color="auto" w:sz="4" w:space="0"/>
              <w:left w:val="single" w:color="auto" w:sz="4" w:space="0"/>
              <w:bottom w:val="single" w:color="auto" w:sz="4" w:space="0"/>
              <w:right w:val="single" w:color="auto" w:sz="4" w:space="0"/>
            </w:tcBorders>
            <w:vAlign w:val="center"/>
          </w:tcPr>
          <w:p w14:paraId="37EDEA75">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355B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3595FFBC">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w:t>
            </w:r>
          </w:p>
        </w:tc>
        <w:tc>
          <w:tcPr>
            <w:tcW w:w="5112" w:type="dxa"/>
            <w:tcBorders>
              <w:top w:val="single" w:color="auto" w:sz="4" w:space="0"/>
              <w:left w:val="single" w:color="auto" w:sz="4" w:space="0"/>
              <w:bottom w:val="single" w:color="auto" w:sz="4" w:space="0"/>
              <w:right w:val="single" w:color="auto" w:sz="4" w:space="0"/>
            </w:tcBorders>
            <w:vAlign w:val="center"/>
          </w:tcPr>
          <w:p w14:paraId="1118515D">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船舶在“三防”及交通管制期间，海事部门通过船舶GPS发布警戒线设置后仍擅自违规穿越的</w:t>
            </w:r>
          </w:p>
        </w:tc>
        <w:tc>
          <w:tcPr>
            <w:tcW w:w="1883" w:type="dxa"/>
            <w:tcBorders>
              <w:top w:val="single" w:color="auto" w:sz="4" w:space="0"/>
              <w:left w:val="single" w:color="auto" w:sz="4" w:space="0"/>
              <w:bottom w:val="single" w:color="auto" w:sz="4" w:space="0"/>
              <w:right w:val="single" w:color="auto" w:sz="4" w:space="0"/>
            </w:tcBorders>
            <w:vAlign w:val="center"/>
          </w:tcPr>
          <w:p w14:paraId="3167E8AE">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5986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00DC700A">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4</w:t>
            </w:r>
          </w:p>
        </w:tc>
        <w:tc>
          <w:tcPr>
            <w:tcW w:w="5112" w:type="dxa"/>
            <w:tcBorders>
              <w:top w:val="single" w:color="auto" w:sz="4" w:space="0"/>
              <w:left w:val="single" w:color="auto" w:sz="4" w:space="0"/>
              <w:bottom w:val="single" w:color="auto" w:sz="4" w:space="0"/>
              <w:right w:val="single" w:color="auto" w:sz="4" w:space="0"/>
            </w:tcBorders>
            <w:vAlign w:val="center"/>
          </w:tcPr>
          <w:p w14:paraId="5DAEF282">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未接到过闸调度指令，擅自驶向船闸的</w:t>
            </w:r>
          </w:p>
        </w:tc>
        <w:tc>
          <w:tcPr>
            <w:tcW w:w="1883" w:type="dxa"/>
            <w:tcBorders>
              <w:top w:val="single" w:color="auto" w:sz="4" w:space="0"/>
              <w:left w:val="single" w:color="auto" w:sz="4" w:space="0"/>
              <w:bottom w:val="single" w:color="auto" w:sz="4" w:space="0"/>
              <w:right w:val="single" w:color="auto" w:sz="4" w:space="0"/>
            </w:tcBorders>
            <w:vAlign w:val="center"/>
          </w:tcPr>
          <w:p w14:paraId="507B6FA5">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1628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6971B666">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5</w:t>
            </w:r>
          </w:p>
        </w:tc>
        <w:tc>
          <w:tcPr>
            <w:tcW w:w="5112" w:type="dxa"/>
            <w:tcBorders>
              <w:top w:val="single" w:color="auto" w:sz="4" w:space="0"/>
              <w:left w:val="single" w:color="auto" w:sz="4" w:space="0"/>
              <w:bottom w:val="single" w:color="auto" w:sz="4" w:space="0"/>
              <w:right w:val="single" w:color="auto" w:sz="4" w:space="0"/>
            </w:tcBorders>
            <w:vAlign w:val="center"/>
          </w:tcPr>
          <w:p w14:paraId="22CFC194">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过闸船舶不如实申报船舶信息（包括且不限于船名、船舶类型、最大平面尺度、吃水、货种、实际载货（客）量等相关信息），或未实船排队、报告过闸的，或排队期间擅自装卸货物的</w:t>
            </w:r>
          </w:p>
        </w:tc>
        <w:tc>
          <w:tcPr>
            <w:tcW w:w="1883" w:type="dxa"/>
            <w:tcBorders>
              <w:top w:val="single" w:color="auto" w:sz="4" w:space="0"/>
              <w:left w:val="single" w:color="auto" w:sz="4" w:space="0"/>
              <w:bottom w:val="single" w:color="auto" w:sz="4" w:space="0"/>
              <w:right w:val="single" w:color="auto" w:sz="4" w:space="0"/>
            </w:tcBorders>
            <w:vAlign w:val="center"/>
          </w:tcPr>
          <w:p w14:paraId="46C67D98">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7FA1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32DF7171">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6</w:t>
            </w:r>
          </w:p>
        </w:tc>
        <w:tc>
          <w:tcPr>
            <w:tcW w:w="5112" w:type="dxa"/>
            <w:tcBorders>
              <w:top w:val="single" w:color="auto" w:sz="4" w:space="0"/>
              <w:left w:val="single" w:color="auto" w:sz="4" w:space="0"/>
              <w:bottom w:val="single" w:color="auto" w:sz="4" w:space="0"/>
              <w:right w:val="single" w:color="auto" w:sz="4" w:space="0"/>
            </w:tcBorders>
            <w:vAlign w:val="center"/>
          </w:tcPr>
          <w:p w14:paraId="0574BE26">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锚地应急联动管理期间，不服从海事部门指挥，影响锚地停泊秩序、航道通行安全或船舶过闸的</w:t>
            </w:r>
          </w:p>
        </w:tc>
        <w:tc>
          <w:tcPr>
            <w:tcW w:w="1883" w:type="dxa"/>
            <w:tcBorders>
              <w:top w:val="single" w:color="auto" w:sz="4" w:space="0"/>
              <w:left w:val="single" w:color="auto" w:sz="4" w:space="0"/>
              <w:bottom w:val="single" w:color="auto" w:sz="4" w:space="0"/>
              <w:right w:val="single" w:color="auto" w:sz="4" w:space="0"/>
            </w:tcBorders>
            <w:vAlign w:val="center"/>
          </w:tcPr>
          <w:p w14:paraId="46AB9488">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4B7C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1F16972A">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7</w:t>
            </w:r>
          </w:p>
          <w:p w14:paraId="6F7895BB">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p>
        </w:tc>
        <w:tc>
          <w:tcPr>
            <w:tcW w:w="5112" w:type="dxa"/>
            <w:tcBorders>
              <w:top w:val="single" w:color="auto" w:sz="4" w:space="0"/>
              <w:left w:val="single" w:color="auto" w:sz="4" w:space="0"/>
              <w:bottom w:val="single" w:color="auto" w:sz="4" w:space="0"/>
              <w:right w:val="single" w:color="auto" w:sz="4" w:space="0"/>
            </w:tcBorders>
            <w:vAlign w:val="center"/>
          </w:tcPr>
          <w:p w14:paraId="2F4882C0">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sz w:val="24"/>
                <w14:textFill>
                  <w14:solidFill>
                    <w14:schemeClr w14:val="tx1"/>
                  </w14:solidFill>
                </w14:textFill>
              </w:rPr>
              <w:t>在引航道内，未经调度擅自进闸，不服从调度指挥，抢档超越，影响船闸正常运行的</w:t>
            </w:r>
          </w:p>
        </w:tc>
        <w:tc>
          <w:tcPr>
            <w:tcW w:w="1883" w:type="dxa"/>
            <w:tcBorders>
              <w:top w:val="single" w:color="auto" w:sz="4" w:space="0"/>
              <w:left w:val="single" w:color="auto" w:sz="4" w:space="0"/>
              <w:bottom w:val="single" w:color="auto" w:sz="4" w:space="0"/>
              <w:right w:val="single" w:color="auto" w:sz="4" w:space="0"/>
            </w:tcBorders>
            <w:vAlign w:val="center"/>
          </w:tcPr>
          <w:p w14:paraId="40CA6689">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3067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081A3A39">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8</w:t>
            </w:r>
          </w:p>
        </w:tc>
        <w:tc>
          <w:tcPr>
            <w:tcW w:w="5112" w:type="dxa"/>
            <w:tcBorders>
              <w:top w:val="single" w:color="auto" w:sz="4" w:space="0"/>
              <w:left w:val="single" w:color="auto" w:sz="4" w:space="0"/>
              <w:bottom w:val="single" w:color="auto" w:sz="4" w:space="0"/>
              <w:right w:val="single" w:color="auto" w:sz="4" w:space="0"/>
            </w:tcBorders>
            <w:vAlign w:val="center"/>
          </w:tcPr>
          <w:p w14:paraId="14226203">
            <w:pPr>
              <w:adjustRightInd w:val="0"/>
              <w:snapToGrid w:val="0"/>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载运危险货物的船舶申报内容与实际情况不符的</w:t>
            </w:r>
          </w:p>
        </w:tc>
        <w:tc>
          <w:tcPr>
            <w:tcW w:w="1883" w:type="dxa"/>
            <w:tcBorders>
              <w:top w:val="single" w:color="auto" w:sz="4" w:space="0"/>
              <w:left w:val="single" w:color="auto" w:sz="4" w:space="0"/>
              <w:bottom w:val="single" w:color="auto" w:sz="4" w:space="0"/>
              <w:right w:val="single" w:color="auto" w:sz="4" w:space="0"/>
            </w:tcBorders>
            <w:vAlign w:val="center"/>
          </w:tcPr>
          <w:p w14:paraId="5EAD5FDF">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186A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0000638A">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9</w:t>
            </w:r>
          </w:p>
        </w:tc>
        <w:tc>
          <w:tcPr>
            <w:tcW w:w="5112" w:type="dxa"/>
            <w:tcBorders>
              <w:top w:val="single" w:color="auto" w:sz="4" w:space="0"/>
              <w:left w:val="single" w:color="auto" w:sz="4" w:space="0"/>
              <w:bottom w:val="single" w:color="auto" w:sz="4" w:space="0"/>
              <w:right w:val="single" w:color="auto" w:sz="4" w:space="0"/>
            </w:tcBorders>
            <w:vAlign w:val="center"/>
          </w:tcPr>
          <w:p w14:paraId="6FFCFC4A">
            <w:pPr>
              <w:adjustRightInd w:val="0"/>
              <w:snapToGrid w:val="0"/>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载运危险货物的船舶未按规定办理申报手续的</w:t>
            </w:r>
          </w:p>
        </w:tc>
        <w:tc>
          <w:tcPr>
            <w:tcW w:w="1883" w:type="dxa"/>
            <w:tcBorders>
              <w:top w:val="single" w:color="auto" w:sz="4" w:space="0"/>
              <w:left w:val="single" w:color="auto" w:sz="4" w:space="0"/>
              <w:bottom w:val="single" w:color="auto" w:sz="4" w:space="0"/>
              <w:right w:val="single" w:color="auto" w:sz="4" w:space="0"/>
            </w:tcBorders>
            <w:vAlign w:val="center"/>
          </w:tcPr>
          <w:p w14:paraId="2322DD06">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6862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tcBorders>
              <w:top w:val="single" w:color="auto" w:sz="4" w:space="0"/>
              <w:left w:val="single" w:color="auto" w:sz="4" w:space="0"/>
              <w:bottom w:val="single" w:color="auto" w:sz="4" w:space="0"/>
              <w:right w:val="single" w:color="auto" w:sz="4" w:space="0"/>
            </w:tcBorders>
            <w:vAlign w:val="center"/>
          </w:tcPr>
          <w:p w14:paraId="1B4AD083">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w:t>
            </w:r>
          </w:p>
        </w:tc>
        <w:tc>
          <w:tcPr>
            <w:tcW w:w="5112" w:type="dxa"/>
            <w:tcBorders>
              <w:top w:val="single" w:color="auto" w:sz="4" w:space="0"/>
              <w:left w:val="single" w:color="auto" w:sz="4" w:space="0"/>
              <w:bottom w:val="single" w:color="auto" w:sz="4" w:space="0"/>
              <w:right w:val="single" w:color="auto" w:sz="4" w:space="0"/>
            </w:tcBorders>
            <w:vAlign w:val="center"/>
          </w:tcPr>
          <w:p w14:paraId="6BA7D78C">
            <w:pPr>
              <w:adjustRightInd w:val="0"/>
              <w:snapToGrid w:val="0"/>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危害航道设施安全的</w:t>
            </w:r>
          </w:p>
        </w:tc>
        <w:tc>
          <w:tcPr>
            <w:tcW w:w="1883" w:type="dxa"/>
            <w:tcBorders>
              <w:top w:val="single" w:color="auto" w:sz="4" w:space="0"/>
              <w:left w:val="single" w:color="auto" w:sz="4" w:space="0"/>
              <w:bottom w:val="single" w:color="auto" w:sz="4" w:space="0"/>
              <w:right w:val="single" w:color="auto" w:sz="4" w:space="0"/>
            </w:tcBorders>
            <w:vAlign w:val="center"/>
          </w:tcPr>
          <w:p w14:paraId="4B5A0E01">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7D18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28" w:type="dxa"/>
            <w:tcBorders>
              <w:top w:val="single" w:color="auto" w:sz="4" w:space="0"/>
              <w:left w:val="single" w:color="auto" w:sz="4" w:space="0"/>
              <w:bottom w:val="single" w:color="auto" w:sz="4" w:space="0"/>
              <w:right w:val="single" w:color="auto" w:sz="4" w:space="0"/>
            </w:tcBorders>
            <w:vAlign w:val="center"/>
          </w:tcPr>
          <w:p w14:paraId="41A45887">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11</w:t>
            </w:r>
          </w:p>
        </w:tc>
        <w:tc>
          <w:tcPr>
            <w:tcW w:w="5112" w:type="dxa"/>
            <w:tcBorders>
              <w:top w:val="single" w:color="auto" w:sz="4" w:space="0"/>
              <w:left w:val="single" w:color="auto" w:sz="4" w:space="0"/>
              <w:bottom w:val="single" w:color="auto" w:sz="4" w:space="0"/>
              <w:right w:val="single" w:color="auto" w:sz="4" w:space="0"/>
            </w:tcBorders>
            <w:vAlign w:val="center"/>
          </w:tcPr>
          <w:p w14:paraId="4B786867">
            <w:pPr>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不服从海事部门指挥，或不配合海事部门调查取证的</w:t>
            </w:r>
          </w:p>
        </w:tc>
        <w:tc>
          <w:tcPr>
            <w:tcW w:w="1883" w:type="dxa"/>
            <w:tcBorders>
              <w:top w:val="single" w:color="auto" w:sz="4" w:space="0"/>
              <w:left w:val="single" w:color="auto" w:sz="4" w:space="0"/>
              <w:bottom w:val="single" w:color="auto" w:sz="4" w:space="0"/>
              <w:right w:val="single" w:color="auto" w:sz="4" w:space="0"/>
            </w:tcBorders>
            <w:vAlign w:val="center"/>
          </w:tcPr>
          <w:p w14:paraId="593C25C1">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71E9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828" w:type="dxa"/>
            <w:tcBorders>
              <w:top w:val="single" w:color="auto" w:sz="4" w:space="0"/>
              <w:left w:val="single" w:color="auto" w:sz="4" w:space="0"/>
              <w:bottom w:val="single" w:color="auto" w:sz="4" w:space="0"/>
              <w:right w:val="single" w:color="auto" w:sz="4" w:space="0"/>
            </w:tcBorders>
            <w:vAlign w:val="center"/>
          </w:tcPr>
          <w:p w14:paraId="7F3E8168">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12</w:t>
            </w:r>
          </w:p>
        </w:tc>
        <w:tc>
          <w:tcPr>
            <w:tcW w:w="5112" w:type="dxa"/>
            <w:tcBorders>
              <w:top w:val="single" w:color="auto" w:sz="4" w:space="0"/>
              <w:left w:val="single" w:color="auto" w:sz="4" w:space="0"/>
              <w:bottom w:val="single" w:color="auto" w:sz="4" w:space="0"/>
              <w:right w:val="single" w:color="auto" w:sz="4" w:space="0"/>
            </w:tcBorders>
            <w:vAlign w:val="center"/>
          </w:tcPr>
          <w:p w14:paraId="73F367A6">
            <w:pPr>
              <w:widowControl/>
              <w:adjustRightInd w:val="0"/>
              <w:snapToGrid w:val="0"/>
              <w:spacing w:line="360" w:lineRule="auto"/>
              <w:jc w:val="left"/>
              <w:rPr>
                <w:rFonts w:ascii="宋体" w:hAnsi="宋体"/>
                <w:b/>
                <w:bCs/>
                <w:color w:val="000000" w:themeColor="text1"/>
                <w:kern w:val="0"/>
                <w:sz w:val="24"/>
                <w14:textFill>
                  <w14:solidFill>
                    <w14:schemeClr w14:val="tx1"/>
                  </w14:solidFill>
                </w14:textFill>
              </w:rPr>
            </w:pPr>
            <w:r>
              <w:rPr>
                <w:rFonts w:hint="eastAsia" w:ascii="宋体" w:hAnsi="宋体"/>
                <w:color w:val="000000" w:themeColor="text1"/>
                <w:sz w:val="24"/>
                <w14:textFill>
                  <w14:solidFill>
                    <w14:schemeClr w14:val="tx1"/>
                  </w14:solidFill>
                </w14:textFill>
              </w:rPr>
              <w:t>未经海事部门同意，大潮汛期间船舶乘潮上行穿越桥梁的</w:t>
            </w:r>
          </w:p>
        </w:tc>
        <w:tc>
          <w:tcPr>
            <w:tcW w:w="1883" w:type="dxa"/>
            <w:tcBorders>
              <w:top w:val="single" w:color="auto" w:sz="4" w:space="0"/>
              <w:left w:val="single" w:color="auto" w:sz="4" w:space="0"/>
              <w:bottom w:val="single" w:color="auto" w:sz="4" w:space="0"/>
              <w:right w:val="single" w:color="auto" w:sz="4" w:space="0"/>
            </w:tcBorders>
            <w:vAlign w:val="center"/>
          </w:tcPr>
          <w:p w14:paraId="75EDCD3B">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0980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8" w:type="dxa"/>
            <w:tcBorders>
              <w:top w:val="single" w:color="auto" w:sz="4" w:space="0"/>
              <w:left w:val="single" w:color="auto" w:sz="4" w:space="0"/>
              <w:bottom w:val="single" w:color="auto" w:sz="4" w:space="0"/>
              <w:right w:val="single" w:color="auto" w:sz="4" w:space="0"/>
            </w:tcBorders>
            <w:vAlign w:val="center"/>
          </w:tcPr>
          <w:p w14:paraId="72956BE9">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13</w:t>
            </w:r>
          </w:p>
        </w:tc>
        <w:tc>
          <w:tcPr>
            <w:tcW w:w="5112" w:type="dxa"/>
            <w:tcBorders>
              <w:top w:val="single" w:color="auto" w:sz="4" w:space="0"/>
              <w:left w:val="single" w:color="auto" w:sz="4" w:space="0"/>
              <w:bottom w:val="single" w:color="auto" w:sz="4" w:space="0"/>
              <w:right w:val="single" w:color="auto" w:sz="4" w:space="0"/>
            </w:tcBorders>
            <w:vAlign w:val="center"/>
          </w:tcPr>
          <w:p w14:paraId="155A203A">
            <w:pPr>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装、卸货物不按规定报港或报港确认的</w:t>
            </w:r>
          </w:p>
        </w:tc>
        <w:tc>
          <w:tcPr>
            <w:tcW w:w="1883" w:type="dxa"/>
            <w:tcBorders>
              <w:top w:val="single" w:color="auto" w:sz="4" w:space="0"/>
              <w:left w:val="single" w:color="auto" w:sz="4" w:space="0"/>
              <w:bottom w:val="single" w:color="auto" w:sz="4" w:space="0"/>
              <w:right w:val="single" w:color="auto" w:sz="4" w:space="0"/>
            </w:tcBorders>
            <w:vAlign w:val="center"/>
          </w:tcPr>
          <w:p w14:paraId="73B78564">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07F1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28" w:type="dxa"/>
            <w:tcBorders>
              <w:top w:val="single" w:color="auto" w:sz="4" w:space="0"/>
              <w:left w:val="single" w:color="auto" w:sz="4" w:space="0"/>
              <w:bottom w:val="single" w:color="auto" w:sz="4" w:space="0"/>
              <w:right w:val="single" w:color="auto" w:sz="4" w:space="0"/>
            </w:tcBorders>
            <w:vAlign w:val="center"/>
          </w:tcPr>
          <w:p w14:paraId="51EFE27D">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14</w:t>
            </w:r>
          </w:p>
        </w:tc>
        <w:tc>
          <w:tcPr>
            <w:tcW w:w="5112" w:type="dxa"/>
            <w:tcBorders>
              <w:top w:val="single" w:color="auto" w:sz="4" w:space="0"/>
              <w:left w:val="single" w:color="auto" w:sz="4" w:space="0"/>
              <w:bottom w:val="single" w:color="auto" w:sz="4" w:space="0"/>
              <w:right w:val="single" w:color="auto" w:sz="4" w:space="0"/>
            </w:tcBorders>
            <w:vAlign w:val="center"/>
          </w:tcPr>
          <w:p w14:paraId="4485146D">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船舶在疏港、堵航、事故处理现场或应急抢险期间，不配合现场执法人员管理的</w:t>
            </w:r>
          </w:p>
        </w:tc>
        <w:tc>
          <w:tcPr>
            <w:tcW w:w="1883" w:type="dxa"/>
            <w:tcBorders>
              <w:top w:val="single" w:color="auto" w:sz="4" w:space="0"/>
              <w:left w:val="single" w:color="auto" w:sz="4" w:space="0"/>
              <w:bottom w:val="single" w:color="auto" w:sz="4" w:space="0"/>
              <w:right w:val="single" w:color="auto" w:sz="4" w:space="0"/>
            </w:tcBorders>
            <w:vAlign w:val="center"/>
          </w:tcPr>
          <w:p w14:paraId="3EFC3111">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1FAA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28" w:type="dxa"/>
            <w:tcBorders>
              <w:top w:val="single" w:color="auto" w:sz="4" w:space="0"/>
              <w:left w:val="single" w:color="auto" w:sz="4" w:space="0"/>
              <w:bottom w:val="single" w:color="auto" w:sz="4" w:space="0"/>
              <w:right w:val="single" w:color="auto" w:sz="4" w:space="0"/>
            </w:tcBorders>
            <w:vAlign w:val="center"/>
          </w:tcPr>
          <w:p w14:paraId="7B3846B6">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15</w:t>
            </w:r>
          </w:p>
        </w:tc>
        <w:tc>
          <w:tcPr>
            <w:tcW w:w="5112" w:type="dxa"/>
            <w:tcBorders>
              <w:top w:val="single" w:color="auto" w:sz="4" w:space="0"/>
              <w:left w:val="single" w:color="auto" w:sz="4" w:space="0"/>
              <w:bottom w:val="single" w:color="auto" w:sz="4" w:space="0"/>
              <w:right w:val="single" w:color="auto" w:sz="4" w:space="0"/>
            </w:tcBorders>
            <w:vAlign w:val="center"/>
          </w:tcPr>
          <w:p w14:paraId="0DC3200E">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不按规定停泊、作业或未在指定锚泊区停泊的</w:t>
            </w:r>
          </w:p>
        </w:tc>
        <w:tc>
          <w:tcPr>
            <w:tcW w:w="1883" w:type="dxa"/>
            <w:tcBorders>
              <w:top w:val="single" w:color="auto" w:sz="4" w:space="0"/>
              <w:left w:val="single" w:color="auto" w:sz="4" w:space="0"/>
              <w:bottom w:val="single" w:color="auto" w:sz="4" w:space="0"/>
              <w:right w:val="single" w:color="auto" w:sz="4" w:space="0"/>
            </w:tcBorders>
            <w:vAlign w:val="center"/>
          </w:tcPr>
          <w:p w14:paraId="45A37B10">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00E6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28" w:type="dxa"/>
            <w:tcBorders>
              <w:top w:val="single" w:color="auto" w:sz="4" w:space="0"/>
              <w:left w:val="single" w:color="auto" w:sz="4" w:space="0"/>
              <w:bottom w:val="single" w:color="auto" w:sz="4" w:space="0"/>
              <w:right w:val="single" w:color="auto" w:sz="4" w:space="0"/>
            </w:tcBorders>
            <w:vAlign w:val="center"/>
          </w:tcPr>
          <w:p w14:paraId="4F63A3A6">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16</w:t>
            </w:r>
          </w:p>
        </w:tc>
        <w:tc>
          <w:tcPr>
            <w:tcW w:w="5112" w:type="dxa"/>
            <w:tcBorders>
              <w:top w:val="single" w:color="auto" w:sz="4" w:space="0"/>
              <w:left w:val="single" w:color="auto" w:sz="4" w:space="0"/>
              <w:bottom w:val="single" w:color="auto" w:sz="4" w:space="0"/>
              <w:right w:val="single" w:color="auto" w:sz="4" w:space="0"/>
            </w:tcBorders>
            <w:vAlign w:val="center"/>
          </w:tcPr>
          <w:p w14:paraId="118396CA">
            <w:pPr>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危险品船舶使用非防爆用品，存在安全隐患的</w:t>
            </w:r>
          </w:p>
        </w:tc>
        <w:tc>
          <w:tcPr>
            <w:tcW w:w="1883" w:type="dxa"/>
            <w:tcBorders>
              <w:top w:val="single" w:color="auto" w:sz="4" w:space="0"/>
              <w:left w:val="single" w:color="auto" w:sz="4" w:space="0"/>
              <w:bottom w:val="single" w:color="auto" w:sz="4" w:space="0"/>
              <w:right w:val="single" w:color="auto" w:sz="4" w:space="0"/>
            </w:tcBorders>
            <w:vAlign w:val="center"/>
          </w:tcPr>
          <w:p w14:paraId="4BEFB03A">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7F04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8" w:type="dxa"/>
            <w:tcBorders>
              <w:top w:val="single" w:color="auto" w:sz="4" w:space="0"/>
              <w:left w:val="single" w:color="auto" w:sz="4" w:space="0"/>
              <w:bottom w:val="single" w:color="auto" w:sz="4" w:space="0"/>
              <w:right w:val="single" w:color="auto" w:sz="4" w:space="0"/>
            </w:tcBorders>
            <w:vAlign w:val="center"/>
          </w:tcPr>
          <w:p w14:paraId="100052E0">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17</w:t>
            </w:r>
          </w:p>
        </w:tc>
        <w:tc>
          <w:tcPr>
            <w:tcW w:w="5112" w:type="dxa"/>
            <w:tcBorders>
              <w:top w:val="single" w:color="auto" w:sz="4" w:space="0"/>
              <w:left w:val="single" w:color="auto" w:sz="4" w:space="0"/>
              <w:bottom w:val="single" w:color="auto" w:sz="4" w:space="0"/>
              <w:right w:val="single" w:color="auto" w:sz="4" w:space="0"/>
            </w:tcBorders>
            <w:vAlign w:val="center"/>
          </w:tcPr>
          <w:p w14:paraId="14A5AB75">
            <w:pPr>
              <w:adjustRightInd w:val="0"/>
              <w:snapToGrid w:val="0"/>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船舶不配合事故善后处理的</w:t>
            </w:r>
          </w:p>
        </w:tc>
        <w:tc>
          <w:tcPr>
            <w:tcW w:w="1883" w:type="dxa"/>
            <w:tcBorders>
              <w:top w:val="single" w:color="auto" w:sz="4" w:space="0"/>
              <w:left w:val="single" w:color="auto" w:sz="4" w:space="0"/>
              <w:bottom w:val="single" w:color="auto" w:sz="4" w:space="0"/>
              <w:right w:val="single" w:color="auto" w:sz="4" w:space="0"/>
            </w:tcBorders>
            <w:vAlign w:val="center"/>
          </w:tcPr>
          <w:p w14:paraId="69FF880E">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6A1D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28" w:type="dxa"/>
            <w:tcBorders>
              <w:top w:val="single" w:color="auto" w:sz="4" w:space="0"/>
              <w:left w:val="single" w:color="auto" w:sz="4" w:space="0"/>
              <w:bottom w:val="single" w:color="auto" w:sz="4" w:space="0"/>
              <w:right w:val="single" w:color="auto" w:sz="4" w:space="0"/>
            </w:tcBorders>
            <w:vAlign w:val="center"/>
          </w:tcPr>
          <w:p w14:paraId="22E504DB">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18</w:t>
            </w:r>
          </w:p>
        </w:tc>
        <w:tc>
          <w:tcPr>
            <w:tcW w:w="5112" w:type="dxa"/>
            <w:tcBorders>
              <w:top w:val="single" w:color="auto" w:sz="4" w:space="0"/>
              <w:left w:val="single" w:color="auto" w:sz="4" w:space="0"/>
              <w:bottom w:val="single" w:color="auto" w:sz="4" w:space="0"/>
              <w:right w:val="single" w:color="auto" w:sz="4" w:space="0"/>
            </w:tcBorders>
            <w:vAlign w:val="center"/>
          </w:tcPr>
          <w:p w14:paraId="7C3A6AC1">
            <w:pPr>
              <w:adjustRightInd w:val="0"/>
              <w:snapToGrid w:val="0"/>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在通航建筑物及其引航道和船舶调度区内从事货物装卸、水上加油、船舶维修、捕鱼等,影响通航建筑物正常运行的</w:t>
            </w:r>
          </w:p>
        </w:tc>
        <w:tc>
          <w:tcPr>
            <w:tcW w:w="1883" w:type="dxa"/>
            <w:tcBorders>
              <w:top w:val="single" w:color="auto" w:sz="4" w:space="0"/>
              <w:left w:val="single" w:color="auto" w:sz="4" w:space="0"/>
              <w:bottom w:val="single" w:color="auto" w:sz="4" w:space="0"/>
              <w:right w:val="single" w:color="auto" w:sz="4" w:space="0"/>
            </w:tcBorders>
            <w:vAlign w:val="center"/>
          </w:tcPr>
          <w:p w14:paraId="347A1DBE">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r w14:paraId="2338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28" w:type="dxa"/>
            <w:tcBorders>
              <w:top w:val="single" w:color="auto" w:sz="4" w:space="0"/>
              <w:left w:val="single" w:color="auto" w:sz="4" w:space="0"/>
              <w:bottom w:val="single" w:color="auto" w:sz="4" w:space="0"/>
              <w:right w:val="single" w:color="auto" w:sz="4" w:space="0"/>
            </w:tcBorders>
            <w:vAlign w:val="center"/>
          </w:tcPr>
          <w:p w14:paraId="071B92A1">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29</w:t>
            </w:r>
          </w:p>
        </w:tc>
        <w:tc>
          <w:tcPr>
            <w:tcW w:w="5112" w:type="dxa"/>
            <w:tcBorders>
              <w:top w:val="single" w:color="auto" w:sz="4" w:space="0"/>
              <w:left w:val="single" w:color="auto" w:sz="4" w:space="0"/>
              <w:bottom w:val="single" w:color="auto" w:sz="4" w:space="0"/>
              <w:right w:val="single" w:color="auto" w:sz="4" w:space="0"/>
            </w:tcBorders>
            <w:vAlign w:val="center"/>
          </w:tcPr>
          <w:p w14:paraId="7A421C2E">
            <w:pPr>
              <w:adjustRightInd w:val="0"/>
              <w:snapToGrid w:val="0"/>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未按规定设置统一格式的垃圾告示牌的</w:t>
            </w:r>
          </w:p>
        </w:tc>
        <w:tc>
          <w:tcPr>
            <w:tcW w:w="1883" w:type="dxa"/>
            <w:tcBorders>
              <w:top w:val="single" w:color="auto" w:sz="4" w:space="0"/>
              <w:left w:val="single" w:color="auto" w:sz="4" w:space="0"/>
              <w:bottom w:val="single" w:color="auto" w:sz="4" w:space="0"/>
              <w:right w:val="single" w:color="auto" w:sz="4" w:space="0"/>
            </w:tcBorders>
            <w:vAlign w:val="center"/>
          </w:tcPr>
          <w:p w14:paraId="22F2EC85">
            <w:pPr>
              <w:adjustRightInd w:val="0"/>
              <w:snapToGrid w:val="0"/>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10分/次</w:t>
            </w:r>
          </w:p>
        </w:tc>
      </w:tr>
      <w:tr w14:paraId="636F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28" w:type="dxa"/>
            <w:tcBorders>
              <w:top w:val="single" w:color="auto" w:sz="4" w:space="0"/>
              <w:left w:val="single" w:color="auto" w:sz="4" w:space="0"/>
              <w:bottom w:val="single" w:color="auto" w:sz="4" w:space="0"/>
              <w:right w:val="single" w:color="auto" w:sz="4" w:space="0"/>
            </w:tcBorders>
            <w:vAlign w:val="center"/>
          </w:tcPr>
          <w:p w14:paraId="32D724D5">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w:t>
            </w:r>
          </w:p>
        </w:tc>
        <w:tc>
          <w:tcPr>
            <w:tcW w:w="5112" w:type="dxa"/>
            <w:tcBorders>
              <w:top w:val="single" w:color="auto" w:sz="4" w:space="0"/>
              <w:left w:val="single" w:color="auto" w:sz="4" w:space="0"/>
              <w:bottom w:val="single" w:color="auto" w:sz="4" w:space="0"/>
              <w:right w:val="single" w:color="auto" w:sz="4" w:space="0"/>
            </w:tcBorders>
            <w:vAlign w:val="center"/>
          </w:tcPr>
          <w:p w14:paraId="76E90824">
            <w:pPr>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客运、旅游船舶未建立垃圾管理制度的</w:t>
            </w:r>
          </w:p>
        </w:tc>
        <w:tc>
          <w:tcPr>
            <w:tcW w:w="1883" w:type="dxa"/>
            <w:tcBorders>
              <w:top w:val="single" w:color="auto" w:sz="4" w:space="0"/>
              <w:left w:val="single" w:color="auto" w:sz="4" w:space="0"/>
              <w:bottom w:val="single" w:color="auto" w:sz="4" w:space="0"/>
              <w:right w:val="single" w:color="auto" w:sz="4" w:space="0"/>
            </w:tcBorders>
            <w:vAlign w:val="center"/>
          </w:tcPr>
          <w:p w14:paraId="5EEA0926">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10分/次</w:t>
            </w:r>
          </w:p>
        </w:tc>
      </w:tr>
      <w:tr w14:paraId="5CCC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28" w:type="dxa"/>
            <w:tcBorders>
              <w:top w:val="single" w:color="auto" w:sz="4" w:space="0"/>
              <w:left w:val="single" w:color="auto" w:sz="4" w:space="0"/>
              <w:bottom w:val="single" w:color="auto" w:sz="4" w:space="0"/>
              <w:right w:val="single" w:color="auto" w:sz="4" w:space="0"/>
            </w:tcBorders>
            <w:vAlign w:val="center"/>
          </w:tcPr>
          <w:p w14:paraId="78446515">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21</w:t>
            </w:r>
          </w:p>
        </w:tc>
        <w:tc>
          <w:tcPr>
            <w:tcW w:w="5112" w:type="dxa"/>
            <w:tcBorders>
              <w:top w:val="single" w:color="auto" w:sz="4" w:space="0"/>
              <w:left w:val="single" w:color="auto" w:sz="4" w:space="0"/>
              <w:bottom w:val="single" w:color="auto" w:sz="4" w:space="0"/>
              <w:right w:val="single" w:color="auto" w:sz="4" w:space="0"/>
            </w:tcBorders>
            <w:vAlign w:val="center"/>
          </w:tcPr>
          <w:p w14:paraId="2B25B03C">
            <w:pPr>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客运、旅游船舶未配备专（兼）职环保监督管理员的</w:t>
            </w:r>
          </w:p>
        </w:tc>
        <w:tc>
          <w:tcPr>
            <w:tcW w:w="1883" w:type="dxa"/>
            <w:tcBorders>
              <w:top w:val="single" w:color="auto" w:sz="4" w:space="0"/>
              <w:left w:val="single" w:color="auto" w:sz="4" w:space="0"/>
              <w:bottom w:val="single" w:color="auto" w:sz="4" w:space="0"/>
              <w:right w:val="single" w:color="auto" w:sz="4" w:space="0"/>
            </w:tcBorders>
            <w:vAlign w:val="center"/>
          </w:tcPr>
          <w:p w14:paraId="104B581F">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10分/次</w:t>
            </w:r>
          </w:p>
        </w:tc>
      </w:tr>
      <w:tr w14:paraId="3549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vAlign w:val="center"/>
          </w:tcPr>
          <w:p w14:paraId="564590DC">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22</w:t>
            </w:r>
          </w:p>
        </w:tc>
        <w:tc>
          <w:tcPr>
            <w:tcW w:w="5112" w:type="dxa"/>
            <w:tcBorders>
              <w:top w:val="single" w:color="auto" w:sz="4" w:space="0"/>
              <w:left w:val="single" w:color="auto" w:sz="4" w:space="0"/>
              <w:bottom w:val="single" w:color="auto" w:sz="4" w:space="0"/>
              <w:right w:val="single" w:color="auto" w:sz="4" w:space="0"/>
            </w:tcBorders>
            <w:vAlign w:val="center"/>
          </w:tcPr>
          <w:p w14:paraId="7E476324">
            <w:pPr>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船舶航行、停泊、作业时未按规定使用或擅自关闭卫星导航定位通讯系统（船舶GPS、AIS、</w:t>
            </w:r>
            <w:r>
              <w:rPr>
                <w:rFonts w:hint="eastAsia" w:ascii="仿宋" w:hAnsi="仿宋" w:eastAsia="仿宋"/>
                <w:color w:val="000000" w:themeColor="text1"/>
                <w:kern w:val="0"/>
                <w:sz w:val="28"/>
                <w:szCs w:val="28"/>
                <w14:textFill>
                  <w14:solidFill>
                    <w14:schemeClr w14:val="tx1"/>
                  </w14:solidFill>
                </w14:textFill>
              </w:rPr>
              <w:t>VHF</w:t>
            </w:r>
            <w:r>
              <w:rPr>
                <w:rFonts w:hint="eastAsia" w:ascii="宋体" w:hAnsi="宋体"/>
                <w:color w:val="000000" w:themeColor="text1"/>
                <w:kern w:val="0"/>
                <w:sz w:val="24"/>
                <w14:textFill>
                  <w14:solidFill>
                    <w14:schemeClr w14:val="tx1"/>
                  </w14:solidFill>
                </w14:textFill>
              </w:rPr>
              <w:t>等终端）的</w:t>
            </w:r>
          </w:p>
        </w:tc>
        <w:tc>
          <w:tcPr>
            <w:tcW w:w="1883" w:type="dxa"/>
            <w:tcBorders>
              <w:top w:val="single" w:color="auto" w:sz="4" w:space="0"/>
              <w:left w:val="single" w:color="auto" w:sz="4" w:space="0"/>
              <w:bottom w:val="single" w:color="auto" w:sz="4" w:space="0"/>
              <w:right w:val="single" w:color="auto" w:sz="4" w:space="0"/>
            </w:tcBorders>
            <w:vAlign w:val="center"/>
          </w:tcPr>
          <w:p w14:paraId="3120C8E1">
            <w:pPr>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10分/次</w:t>
            </w:r>
          </w:p>
        </w:tc>
      </w:tr>
      <w:tr w14:paraId="7F00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vAlign w:val="center"/>
          </w:tcPr>
          <w:p w14:paraId="1538597A">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23</w:t>
            </w:r>
          </w:p>
        </w:tc>
        <w:tc>
          <w:tcPr>
            <w:tcW w:w="5112" w:type="dxa"/>
            <w:tcBorders>
              <w:top w:val="single" w:color="auto" w:sz="4" w:space="0"/>
              <w:left w:val="single" w:color="auto" w:sz="4" w:space="0"/>
              <w:bottom w:val="single" w:color="auto" w:sz="4" w:space="0"/>
              <w:right w:val="single" w:color="auto" w:sz="4" w:space="0"/>
            </w:tcBorders>
            <w:vAlign w:val="center"/>
          </w:tcPr>
          <w:p w14:paraId="3945EC85">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擅自改变报港装/卸货港区或货种的，但未影响过闸秩序的</w:t>
            </w:r>
          </w:p>
        </w:tc>
        <w:tc>
          <w:tcPr>
            <w:tcW w:w="1883" w:type="dxa"/>
            <w:tcBorders>
              <w:top w:val="single" w:color="auto" w:sz="4" w:space="0"/>
              <w:left w:val="single" w:color="auto" w:sz="4" w:space="0"/>
              <w:bottom w:val="single" w:color="auto" w:sz="4" w:space="0"/>
              <w:right w:val="single" w:color="auto" w:sz="4" w:space="0"/>
            </w:tcBorders>
            <w:vAlign w:val="center"/>
          </w:tcPr>
          <w:p w14:paraId="3E60502A">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10分/次</w:t>
            </w:r>
          </w:p>
        </w:tc>
      </w:tr>
      <w:tr w14:paraId="5940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vAlign w:val="center"/>
          </w:tcPr>
          <w:p w14:paraId="5803D814">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24</w:t>
            </w:r>
          </w:p>
        </w:tc>
        <w:tc>
          <w:tcPr>
            <w:tcW w:w="5112" w:type="dxa"/>
            <w:tcBorders>
              <w:top w:val="single" w:color="auto" w:sz="4" w:space="0"/>
              <w:left w:val="single" w:color="auto" w:sz="4" w:space="0"/>
              <w:bottom w:val="single" w:color="auto" w:sz="4" w:space="0"/>
              <w:right w:val="single" w:color="auto" w:sz="4" w:space="0"/>
            </w:tcBorders>
            <w:vAlign w:val="center"/>
          </w:tcPr>
          <w:p w14:paraId="4087CD9F">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船舶及在船工作人员有违法行为未处理，无正当理由并超过三个月（时限）的</w:t>
            </w:r>
          </w:p>
        </w:tc>
        <w:tc>
          <w:tcPr>
            <w:tcW w:w="1883" w:type="dxa"/>
            <w:tcBorders>
              <w:top w:val="single" w:color="auto" w:sz="4" w:space="0"/>
              <w:left w:val="single" w:color="auto" w:sz="4" w:space="0"/>
              <w:bottom w:val="single" w:color="auto" w:sz="4" w:space="0"/>
              <w:right w:val="single" w:color="auto" w:sz="4" w:space="0"/>
            </w:tcBorders>
            <w:vAlign w:val="center"/>
          </w:tcPr>
          <w:p w14:paraId="1EE06BCF">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35分/次</w:t>
            </w:r>
          </w:p>
        </w:tc>
      </w:tr>
      <w:tr w14:paraId="5A77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28" w:type="dxa"/>
            <w:tcBorders>
              <w:top w:val="single" w:color="auto" w:sz="4" w:space="0"/>
              <w:left w:val="single" w:color="auto" w:sz="4" w:space="0"/>
              <w:bottom w:val="single" w:color="auto" w:sz="4" w:space="0"/>
              <w:right w:val="single" w:color="auto" w:sz="4" w:space="0"/>
            </w:tcBorders>
            <w:vAlign w:val="center"/>
          </w:tcPr>
          <w:p w14:paraId="11CB11AB">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25</w:t>
            </w:r>
          </w:p>
        </w:tc>
        <w:tc>
          <w:tcPr>
            <w:tcW w:w="5112" w:type="dxa"/>
            <w:tcBorders>
              <w:top w:val="single" w:color="auto" w:sz="4" w:space="0"/>
              <w:left w:val="single" w:color="auto" w:sz="4" w:space="0"/>
              <w:bottom w:val="single" w:color="auto" w:sz="4" w:space="0"/>
              <w:right w:val="single" w:color="auto" w:sz="4" w:space="0"/>
            </w:tcBorders>
            <w:vAlign w:val="center"/>
          </w:tcPr>
          <w:p w14:paraId="44A3DAE6">
            <w:pPr>
              <w:widowControl/>
              <w:adjustRightInd w:val="0"/>
              <w:snapToGrid w:val="0"/>
              <w:spacing w:line="360" w:lineRule="auto"/>
              <w:jc w:val="left"/>
              <w:rPr>
                <w:rFonts w:ascii="宋体" w:hAnsi="宋体"/>
                <w:color w:val="000000" w:themeColor="text1"/>
                <w:kern w:val="0"/>
                <w:sz w:val="24"/>
                <w14:textFill>
                  <w14:solidFill>
                    <w14:schemeClr w14:val="tx1"/>
                  </w14:solidFill>
                </w14:textFill>
              </w:rPr>
            </w:pPr>
            <w:r>
              <w:rPr>
                <w:rFonts w:hint="eastAsia" w:ascii="宋体" w:hAnsi="宋体"/>
                <w:color w:val="000000" w:themeColor="text1"/>
                <w:kern w:val="0"/>
                <w:sz w:val="24"/>
                <w14:textFill>
                  <w14:solidFill>
                    <w14:schemeClr w14:val="tx1"/>
                  </w14:solidFill>
                </w14:textFill>
              </w:rPr>
              <w:t>船舶的生活垃圾未分类、油污水未按海事部门规定的频次和要求送交回收单位的</w:t>
            </w:r>
          </w:p>
        </w:tc>
        <w:tc>
          <w:tcPr>
            <w:tcW w:w="1883" w:type="dxa"/>
            <w:tcBorders>
              <w:top w:val="single" w:color="auto" w:sz="4" w:space="0"/>
              <w:left w:val="single" w:color="auto" w:sz="4" w:space="0"/>
              <w:bottom w:val="single" w:color="auto" w:sz="4" w:space="0"/>
              <w:right w:val="single" w:color="auto" w:sz="4" w:space="0"/>
            </w:tcBorders>
            <w:vAlign w:val="center"/>
          </w:tcPr>
          <w:p w14:paraId="7F4979C5">
            <w:pPr>
              <w:widowControl/>
              <w:adjustRightInd w:val="0"/>
              <w:snapToGrid w:val="0"/>
              <w:spacing w:line="360" w:lineRule="auto"/>
              <w:jc w:val="center"/>
              <w:rPr>
                <w:rFonts w:ascii="宋体" w:hAnsi="宋体"/>
                <w:bCs/>
                <w:color w:val="000000" w:themeColor="text1"/>
                <w:kern w:val="0"/>
                <w:sz w:val="24"/>
                <w14:textFill>
                  <w14:solidFill>
                    <w14:schemeClr w14:val="tx1"/>
                  </w14:solidFill>
                </w14:textFill>
              </w:rPr>
            </w:pPr>
            <w:r>
              <w:rPr>
                <w:rFonts w:hint="eastAsia" w:ascii="宋体" w:hAnsi="宋体"/>
                <w:bCs/>
                <w:color w:val="000000" w:themeColor="text1"/>
                <w:kern w:val="0"/>
                <w:sz w:val="24"/>
                <w14:textFill>
                  <w14:solidFill>
                    <w14:schemeClr w14:val="tx1"/>
                  </w14:solidFill>
                </w14:textFill>
              </w:rPr>
              <w:t>20分/次</w:t>
            </w:r>
          </w:p>
        </w:tc>
      </w:tr>
    </w:tbl>
    <w:p w14:paraId="0013CF97">
      <w:pPr>
        <w:widowControl/>
        <w:adjustRightInd w:val="0"/>
        <w:snapToGrid w:val="0"/>
        <w:spacing w:line="360" w:lineRule="auto"/>
        <w:rPr>
          <w:rFonts w:eastAsia="仿宋_GB2312"/>
          <w:b/>
          <w:bCs/>
          <w:color w:val="000000" w:themeColor="text1"/>
          <w:kern w:val="0"/>
          <w:sz w:val="24"/>
          <w14:textFill>
            <w14:solidFill>
              <w14:schemeClr w14:val="tx1"/>
            </w14:solidFill>
          </w14:textFill>
        </w:rPr>
      </w:pPr>
      <w:r>
        <w:rPr>
          <w:rFonts w:hint="eastAsia" w:eastAsia="仿宋_GB2312"/>
          <w:b/>
          <w:bCs/>
          <w:color w:val="000000" w:themeColor="text1"/>
          <w:kern w:val="0"/>
          <w:sz w:val="24"/>
          <w14:textFill>
            <w14:solidFill>
              <w14:schemeClr w14:val="tx1"/>
            </w14:solidFill>
          </w14:textFill>
        </w:rPr>
        <w:t>备注：</w:t>
      </w:r>
      <w:r>
        <w:rPr>
          <w:rFonts w:eastAsia="仿宋_GB2312"/>
          <w:b/>
          <w:bCs/>
          <w:color w:val="000000" w:themeColor="text1"/>
          <w:kern w:val="0"/>
          <w:sz w:val="24"/>
          <w14:textFill>
            <w14:solidFill>
              <w14:schemeClr w14:val="tx1"/>
            </w14:solidFill>
          </w14:textFill>
        </w:rPr>
        <w:t> </w:t>
      </w:r>
      <w:r>
        <w:rPr>
          <w:rFonts w:hint="eastAsia" w:eastAsia="仿宋_GB2312"/>
          <w:b/>
          <w:bCs/>
          <w:color w:val="000000" w:themeColor="text1"/>
          <w:kern w:val="0"/>
          <w:sz w:val="24"/>
          <w14:textFill>
            <w14:solidFill>
              <w14:schemeClr w14:val="tx1"/>
            </w14:solidFill>
          </w14:textFill>
        </w:rPr>
        <w:t>船舶因行政处罚被扣分，同时又受到其他诚信扣分的，择重进行扣分。</w:t>
      </w:r>
    </w:p>
    <w:p w14:paraId="54D3398A">
      <w:pPr>
        <w:widowControl/>
        <w:adjustRightInd w:val="0"/>
        <w:snapToGrid w:val="0"/>
        <w:spacing w:line="360" w:lineRule="auto"/>
        <w:rPr>
          <w:rFonts w:ascii="仿宋_GB2312" w:eastAsia="仿宋_GB2312"/>
          <w:color w:val="000000" w:themeColor="text1"/>
          <w:sz w:val="32"/>
          <w:szCs w:val="32"/>
          <w14:textFill>
            <w14:solidFill>
              <w14:schemeClr w14:val="tx1"/>
            </w14:solidFill>
          </w14:textFill>
        </w:rPr>
      </w:pPr>
    </w:p>
    <w:p w14:paraId="5E76993A">
      <w:pPr>
        <w:rPr>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
    <w:altName w:val="Times New Roman"/>
    <w:panose1 w:val="00000000000000000000"/>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3E58A"/>
    <w:multiLevelType w:val="singleLevel"/>
    <w:tmpl w:val="0D93E58A"/>
    <w:lvl w:ilvl="0" w:tentative="0">
      <w:start w:val="1"/>
      <w:numFmt w:val="chineseCounting"/>
      <w:suff w:val="nothing"/>
      <w:lvlText w:val="（%1）"/>
      <w:lvlJc w:val="left"/>
      <w:pPr>
        <w:ind w:left="0" w:firstLine="0"/>
      </w:pPr>
    </w:lvl>
  </w:abstractNum>
  <w:abstractNum w:abstractNumId="1">
    <w:nsid w:val="4891E4AF"/>
    <w:multiLevelType w:val="singleLevel"/>
    <w:tmpl w:val="4891E4AF"/>
    <w:lvl w:ilvl="0" w:tentative="0">
      <w:start w:val="1"/>
      <w:numFmt w:val="chineseCounting"/>
      <w:suff w:val="nothing"/>
      <w:lvlText w:val="（%1）"/>
      <w:lvlJc w:val="left"/>
      <w:pPr>
        <w:ind w:left="0" w:firstLine="0"/>
      </w:pPr>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郭永杰">
    <w15:presenceInfo w15:providerId="None" w15:userId="郭永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660"/>
    <w:rsid w:val="000D1F94"/>
    <w:rsid w:val="00570AB9"/>
    <w:rsid w:val="00600CA6"/>
    <w:rsid w:val="00694660"/>
    <w:rsid w:val="007940A6"/>
    <w:rsid w:val="007B1BC2"/>
    <w:rsid w:val="00896FE4"/>
    <w:rsid w:val="008E5E00"/>
    <w:rsid w:val="00960EFB"/>
    <w:rsid w:val="009E6742"/>
    <w:rsid w:val="00B82876"/>
    <w:rsid w:val="00BC1098"/>
    <w:rsid w:val="00C42EB0"/>
    <w:rsid w:val="00CD4EFD"/>
    <w:rsid w:val="00CF666C"/>
    <w:rsid w:val="00E21E13"/>
    <w:rsid w:val="09AD2D80"/>
    <w:rsid w:val="0F736151"/>
    <w:rsid w:val="17126271"/>
    <w:rsid w:val="1F842ED5"/>
    <w:rsid w:val="20347C7F"/>
    <w:rsid w:val="35963004"/>
    <w:rsid w:val="380966F6"/>
    <w:rsid w:val="3E7F3E94"/>
    <w:rsid w:val="502F5CD0"/>
    <w:rsid w:val="55414343"/>
    <w:rsid w:val="62D8217D"/>
    <w:rsid w:val="637073EE"/>
    <w:rsid w:val="66463DC4"/>
    <w:rsid w:val="7C287C20"/>
    <w:rsid w:val="7D021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0"/>
    <w:pPr>
      <w:widowControl/>
      <w:spacing w:before="100" w:beforeAutospacing="1" w:after="100" w:afterAutospacing="1"/>
      <w:jc w:val="left"/>
    </w:pPr>
    <w:rPr>
      <w:rFonts w:ascii="宋体" w:hAnsi="宋体" w:cs="宋体"/>
      <w:color w:val="000000"/>
      <w:kern w:val="0"/>
      <w:sz w:val="24"/>
    </w:rPr>
  </w:style>
  <w:style w:type="character" w:styleId="7">
    <w:name w:val="Strong"/>
    <w:basedOn w:val="6"/>
    <w:qFormat/>
    <w:uiPriority w:val="0"/>
    <w:rPr>
      <w:b/>
      <w:bCs/>
    </w:rPr>
  </w:style>
  <w:style w:type="character" w:customStyle="1" w:styleId="8">
    <w:name w:val="页眉 Char"/>
    <w:basedOn w:val="6"/>
    <w:link w:val="3"/>
    <w:qFormat/>
    <w:uiPriority w:val="99"/>
    <w:rPr>
      <w:rFonts w:ascii="Calibri" w:hAnsi="Calibri" w:eastAsia="宋体" w:cs="Calibri"/>
      <w:sz w:val="18"/>
      <w:szCs w:val="18"/>
    </w:rPr>
  </w:style>
  <w:style w:type="character" w:customStyle="1" w:styleId="9">
    <w:name w:val="页脚 Char"/>
    <w:basedOn w:val="6"/>
    <w:link w:val="2"/>
    <w:qFormat/>
    <w:uiPriority w:val="99"/>
    <w:rPr>
      <w:rFonts w:ascii="Calibri" w:hAnsi="Calibri" w:eastAsia="宋体" w:cs="Calibri"/>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7413</Words>
  <Characters>7615</Characters>
  <Lines>58</Lines>
  <Paragraphs>16</Paragraphs>
  <TotalTime>16</TotalTime>
  <ScaleCrop>false</ScaleCrop>
  <LinksUpToDate>false</LinksUpToDate>
  <CharactersWithSpaces>7722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2021-06-22T06:25:00Z</dcterms:created>
  <dc:creator>钟春雷</dc:creator>
  <cp:lastModifiedBy>笨笨精灵</cp:lastModifiedBy>
  <dcterms:modified xsi:type="dcterms:W3CDTF">2025-07-07T07:32:21Z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E0E384AB882E46AE97CA6AA81ED0DEA5</vt:lpwstr>
  </property>
  <property fmtid="{D5CDD505-2E9C-101B-9397-08002B2CF9AE}" pid="4" name="KSOTemplateDocerSaveRecord">
    <vt:lpwstr>eyJoZGlkIjoiNDI1NGQ4MDY4NjMxYWVlMzc3ODM2NDE0MmU1ODUxYzYiLCJ1c2VySWQiOiIxNTcwNDAzMDE4In0=</vt:lpwstr>
  </property>
</Properties>
</file>