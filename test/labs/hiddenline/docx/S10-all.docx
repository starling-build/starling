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M01 text=v mark=n</w:t>
      </w:r>
    </w:p>
    <w:p>
      <w:r>
        <w:t>xyz</w:t>
      </w:r>
    </w:p>
    <w:p>
      <w:r>
        <w:t>M02 text=e mark=n</w:t>
      </w:r>
    </w:p>
    <w:p/>
    <w:p>
      <w:r>
        <w:t>M03 text=e mark=h</w:t>
      </w:r>
    </w:p>
    <w:p>
      <w:pPr>
        <w:rPr>
          <w:vanish/>
        </w:rPr>
      </w:pPr>
    </w:p>
    <w:p>
      <w:r>
        <w:t>M04 text=e mark=d</w:t>
      </w:r>
    </w:p>
    <w:p>
      <w:pPr>
        <w:rPr>
          <w:del w:id="104" w:author="lab" w:date="2026-01-01T00:00:00Z"/>
        </w:rPr>
      </w:pPr>
    </w:p>
    <w:p>
      <w:r>
        <w:t>M05 text=v mark=d</w:t>
      </w:r>
    </w:p>
    <w:p>
      <w:pPr>
        <w:rPr>
          <w:del w:id="105" w:author="lab" w:date="2026-01-01T00:00:00Z"/>
        </w:rPr>
      </w:pPr>
      <w:r>
        <w:t>xyz</w:t>
      </w:r>
    </w:p>
    <w:p>
      <w:r>
        <w:t>M06 text=h mark=n</w:t>
      </w:r>
    </w:p>
    <w:p>
      <w:r>
        <w:rPr>
          <w:vanish/>
        </w:rPr>
        <w:t>xyz</w:t>
      </w:r>
    </w:p>
    <w:p>
      <w:r>
        <w:t>M07 text=h mark=h</w:t>
      </w:r>
    </w:p>
    <w:p>
      <w:pPr>
        <w:rPr>
          <w:vanish/>
        </w:rPr>
      </w:pPr>
      <w:r>
        <w:rPr>
          <w:vanish/>
        </w:rPr>
        <w:t>xyz</w:t>
      </w:r>
    </w:p>
    <w:p>
      <w:r>
        <w:t>M08 text=h mark=d</w:t>
      </w:r>
    </w:p>
    <w:p>
      <w:pPr>
        <w:rPr>
          <w:del w:id="108" w:author="lab" w:date="2026-01-01T00:00:00Z"/>
        </w:rPr>
      </w:pPr>
      <w:r>
        <w:rPr>
          <w:vanish/>
        </w:rPr>
        <w:t>xyz</w:t>
      </w:r>
    </w:p>
    <w:p>
      <w:r>
        <w:t>M09 text=d mark=n</w:t>
      </w:r>
    </w:p>
    <w:p>
      <w:del w:id="209" w:author="lab" w:date="2026-01-01T00:00:00Z">
        <w:r>
          <w:delText>xyz</w:delText>
        </w:r>
      </w:del>
    </w:p>
    <w:p>
      <w:r>
        <w:t>M10 text=d mark=h</w:t>
      </w:r>
    </w:p>
    <w:p>
      <w:pPr>
        <w:rPr>
          <w:vanish/>
        </w:rPr>
      </w:pPr>
      <w:del w:id="210" w:author="lab" w:date="2026-01-01T00:00:00Z">
        <w:r>
          <w:delText>xyz</w:delText>
        </w:r>
      </w:del>
    </w:p>
    <w:p>
      <w:r>
        <w:t>M11 text=d mark=d</w:t>
      </w:r>
    </w:p>
    <w:p>
      <w:pPr>
        <w:rPr>
          <w:del w:id="111" w:author="lab" w:date="2026-01-01T00:00:00Z"/>
        </w:rPr>
      </w:pPr>
      <w:del w:id="211" w:author="lab" w:date="2026-01-01T00:00:00Z">
        <w:r>
          <w:delText>xyz</w:delText>
        </w:r>
      </w:del>
    </w:p>
    <w:p>
      <w:r>
        <w:t>M12 text=hd mark=n</w:t>
      </w:r>
    </w:p>
    <w:p>
      <w:del w:id="212" w:author="lab" w:date="2026-01-01T00:00:00Z">
        <w:r>
          <w:rPr>
            <w:vanish/>
          </w:rPr>
          <w:delText>xyz</w:delText>
        </w:r>
      </w:del>
    </w:p>
    <w:p>
      <w:r>
        <w:t>M13 text=hd mark=h</w:t>
      </w:r>
    </w:p>
    <w:p>
      <w:pPr>
        <w:rPr>
          <w:vanish/>
        </w:rPr>
      </w:pPr>
      <w:del w:id="213" w:author="lab" w:date="2026-01-01T00:00:00Z">
        <w:r>
          <w:rPr>
            <w:vanish/>
          </w:rPr>
          <w:delText>xyz</w:delText>
        </w:r>
      </w:del>
    </w:p>
    <w:p>
      <w:r>
        <w:t>M14 text=hd mark=d</w:t>
      </w:r>
    </w:p>
    <w:p>
      <w:pPr>
        <w:rPr>
          <w:del w:id="114" w:author="lab" w:date="2026-01-01T00:00:00Z"/>
        </w:rPr>
      </w:pPr>
      <w:del w:id="214" w:author="lab" w:date="2026-01-01T00:00:00Z">
        <w:r>
          <w:rPr>
            <w:vanish/>
          </w:rPr>
          <w:delText>xyz</w:delText>
        </w:r>
      </w:del>
    </w:p>
    <w:p>
      <w:r>
        <w:t>M15 end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